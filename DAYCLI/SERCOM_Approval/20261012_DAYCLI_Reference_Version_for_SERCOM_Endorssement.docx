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70985" w14:textId="3E9E2B31" w:rsidR="006A45F5" w:rsidRDefault="00892E34" w:rsidP="006A45F5">
      <w:pPr>
        <w:rPr>
          <w:rFonts w:cstheme="majorHAnsi"/>
          <w:color w:val="4472C4" w:themeColor="accent1"/>
          <w:sz w:val="40"/>
          <w:szCs w:val="40"/>
          <w:lang w:val="en-US"/>
        </w:rPr>
      </w:pPr>
      <w:r w:rsidRPr="002E006C">
        <w:rPr>
          <w:rFonts w:cstheme="majorHAnsi"/>
          <w:color w:val="4472C4" w:themeColor="accent1"/>
          <w:sz w:val="40"/>
          <w:szCs w:val="40"/>
          <w:lang w:val="en-US"/>
        </w:rPr>
        <w:t>DAYCLI</w:t>
      </w:r>
      <w:r w:rsidR="00D3510E">
        <w:rPr>
          <w:rFonts w:cstheme="majorHAnsi"/>
          <w:color w:val="4472C4" w:themeColor="accent1"/>
          <w:sz w:val="40"/>
          <w:szCs w:val="40"/>
          <w:lang w:val="en-US"/>
        </w:rPr>
        <w:t xml:space="preserve"> Guidelines</w:t>
      </w:r>
    </w:p>
    <w:p w14:paraId="561897C8" w14:textId="39725441" w:rsidR="00BC61F1" w:rsidRPr="00D3510E" w:rsidRDefault="004D0ACE" w:rsidP="00F428E1">
      <w:pPr>
        <w:spacing w:beforeAutospacing="1" w:after="100" w:afterAutospacing="1" w:line="240" w:lineRule="auto"/>
        <w:jc w:val="left"/>
        <w:rPr>
          <w:rFonts w:cstheme="majorHAnsi"/>
          <w:color w:val="4472C4" w:themeColor="accent1"/>
          <w:sz w:val="32"/>
          <w:szCs w:val="32"/>
          <w:lang w:val="en-US"/>
        </w:rPr>
      </w:pPr>
      <w:r>
        <w:rPr>
          <w:rFonts w:cstheme="majorHAnsi"/>
          <w:color w:val="4472C4" w:themeColor="accent1"/>
          <w:sz w:val="32"/>
          <w:szCs w:val="32"/>
          <w:lang w:val="en-US"/>
        </w:rPr>
        <w:t xml:space="preserve">Guidelines for </w:t>
      </w:r>
      <w:r w:rsidRPr="00D3510E">
        <w:rPr>
          <w:rFonts w:cstheme="majorHAnsi"/>
          <w:color w:val="4472C4" w:themeColor="accent1"/>
          <w:sz w:val="32"/>
          <w:szCs w:val="32"/>
          <w:lang w:val="en-US"/>
        </w:rPr>
        <w:t>the International Exchange of Daily Climate Data</w:t>
      </w:r>
    </w:p>
    <w:p w14:paraId="1A5DD45D" w14:textId="1D06ACC6" w:rsidR="0093471B" w:rsidRPr="00E72962" w:rsidRDefault="0093471B" w:rsidP="0093471B">
      <w:pPr>
        <w:pStyle w:val="FrontMatter"/>
        <w:rPr>
          <w:rStyle w:val="lev"/>
          <w:rFonts w:asciiTheme="minorHAnsi" w:hAnsiTheme="minorHAnsi" w:cstheme="minorHAnsi"/>
          <w:b/>
          <w:bCs w:val="0"/>
        </w:rPr>
      </w:pPr>
      <w:bookmarkStart w:id="2" w:name="_Toc242708228"/>
      <w:r w:rsidRPr="00E72962">
        <w:rPr>
          <w:rStyle w:val="lev"/>
          <w:rFonts w:asciiTheme="minorHAnsi" w:hAnsiTheme="minorHAnsi" w:cstheme="minorHAnsi"/>
          <w:b/>
          <w:bCs w:val="0"/>
        </w:rPr>
        <w:lastRenderedPageBreak/>
        <w:t>Publication</w:t>
      </w:r>
      <w:bookmarkEnd w:id="2"/>
    </w:p>
    <w:p w14:paraId="4F739582" w14:textId="203B8F35" w:rsidR="0093471B" w:rsidRPr="007D274F" w:rsidRDefault="0093471B" w:rsidP="0093471B">
      <w:pPr>
        <w:jc w:val="left"/>
        <w:rPr>
          <w:lang w:val="en-US" w:eastAsia="fr-FR"/>
        </w:rPr>
      </w:pPr>
      <w:proofErr w:type="gramStart"/>
      <w:r w:rsidRPr="007D274F">
        <w:rPr>
          <w:lang w:val="en-US" w:eastAsia="fr-FR"/>
        </w:rPr>
        <w:t>Edition :</w:t>
      </w:r>
      <w:proofErr w:type="gramEnd"/>
      <w:r w:rsidRPr="007D274F">
        <w:rPr>
          <w:lang w:val="en-US" w:eastAsia="fr-FR"/>
        </w:rPr>
        <w:t xml:space="preserve"> 2026 ?</w:t>
      </w:r>
    </w:p>
    <w:p w14:paraId="27F1A080" w14:textId="7DD95249" w:rsidR="0093471B" w:rsidRPr="007D274F" w:rsidRDefault="0093471B" w:rsidP="0093471B">
      <w:pPr>
        <w:jc w:val="left"/>
        <w:rPr>
          <w:lang w:val="en-US" w:eastAsia="fr-FR"/>
        </w:rPr>
      </w:pPr>
      <w:r w:rsidRPr="007D274F">
        <w:rPr>
          <w:lang w:val="en-US" w:eastAsia="fr-FR"/>
        </w:rPr>
        <w:t>WMO-No.</w:t>
      </w:r>
      <w:proofErr w:type="gramStart"/>
      <w:r w:rsidRPr="007D274F">
        <w:rPr>
          <w:lang w:val="en-US" w:eastAsia="fr-FR"/>
        </w:rPr>
        <w:t>: ?</w:t>
      </w:r>
      <w:proofErr w:type="gramEnd"/>
    </w:p>
    <w:p w14:paraId="581FF943" w14:textId="1536A525" w:rsidR="0093471B" w:rsidRPr="007D274F" w:rsidRDefault="0093471B" w:rsidP="0093471B">
      <w:pPr>
        <w:jc w:val="left"/>
        <w:rPr>
          <w:lang w:val="en-US" w:eastAsia="fr-FR"/>
        </w:rPr>
      </w:pPr>
      <w:r w:rsidRPr="007D274F">
        <w:rPr>
          <w:lang w:val="en-US" w:eastAsia="fr-FR"/>
        </w:rPr>
        <w:t>DOI</w:t>
      </w:r>
      <w:proofErr w:type="gramStart"/>
      <w:r w:rsidRPr="007D274F">
        <w:rPr>
          <w:lang w:val="en-US" w:eastAsia="fr-FR"/>
        </w:rPr>
        <w:t>: ?</w:t>
      </w:r>
      <w:proofErr w:type="gramEnd"/>
    </w:p>
    <w:p w14:paraId="7DC0100B" w14:textId="2EE0D8FE" w:rsidR="0093471B" w:rsidRPr="007D274F" w:rsidRDefault="0093471B" w:rsidP="0093471B">
      <w:pPr>
        <w:jc w:val="left"/>
        <w:rPr>
          <w:lang w:val="en-US" w:eastAsia="fr-FR"/>
        </w:rPr>
      </w:pPr>
      <w:r w:rsidRPr="007D274F">
        <w:rPr>
          <w:lang w:val="en-US" w:eastAsia="fr-FR"/>
        </w:rPr>
        <w:t xml:space="preserve">CC by 4.0 </w:t>
      </w:r>
      <w:proofErr w:type="spellStart"/>
      <w:r w:rsidRPr="007D274F">
        <w:rPr>
          <w:lang w:val="en-US" w:eastAsia="fr-FR"/>
        </w:rPr>
        <w:t>licence</w:t>
      </w:r>
      <w:proofErr w:type="spellEnd"/>
      <w:proofErr w:type="gramStart"/>
      <w:r w:rsidR="008E351E" w:rsidRPr="007D274F">
        <w:rPr>
          <w:lang w:val="en-US" w:eastAsia="fr-FR"/>
        </w:rPr>
        <w:t>: ?</w:t>
      </w:r>
      <w:proofErr w:type="gramEnd"/>
    </w:p>
    <w:p w14:paraId="5BAD1725" w14:textId="314C194E" w:rsidR="0093471B" w:rsidRDefault="0093471B" w:rsidP="0093471B">
      <w:pPr>
        <w:jc w:val="left"/>
        <w:rPr>
          <w:rStyle w:val="lev"/>
          <w:rFonts w:asciiTheme="majorHAnsi" w:eastAsiaTheme="majorEastAsia" w:hAnsiTheme="majorHAnsi" w:cstheme="majorBidi"/>
          <w:bCs w:val="0"/>
          <w:sz w:val="32"/>
          <w:szCs w:val="32"/>
        </w:rPr>
      </w:pPr>
      <w:r>
        <w:rPr>
          <w:rStyle w:val="lev"/>
          <w:b w:val="0"/>
          <w:bCs w:val="0"/>
        </w:rPr>
        <w:br w:type="page"/>
      </w:r>
    </w:p>
    <w:p w14:paraId="21F34222" w14:textId="7F6EE0A5" w:rsidR="006A45F5" w:rsidRPr="00E72962" w:rsidRDefault="006A45F5" w:rsidP="00704B09">
      <w:pPr>
        <w:pStyle w:val="FrontMatter"/>
        <w:rPr>
          <w:rStyle w:val="lev"/>
          <w:rFonts w:asciiTheme="minorHAnsi" w:hAnsiTheme="minorHAnsi" w:cstheme="minorHAnsi"/>
          <w:b/>
          <w:bCs w:val="0"/>
        </w:rPr>
      </w:pPr>
      <w:bookmarkStart w:id="3" w:name="_Toc242708229"/>
      <w:r w:rsidRPr="00E72962">
        <w:rPr>
          <w:rStyle w:val="lev"/>
          <w:rFonts w:asciiTheme="minorHAnsi" w:hAnsiTheme="minorHAnsi" w:cstheme="minorHAnsi"/>
          <w:b/>
          <w:bCs w:val="0"/>
        </w:rPr>
        <w:lastRenderedPageBreak/>
        <w:t>Acknowledgement</w:t>
      </w:r>
      <w:bookmarkEnd w:id="3"/>
    </w:p>
    <w:p w14:paraId="12CCCC7A" w14:textId="0830BEAE" w:rsidR="00ED247B" w:rsidRPr="00ED247B" w:rsidRDefault="00ED247B" w:rsidP="00704B09">
      <w:pPr>
        <w:rPr>
          <w:lang w:val="en-US" w:eastAsia="fr-FR"/>
        </w:rPr>
      </w:pPr>
      <w:r w:rsidRPr="00ED247B">
        <w:rPr>
          <w:lang w:val="en-US" w:eastAsia="fr-FR"/>
        </w:rPr>
        <w:t xml:space="preserve">These Guidelines are the result of </w:t>
      </w:r>
      <w:r w:rsidR="00A41135">
        <w:rPr>
          <w:lang w:val="en-US" w:eastAsia="fr-FR"/>
        </w:rPr>
        <w:t xml:space="preserve">a </w:t>
      </w:r>
      <w:r w:rsidR="004D767C">
        <w:rPr>
          <w:lang w:val="en-US" w:eastAsia="fr-FR"/>
        </w:rPr>
        <w:t xml:space="preserve">multidisciplinary collaboration </w:t>
      </w:r>
      <w:r w:rsidR="00CF3BE6">
        <w:rPr>
          <w:lang w:val="en-US" w:eastAsia="fr-FR"/>
        </w:rPr>
        <w:t>involving</w:t>
      </w:r>
      <w:r w:rsidR="004D767C">
        <w:rPr>
          <w:lang w:val="en-US" w:eastAsia="fr-FR"/>
        </w:rPr>
        <w:t xml:space="preserve"> </w:t>
      </w:r>
      <w:r w:rsidR="004D767C" w:rsidRPr="00ED247B">
        <w:rPr>
          <w:lang w:val="en-US" w:eastAsia="fr-FR"/>
        </w:rPr>
        <w:t xml:space="preserve">expertise in climatology, climate data management, metadata, </w:t>
      </w:r>
      <w:r w:rsidR="004D767C">
        <w:rPr>
          <w:lang w:val="en-US" w:eastAsia="fr-FR"/>
        </w:rPr>
        <w:t xml:space="preserve">and </w:t>
      </w:r>
      <w:r w:rsidR="004D767C" w:rsidRPr="00ED247B">
        <w:rPr>
          <w:lang w:val="en-US" w:eastAsia="fr-FR"/>
        </w:rPr>
        <w:t>international data exchange</w:t>
      </w:r>
      <w:r w:rsidR="00A41135">
        <w:rPr>
          <w:lang w:val="en-US" w:eastAsia="fr-FR"/>
        </w:rPr>
        <w:t>,</w:t>
      </w:r>
      <w:r w:rsidR="004D767C" w:rsidRPr="00ED247B">
        <w:rPr>
          <w:lang w:val="en-US" w:eastAsia="fr-FR"/>
        </w:rPr>
        <w:t xml:space="preserve"> </w:t>
      </w:r>
      <w:r w:rsidR="00CF3BE6">
        <w:rPr>
          <w:lang w:val="en-US" w:eastAsia="fr-FR"/>
        </w:rPr>
        <w:t xml:space="preserve">bringing together </w:t>
      </w:r>
      <w:r w:rsidRPr="00ED247B">
        <w:rPr>
          <w:lang w:val="en-US" w:eastAsia="fr-FR"/>
        </w:rPr>
        <w:t xml:space="preserve">experts from National Meteorological and Hydrological Services (NMHSs), the WMO Secretariat and several WMO expert teams. The preparation, coordination and editorial development of these Guidelines were led by </w:t>
      </w:r>
      <w:r w:rsidR="00455AA6">
        <w:rPr>
          <w:lang w:val="en-US" w:eastAsia="fr-FR"/>
        </w:rPr>
        <w:t xml:space="preserve">lead authors </w:t>
      </w:r>
      <w:r w:rsidRPr="00ED247B">
        <w:rPr>
          <w:lang w:val="en-US" w:eastAsia="fr-FR"/>
        </w:rPr>
        <w:t>Denis STUBER (Météo-France) and William WRIGHT (retired; formerly Bureau of Meteorology, Australia), whose commitment, expertise and sustained collaboration throughout the project are gratefully acknowledged.</w:t>
      </w:r>
    </w:p>
    <w:p w14:paraId="55CD1B18" w14:textId="77777777" w:rsidR="00ED247B" w:rsidRPr="00ED247B" w:rsidRDefault="00ED247B" w:rsidP="00704B09">
      <w:pPr>
        <w:rPr>
          <w:lang w:val="en-US" w:eastAsia="fr-FR"/>
        </w:rPr>
      </w:pPr>
      <w:r w:rsidRPr="00ED247B">
        <w:rPr>
          <w:lang w:val="en-US" w:eastAsia="fr-FR"/>
        </w:rPr>
        <w:t>This publication was prepared under the leadership of the Standing Committee on Climate Services (SC-CLI) of the WMO Services Commission (SERCOM). The authors sincerely acknowledge the valuable contributions of the members of the Expert Team on Data Development and Stewardship (ET-DDS), whose expertise helped shape the climatological concepts, information requirements and guidance presented throughout these Guidelines.</w:t>
      </w:r>
    </w:p>
    <w:p w14:paraId="38953917" w14:textId="0B533514" w:rsidR="00ED247B" w:rsidRPr="00ED247B" w:rsidRDefault="00ED247B" w:rsidP="00704B09">
      <w:pPr>
        <w:rPr>
          <w:lang w:val="en-US" w:eastAsia="fr-FR"/>
        </w:rPr>
      </w:pPr>
      <w:r w:rsidRPr="00ED247B">
        <w:rPr>
          <w:lang w:val="en-US" w:eastAsia="fr-FR"/>
        </w:rPr>
        <w:t xml:space="preserve">At the time of publication, the Expert Team on Data Development and Stewardship (ET-DDS) consisted of Reinaldo SILVEIRA (Brazil) and Denis STUBER (France) as Co-Chairs, together with Axel ANDERSSON (Germany), Sandhya DINDYAL (Mauritius), Robert DUNN (United Kingdom), Ali EDDENJAL (Libya), Jose GUIJARRO (Spain), </w:t>
      </w:r>
      <w:proofErr w:type="spellStart"/>
      <w:r w:rsidRPr="00ED247B">
        <w:rPr>
          <w:lang w:val="en-US" w:eastAsia="fr-FR"/>
        </w:rPr>
        <w:t>Urip</w:t>
      </w:r>
      <w:proofErr w:type="spellEnd"/>
      <w:r w:rsidRPr="00ED247B">
        <w:rPr>
          <w:lang w:val="en-US" w:eastAsia="fr-FR"/>
        </w:rPr>
        <w:t xml:space="preserve"> HARYOKO (Indonesia), Ge PENG (United States of America), Rachid SEBBARI (Morocco), Maria SKANSI (Argentina), Cathy SMITH (United States of America), Alessandro SPINUSO (Netherlands), </w:t>
      </w:r>
      <w:proofErr w:type="spellStart"/>
      <w:r w:rsidRPr="00ED247B">
        <w:rPr>
          <w:lang w:val="en-US" w:eastAsia="fr-FR"/>
        </w:rPr>
        <w:t>Tursyn</w:t>
      </w:r>
      <w:proofErr w:type="spellEnd"/>
      <w:r w:rsidRPr="00ED247B">
        <w:rPr>
          <w:lang w:val="en-US" w:eastAsia="fr-FR"/>
        </w:rPr>
        <w:t xml:space="preserve"> TILLAKARIM (Kazakhstan)</w:t>
      </w:r>
      <w:r w:rsidR="00592E98">
        <w:rPr>
          <w:lang w:val="en-US" w:eastAsia="fr-FR"/>
        </w:rPr>
        <w:t>, William WRIGHT (</w:t>
      </w:r>
      <w:r w:rsidR="0044231D">
        <w:rPr>
          <w:lang w:val="en-US" w:eastAsia="fr-FR"/>
        </w:rPr>
        <w:t>Australia)</w:t>
      </w:r>
      <w:r w:rsidRPr="00ED247B">
        <w:rPr>
          <w:lang w:val="en-US" w:eastAsia="fr-FR"/>
        </w:rPr>
        <w:t xml:space="preserve"> and Markus ZIESE (Germany).</w:t>
      </w:r>
    </w:p>
    <w:p w14:paraId="4FBC0B3C" w14:textId="689EF16A" w:rsidR="00ED247B" w:rsidRPr="00ED247B" w:rsidRDefault="00ED247B" w:rsidP="00704B09">
      <w:pPr>
        <w:rPr>
          <w:lang w:val="en-US" w:eastAsia="fr-FR"/>
        </w:rPr>
      </w:pPr>
      <w:r w:rsidRPr="00ED247B">
        <w:rPr>
          <w:lang w:val="en-US" w:eastAsia="fr-FR"/>
        </w:rPr>
        <w:t>The authors also express their sincere appreciation to colleagues from the WMO Infrastructure Commission (INFCOM), particularly the Standing Committee on Information Management and Technology (SC-IMT) and the Expert Team on Data Standards (ET-Data Standards), for their essential contribution to the development, validation and maintenance of the DAYCLI BUFR sequence</w:t>
      </w:r>
      <w:r w:rsidR="004B10C2">
        <w:rPr>
          <w:lang w:val="en-US" w:eastAsia="fr-FR"/>
        </w:rPr>
        <w:t xml:space="preserve">, based on the DAYCLI information model. </w:t>
      </w:r>
    </w:p>
    <w:p w14:paraId="7C07DB81" w14:textId="0772073F" w:rsidR="00ED247B" w:rsidRPr="00ED247B" w:rsidRDefault="00ED247B" w:rsidP="00704B09">
      <w:pPr>
        <w:rPr>
          <w:lang w:val="en-US" w:eastAsia="fr-FR"/>
        </w:rPr>
      </w:pPr>
      <w:r w:rsidRPr="00ED247B">
        <w:rPr>
          <w:lang w:val="en-US" w:eastAsia="fr-FR"/>
        </w:rPr>
        <w:t xml:space="preserve">Special thanks are extended to </w:t>
      </w:r>
      <w:proofErr w:type="spellStart"/>
      <w:r w:rsidRPr="00ED247B">
        <w:rPr>
          <w:lang w:val="en-US" w:eastAsia="fr-FR"/>
        </w:rPr>
        <w:t>Qingchen</w:t>
      </w:r>
      <w:proofErr w:type="spellEnd"/>
      <w:r w:rsidRPr="00ED247B">
        <w:rPr>
          <w:lang w:val="en-US" w:eastAsia="fr-FR"/>
        </w:rPr>
        <w:t xml:space="preserve"> CHAO, Chair of SC-CLI, for her </w:t>
      </w:r>
      <w:r w:rsidR="007F5544">
        <w:rPr>
          <w:lang w:val="en-US" w:eastAsia="fr-FR"/>
        </w:rPr>
        <w:t>continual</w:t>
      </w:r>
      <w:r w:rsidRPr="00ED247B">
        <w:rPr>
          <w:lang w:val="en-US" w:eastAsia="fr-FR"/>
        </w:rPr>
        <w:t xml:space="preserve"> encouragement, guidance and support throughout the preparation of these Guidelines, and to Peer HECHLER (WMO Secretariat) for his coordination, constructive advice and continued support.</w:t>
      </w:r>
    </w:p>
    <w:p w14:paraId="547CD47B" w14:textId="3E664E77" w:rsidR="00ED247B" w:rsidRPr="00ED247B" w:rsidRDefault="00ED247B" w:rsidP="00704B09">
      <w:pPr>
        <w:rPr>
          <w:lang w:val="en-US" w:eastAsia="fr-FR"/>
        </w:rPr>
      </w:pPr>
      <w:r w:rsidRPr="00ED247B">
        <w:rPr>
          <w:lang w:val="en-US" w:eastAsia="fr-FR"/>
        </w:rPr>
        <w:t>The authors also gratefully acknowledge the important technical contributions of An</w:t>
      </w:r>
      <w:r w:rsidR="00516437">
        <w:rPr>
          <w:lang w:val="en-US" w:eastAsia="fr-FR"/>
        </w:rPr>
        <w:t>n</w:t>
      </w:r>
      <w:r w:rsidRPr="00ED247B">
        <w:rPr>
          <w:lang w:val="en-US" w:eastAsia="fr-FR"/>
        </w:rPr>
        <w:t xml:space="preserve">a MILAN (WMO Secretariat), Mariana CREPULJA (Chair, ET-Data Standards), </w:t>
      </w:r>
      <w:proofErr w:type="spellStart"/>
      <w:r w:rsidRPr="00ED247B">
        <w:rPr>
          <w:lang w:val="en-US" w:eastAsia="fr-FR"/>
        </w:rPr>
        <w:t>Jitsuko</w:t>
      </w:r>
      <w:proofErr w:type="spellEnd"/>
      <w:r w:rsidRPr="00ED247B">
        <w:rPr>
          <w:lang w:val="en-US" w:eastAsia="fr-FR"/>
        </w:rPr>
        <w:t xml:space="preserve"> HASEGAWA (former Chair, ET-Data Standards) and Dave INGLIS BERRY (WMO Secretariat), together with the many experts of </w:t>
      </w:r>
      <w:r w:rsidR="001042F2">
        <w:rPr>
          <w:lang w:val="en-US" w:eastAsia="fr-FR"/>
        </w:rPr>
        <w:t xml:space="preserve">the </w:t>
      </w:r>
      <w:r w:rsidRPr="00ED247B">
        <w:rPr>
          <w:lang w:val="en-US" w:eastAsia="fr-FR"/>
        </w:rPr>
        <w:t>ET-Data Standards who contributed to the review, validation and continuous improvement of the DAYCLI BUFR representation.</w:t>
      </w:r>
    </w:p>
    <w:p w14:paraId="53F04CD2" w14:textId="77777777" w:rsidR="00ED247B" w:rsidRPr="00ED247B" w:rsidRDefault="00ED247B" w:rsidP="00704B09">
      <w:pPr>
        <w:rPr>
          <w:lang w:val="en-US" w:eastAsia="fr-FR"/>
        </w:rPr>
      </w:pPr>
      <w:r w:rsidRPr="00ED247B">
        <w:rPr>
          <w:lang w:val="en-US" w:eastAsia="fr-FR"/>
        </w:rPr>
        <w:t>Particular recognition is given to Sergio FERREIRA (National Institute for Space Research – INPE, Brazil; ET-Data Standards), who led the design of the DAYCLI BUFR sequence and the development of the associated encoding and decoding software that supported its validation and operational implementation.</w:t>
      </w:r>
    </w:p>
    <w:p w14:paraId="44C001D6" w14:textId="77777777" w:rsidR="00ED247B" w:rsidRPr="00ED247B" w:rsidRDefault="00ED247B" w:rsidP="00704B09">
      <w:pPr>
        <w:rPr>
          <w:lang w:val="en-US" w:eastAsia="fr-FR"/>
        </w:rPr>
      </w:pPr>
      <w:r w:rsidRPr="00ED247B">
        <w:rPr>
          <w:lang w:val="en-US" w:eastAsia="fr-FR"/>
        </w:rPr>
        <w:t>The authors also express their sincere gratitude to all reviewers whose comments and recommendations significantly improved the technical quality, clarity and consistency of these Guidelines, with particular thanks to Emilie MALLET (Météo-France, France), Marisol OSMAN (CIMA, Argentina), Xavier PERROT (Météo-France International, France), Elke ROBKAMP (DWD, Germany) and Blair TREWIN (Bureau of Meteorology, Australia).</w:t>
      </w:r>
    </w:p>
    <w:p w14:paraId="1B415807" w14:textId="3C8CA0D4" w:rsidR="00AB784B" w:rsidRDefault="00ED247B" w:rsidP="00704B09">
      <w:pPr>
        <w:rPr>
          <w:lang w:val="en-US" w:eastAsia="fr-FR"/>
        </w:rPr>
      </w:pPr>
      <w:r w:rsidRPr="00ED247B">
        <w:rPr>
          <w:lang w:val="en-US" w:eastAsia="fr-FR"/>
        </w:rPr>
        <w:t>Finally, the authors wish to thank all colleagues who contributed through technical discussions, practical implementation experience, and constructive comments during the development of these Guidelines. Their collective expertise has helped produce a publication that reflects both the scientific principles of climatology and the practical realities of operational international climate data exchange.</w:t>
      </w:r>
    </w:p>
    <w:p w14:paraId="4AB78205" w14:textId="41D782DD" w:rsidR="00D3510E" w:rsidRPr="00E72962" w:rsidRDefault="00D3510E" w:rsidP="00704B09">
      <w:pPr>
        <w:pStyle w:val="FrontMatter"/>
        <w:rPr>
          <w:rStyle w:val="lev"/>
          <w:rFonts w:asciiTheme="minorHAnsi" w:hAnsiTheme="minorHAnsi" w:cstheme="minorHAnsi"/>
          <w:b/>
          <w:bCs w:val="0"/>
        </w:rPr>
      </w:pPr>
      <w:bookmarkStart w:id="4" w:name="_Toc242708230"/>
      <w:r w:rsidRPr="00E72962">
        <w:rPr>
          <w:rStyle w:val="lev"/>
          <w:rFonts w:asciiTheme="minorHAnsi" w:hAnsiTheme="minorHAnsi" w:cstheme="minorHAnsi"/>
          <w:b/>
          <w:bCs w:val="0"/>
        </w:rPr>
        <w:lastRenderedPageBreak/>
        <w:t>Preface</w:t>
      </w:r>
      <w:bookmarkEnd w:id="4"/>
    </w:p>
    <w:p w14:paraId="60535AEE" w14:textId="39642086" w:rsidR="005A49A0" w:rsidRDefault="003417DE" w:rsidP="00D3510E">
      <w:r>
        <w:t>Noting the increasingly important focus on climate extremes</w:t>
      </w:r>
      <w:r w:rsidR="00B3445E">
        <w:t xml:space="preserve"> and their socio-economic impacts </w:t>
      </w:r>
      <w:r w:rsidR="00DB3CFF">
        <w:t xml:space="preserve">resulting from climate variability and change, the WMO </w:t>
      </w:r>
      <w:r w:rsidR="009565C4">
        <w:t>community recogni</w:t>
      </w:r>
      <w:r w:rsidR="002469D3">
        <w:t>z</w:t>
      </w:r>
      <w:r w:rsidR="009565C4">
        <w:t xml:space="preserve">ed the need to </w:t>
      </w:r>
      <w:r w:rsidR="002E59E2">
        <w:t xml:space="preserve">exchange </w:t>
      </w:r>
      <w:r w:rsidR="00890757">
        <w:t xml:space="preserve">data </w:t>
      </w:r>
      <w:r w:rsidR="009565C4">
        <w:t xml:space="preserve">on </w:t>
      </w:r>
      <w:r w:rsidR="003E3764">
        <w:t xml:space="preserve">at least the </w:t>
      </w:r>
      <w:r w:rsidR="009565C4">
        <w:t xml:space="preserve">most </w:t>
      </w:r>
      <w:r w:rsidR="003E3764">
        <w:t xml:space="preserve">significant climate variables </w:t>
      </w:r>
      <w:r w:rsidR="00EB0C89">
        <w:t>on daily time-scales. This was the rationale for the development of the DAYCLI message</w:t>
      </w:r>
      <w:r w:rsidR="00A2760F">
        <w:t xml:space="preserve">. This publication describes the </w:t>
      </w:r>
      <w:r w:rsidR="00516437">
        <w:t>concepts, information requirements and methodology for exchanging</w:t>
      </w:r>
      <w:r w:rsidR="008465D3">
        <w:t xml:space="preserve"> </w:t>
      </w:r>
      <w:r w:rsidR="00363838">
        <w:t>this information</w:t>
      </w:r>
      <w:r w:rsidR="00230685">
        <w:t xml:space="preserve"> in a form that </w:t>
      </w:r>
      <w:r w:rsidR="00367761">
        <w:t xml:space="preserve">enables </w:t>
      </w:r>
      <w:r w:rsidR="00516437">
        <w:t>it</w:t>
      </w:r>
      <w:r w:rsidR="005C7662">
        <w:t>s</w:t>
      </w:r>
      <w:r w:rsidR="00516437">
        <w:t xml:space="preserve"> </w:t>
      </w:r>
      <w:r w:rsidR="00367761">
        <w:t>co</w:t>
      </w:r>
      <w:r w:rsidR="00994B0E">
        <w:t>nsistent interpretation</w:t>
      </w:r>
      <w:r w:rsidR="00A4767C">
        <w:t>,</w:t>
      </w:r>
      <w:r w:rsidR="00363838">
        <w:t xml:space="preserve"> </w:t>
      </w:r>
      <w:r w:rsidR="003D0D6C">
        <w:t>while</w:t>
      </w:r>
      <w:r w:rsidR="00994B0E">
        <w:t xml:space="preserve"> also</w:t>
      </w:r>
      <w:r w:rsidR="003D0D6C">
        <w:t xml:space="preserve"> ensuring </w:t>
      </w:r>
      <w:r w:rsidR="00101BF7">
        <w:t xml:space="preserve">consistency with </w:t>
      </w:r>
      <w:r w:rsidR="00D9054A">
        <w:t xml:space="preserve">long-standing </w:t>
      </w:r>
      <w:r w:rsidR="00101BF7">
        <w:t xml:space="preserve">National Meteorological and Hydrological </w:t>
      </w:r>
      <w:r w:rsidR="00D9054A">
        <w:t xml:space="preserve">Services </w:t>
      </w:r>
      <w:r w:rsidR="00A15296">
        <w:t xml:space="preserve">observational and </w:t>
      </w:r>
      <w:r w:rsidR="00751AE7">
        <w:t>climate practices</w:t>
      </w:r>
      <w:r w:rsidR="00E72962">
        <w:t>.</w:t>
      </w:r>
    </w:p>
    <w:p w14:paraId="47485515" w14:textId="77777777" w:rsidR="005A49A0" w:rsidRDefault="005A49A0">
      <w:pPr>
        <w:jc w:val="left"/>
      </w:pPr>
      <w:r>
        <w:br w:type="page"/>
      </w:r>
    </w:p>
    <w:p w14:paraId="739E7CA1" w14:textId="77777777" w:rsidR="00D3510E" w:rsidRDefault="00D3510E" w:rsidP="00D3510E">
      <w:pPr>
        <w:rPr>
          <w:lang w:val="en-US"/>
        </w:rPr>
      </w:pPr>
    </w:p>
    <w:p w14:paraId="789F0961" w14:textId="77777777" w:rsidR="00972CE0" w:rsidRPr="006A45F5" w:rsidRDefault="00972CE0" w:rsidP="00972CE0">
      <w:pPr>
        <w:rPr>
          <w:rStyle w:val="lev"/>
          <w:bCs w:val="0"/>
          <w:sz w:val="32"/>
          <w:szCs w:val="32"/>
        </w:rPr>
      </w:pPr>
      <w:r w:rsidRPr="006A45F5">
        <w:rPr>
          <w:rStyle w:val="lev"/>
          <w:bCs w:val="0"/>
          <w:sz w:val="32"/>
          <w:szCs w:val="32"/>
        </w:rPr>
        <w:t>Table of content</w:t>
      </w:r>
      <w:r>
        <w:rPr>
          <w:rStyle w:val="lev"/>
          <w:bCs w:val="0"/>
          <w:sz w:val="32"/>
          <w:szCs w:val="32"/>
        </w:rPr>
        <w:t>s</w:t>
      </w:r>
    </w:p>
    <w:p w14:paraId="0837B6FE" w14:textId="77777777" w:rsidR="00972CE0" w:rsidRDefault="00972CE0" w:rsidP="00972CE0">
      <w:pPr>
        <w:tabs>
          <w:tab w:val="left" w:pos="9354"/>
        </w:tabs>
        <w:rPr>
          <w:lang w:val="en-US"/>
        </w:rPr>
      </w:pPr>
      <w:r>
        <w:rPr>
          <w:lang w:val="en-US"/>
        </w:rPr>
        <w:tab/>
      </w:r>
    </w:p>
    <w:p w14:paraId="4DE6A32A" w14:textId="3716C884" w:rsidR="00F315D3" w:rsidRDefault="00972CE0">
      <w:pPr>
        <w:pStyle w:val="TM1"/>
        <w:tabs>
          <w:tab w:val="right" w:leader="dot" w:pos="9600"/>
        </w:tabs>
        <w:rPr>
          <w:rFonts w:eastAsiaTheme="minorEastAsia" w:cstheme="minorBidi"/>
          <w:b w:val="0"/>
          <w:bCs w:val="0"/>
          <w:caps w:val="0"/>
          <w:noProof/>
          <w:kern w:val="0"/>
          <w:sz w:val="22"/>
          <w:szCs w:val="22"/>
          <w:lang w:val="fr-FR" w:eastAsia="fr-FR"/>
          <w14:ligatures w14:val="none"/>
        </w:rPr>
      </w:pPr>
      <w:r>
        <w:rPr>
          <w:lang w:val="en-US"/>
        </w:rPr>
        <w:fldChar w:fldCharType="begin"/>
      </w:r>
      <w:r>
        <w:rPr>
          <w:lang w:val="en-US"/>
        </w:rPr>
        <w:instrText xml:space="preserve"> TOC \o "1-5" \h \z \u </w:instrText>
      </w:r>
      <w:r>
        <w:rPr>
          <w:lang w:val="en-US"/>
        </w:rPr>
        <w:fldChar w:fldCharType="separate"/>
      </w:r>
      <w:hyperlink w:anchor="_Toc242708228" w:history="1">
        <w:r w:rsidR="00F315D3" w:rsidRPr="00B54F4C">
          <w:rPr>
            <w:rStyle w:val="Lienhypertexte"/>
            <w:noProof/>
          </w:rPr>
          <w:t>Publication</w:t>
        </w:r>
        <w:r w:rsidR="00F315D3">
          <w:rPr>
            <w:noProof/>
            <w:webHidden/>
          </w:rPr>
          <w:tab/>
        </w:r>
        <w:r w:rsidR="00F315D3">
          <w:rPr>
            <w:noProof/>
            <w:webHidden/>
          </w:rPr>
          <w:fldChar w:fldCharType="begin"/>
        </w:r>
        <w:r w:rsidR="00F315D3">
          <w:rPr>
            <w:noProof/>
            <w:webHidden/>
          </w:rPr>
          <w:instrText xml:space="preserve"> PAGEREF _Toc242708228 \h </w:instrText>
        </w:r>
        <w:r w:rsidR="00F315D3">
          <w:rPr>
            <w:noProof/>
            <w:webHidden/>
          </w:rPr>
        </w:r>
        <w:r w:rsidR="00F315D3">
          <w:rPr>
            <w:noProof/>
            <w:webHidden/>
          </w:rPr>
          <w:fldChar w:fldCharType="separate"/>
        </w:r>
        <w:r w:rsidR="00364D01">
          <w:rPr>
            <w:noProof/>
            <w:webHidden/>
          </w:rPr>
          <w:t>2</w:t>
        </w:r>
        <w:r w:rsidR="00F315D3">
          <w:rPr>
            <w:noProof/>
            <w:webHidden/>
          </w:rPr>
          <w:fldChar w:fldCharType="end"/>
        </w:r>
      </w:hyperlink>
    </w:p>
    <w:p w14:paraId="240E585A" w14:textId="538CD89D"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29" w:history="1">
        <w:r w:rsidR="00F315D3" w:rsidRPr="00B54F4C">
          <w:rPr>
            <w:rStyle w:val="Lienhypertexte"/>
            <w:noProof/>
          </w:rPr>
          <w:t>Acknowledgement</w:t>
        </w:r>
        <w:r w:rsidR="00F315D3">
          <w:rPr>
            <w:noProof/>
            <w:webHidden/>
          </w:rPr>
          <w:tab/>
        </w:r>
        <w:r w:rsidR="00F315D3">
          <w:rPr>
            <w:noProof/>
            <w:webHidden/>
          </w:rPr>
          <w:fldChar w:fldCharType="begin"/>
        </w:r>
        <w:r w:rsidR="00F315D3">
          <w:rPr>
            <w:noProof/>
            <w:webHidden/>
          </w:rPr>
          <w:instrText xml:space="preserve"> PAGEREF _Toc242708229 \h </w:instrText>
        </w:r>
        <w:r w:rsidR="00F315D3">
          <w:rPr>
            <w:noProof/>
            <w:webHidden/>
          </w:rPr>
        </w:r>
        <w:r w:rsidR="00F315D3">
          <w:rPr>
            <w:noProof/>
            <w:webHidden/>
          </w:rPr>
          <w:fldChar w:fldCharType="separate"/>
        </w:r>
        <w:r w:rsidR="00364D01">
          <w:rPr>
            <w:noProof/>
            <w:webHidden/>
          </w:rPr>
          <w:t>3</w:t>
        </w:r>
        <w:r w:rsidR="00F315D3">
          <w:rPr>
            <w:noProof/>
            <w:webHidden/>
          </w:rPr>
          <w:fldChar w:fldCharType="end"/>
        </w:r>
      </w:hyperlink>
    </w:p>
    <w:p w14:paraId="55604338" w14:textId="1BF1ECB2"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30" w:history="1">
        <w:r w:rsidR="00F315D3" w:rsidRPr="00B54F4C">
          <w:rPr>
            <w:rStyle w:val="Lienhypertexte"/>
            <w:noProof/>
          </w:rPr>
          <w:t>Preface</w:t>
        </w:r>
        <w:r w:rsidR="00F315D3">
          <w:rPr>
            <w:noProof/>
            <w:webHidden/>
          </w:rPr>
          <w:tab/>
        </w:r>
        <w:r w:rsidR="00F315D3">
          <w:rPr>
            <w:noProof/>
            <w:webHidden/>
          </w:rPr>
          <w:fldChar w:fldCharType="begin"/>
        </w:r>
        <w:r w:rsidR="00F315D3">
          <w:rPr>
            <w:noProof/>
            <w:webHidden/>
          </w:rPr>
          <w:instrText xml:space="preserve"> PAGEREF _Toc242708230 \h </w:instrText>
        </w:r>
        <w:r w:rsidR="00F315D3">
          <w:rPr>
            <w:noProof/>
            <w:webHidden/>
          </w:rPr>
        </w:r>
        <w:r w:rsidR="00F315D3">
          <w:rPr>
            <w:noProof/>
            <w:webHidden/>
          </w:rPr>
          <w:fldChar w:fldCharType="separate"/>
        </w:r>
        <w:r w:rsidR="00364D01">
          <w:rPr>
            <w:noProof/>
            <w:webHidden/>
          </w:rPr>
          <w:t>4</w:t>
        </w:r>
        <w:r w:rsidR="00F315D3">
          <w:rPr>
            <w:noProof/>
            <w:webHidden/>
          </w:rPr>
          <w:fldChar w:fldCharType="end"/>
        </w:r>
      </w:hyperlink>
    </w:p>
    <w:p w14:paraId="68FFA2F8" w14:textId="712D3E7B"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31" w:history="1">
        <w:r w:rsidR="00F315D3" w:rsidRPr="00B54F4C">
          <w:rPr>
            <w:rStyle w:val="Lienhypertexte"/>
            <w:noProof/>
          </w:rPr>
          <w:t>Guiding Principles</w:t>
        </w:r>
        <w:r w:rsidR="00F315D3">
          <w:rPr>
            <w:noProof/>
            <w:webHidden/>
          </w:rPr>
          <w:tab/>
        </w:r>
        <w:r w:rsidR="00F315D3">
          <w:rPr>
            <w:noProof/>
            <w:webHidden/>
          </w:rPr>
          <w:fldChar w:fldCharType="begin"/>
        </w:r>
        <w:r w:rsidR="00F315D3">
          <w:rPr>
            <w:noProof/>
            <w:webHidden/>
          </w:rPr>
          <w:instrText xml:space="preserve"> PAGEREF _Toc242708231 \h </w:instrText>
        </w:r>
        <w:r w:rsidR="00F315D3">
          <w:rPr>
            <w:noProof/>
            <w:webHidden/>
          </w:rPr>
        </w:r>
        <w:r w:rsidR="00F315D3">
          <w:rPr>
            <w:noProof/>
            <w:webHidden/>
          </w:rPr>
          <w:fldChar w:fldCharType="separate"/>
        </w:r>
        <w:r w:rsidR="00364D01">
          <w:rPr>
            <w:noProof/>
            <w:webHidden/>
          </w:rPr>
          <w:t>9</w:t>
        </w:r>
        <w:r w:rsidR="00F315D3">
          <w:rPr>
            <w:noProof/>
            <w:webHidden/>
          </w:rPr>
          <w:fldChar w:fldCharType="end"/>
        </w:r>
      </w:hyperlink>
    </w:p>
    <w:p w14:paraId="321BE5F4" w14:textId="22063F26"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32" w:history="1">
        <w:r w:rsidR="00F315D3" w:rsidRPr="00B54F4C">
          <w:rPr>
            <w:rStyle w:val="Lienhypertexte"/>
            <w:noProof/>
          </w:rPr>
          <w:t>Executive Summary</w:t>
        </w:r>
        <w:r w:rsidR="00F315D3">
          <w:rPr>
            <w:noProof/>
            <w:webHidden/>
          </w:rPr>
          <w:tab/>
        </w:r>
        <w:r w:rsidR="00F315D3">
          <w:rPr>
            <w:noProof/>
            <w:webHidden/>
          </w:rPr>
          <w:fldChar w:fldCharType="begin"/>
        </w:r>
        <w:r w:rsidR="00F315D3">
          <w:rPr>
            <w:noProof/>
            <w:webHidden/>
          </w:rPr>
          <w:instrText xml:space="preserve"> PAGEREF _Toc242708232 \h </w:instrText>
        </w:r>
        <w:r w:rsidR="00F315D3">
          <w:rPr>
            <w:noProof/>
            <w:webHidden/>
          </w:rPr>
        </w:r>
        <w:r w:rsidR="00F315D3">
          <w:rPr>
            <w:noProof/>
            <w:webHidden/>
          </w:rPr>
          <w:fldChar w:fldCharType="separate"/>
        </w:r>
        <w:r w:rsidR="00364D01">
          <w:rPr>
            <w:noProof/>
            <w:webHidden/>
          </w:rPr>
          <w:t>10</w:t>
        </w:r>
        <w:r w:rsidR="00F315D3">
          <w:rPr>
            <w:noProof/>
            <w:webHidden/>
          </w:rPr>
          <w:fldChar w:fldCharType="end"/>
        </w:r>
      </w:hyperlink>
    </w:p>
    <w:p w14:paraId="73517DA8" w14:textId="0000C5E7"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33" w:history="1">
        <w:r w:rsidR="00F315D3" w:rsidRPr="00B54F4C">
          <w:rPr>
            <w:rStyle w:val="Lienhypertexte"/>
            <w:noProof/>
          </w:rPr>
          <w:t>Glossary</w:t>
        </w:r>
        <w:r w:rsidR="00F315D3">
          <w:rPr>
            <w:noProof/>
            <w:webHidden/>
          </w:rPr>
          <w:tab/>
        </w:r>
        <w:r w:rsidR="00F315D3">
          <w:rPr>
            <w:noProof/>
            <w:webHidden/>
          </w:rPr>
          <w:fldChar w:fldCharType="begin"/>
        </w:r>
        <w:r w:rsidR="00F315D3">
          <w:rPr>
            <w:noProof/>
            <w:webHidden/>
          </w:rPr>
          <w:instrText xml:space="preserve"> PAGEREF _Toc242708233 \h </w:instrText>
        </w:r>
        <w:r w:rsidR="00F315D3">
          <w:rPr>
            <w:noProof/>
            <w:webHidden/>
          </w:rPr>
        </w:r>
        <w:r w:rsidR="00F315D3">
          <w:rPr>
            <w:noProof/>
            <w:webHidden/>
          </w:rPr>
          <w:fldChar w:fldCharType="separate"/>
        </w:r>
        <w:r w:rsidR="00364D01">
          <w:rPr>
            <w:noProof/>
            <w:webHidden/>
          </w:rPr>
          <w:t>11</w:t>
        </w:r>
        <w:r w:rsidR="00F315D3">
          <w:rPr>
            <w:noProof/>
            <w:webHidden/>
          </w:rPr>
          <w:fldChar w:fldCharType="end"/>
        </w:r>
      </w:hyperlink>
    </w:p>
    <w:p w14:paraId="184E82D4" w14:textId="0CAEE1C4"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34" w:history="1">
        <w:r w:rsidR="00F315D3" w:rsidRPr="00B54F4C">
          <w:rPr>
            <w:rStyle w:val="Lienhypertexte"/>
            <w:noProof/>
          </w:rPr>
          <w:t>Part I - Foundations</w:t>
        </w:r>
        <w:r w:rsidR="00F315D3">
          <w:rPr>
            <w:noProof/>
            <w:webHidden/>
          </w:rPr>
          <w:tab/>
        </w:r>
        <w:r w:rsidR="00F315D3">
          <w:rPr>
            <w:noProof/>
            <w:webHidden/>
          </w:rPr>
          <w:fldChar w:fldCharType="begin"/>
        </w:r>
        <w:r w:rsidR="00F315D3">
          <w:rPr>
            <w:noProof/>
            <w:webHidden/>
          </w:rPr>
          <w:instrText xml:space="preserve"> PAGEREF _Toc242708234 \h </w:instrText>
        </w:r>
        <w:r w:rsidR="00F315D3">
          <w:rPr>
            <w:noProof/>
            <w:webHidden/>
          </w:rPr>
        </w:r>
        <w:r w:rsidR="00F315D3">
          <w:rPr>
            <w:noProof/>
            <w:webHidden/>
          </w:rPr>
          <w:fldChar w:fldCharType="separate"/>
        </w:r>
        <w:r w:rsidR="00364D01">
          <w:rPr>
            <w:noProof/>
            <w:webHidden/>
          </w:rPr>
          <w:t>14</w:t>
        </w:r>
        <w:r w:rsidR="00F315D3">
          <w:rPr>
            <w:noProof/>
            <w:webHidden/>
          </w:rPr>
          <w:fldChar w:fldCharType="end"/>
        </w:r>
      </w:hyperlink>
    </w:p>
    <w:p w14:paraId="16FDCEF8" w14:textId="2B2D795D"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35" w:history="1">
        <w:r w:rsidR="00F315D3" w:rsidRPr="00B54F4C">
          <w:rPr>
            <w:rStyle w:val="Lienhypertexte"/>
            <w:noProof/>
            <w:lang w:val="en-US"/>
          </w:rPr>
          <w:t>1</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Purpose of the DAYCLI Guidelines</w:t>
        </w:r>
        <w:r w:rsidR="00F315D3">
          <w:rPr>
            <w:noProof/>
            <w:webHidden/>
          </w:rPr>
          <w:tab/>
        </w:r>
        <w:r w:rsidR="00F315D3">
          <w:rPr>
            <w:noProof/>
            <w:webHidden/>
          </w:rPr>
          <w:fldChar w:fldCharType="begin"/>
        </w:r>
        <w:r w:rsidR="00F315D3">
          <w:rPr>
            <w:noProof/>
            <w:webHidden/>
          </w:rPr>
          <w:instrText xml:space="preserve"> PAGEREF _Toc242708235 \h </w:instrText>
        </w:r>
        <w:r w:rsidR="00F315D3">
          <w:rPr>
            <w:noProof/>
            <w:webHidden/>
          </w:rPr>
        </w:r>
        <w:r w:rsidR="00F315D3">
          <w:rPr>
            <w:noProof/>
            <w:webHidden/>
          </w:rPr>
          <w:fldChar w:fldCharType="separate"/>
        </w:r>
        <w:r w:rsidR="00364D01">
          <w:rPr>
            <w:noProof/>
            <w:webHidden/>
          </w:rPr>
          <w:t>14</w:t>
        </w:r>
        <w:r w:rsidR="00F315D3">
          <w:rPr>
            <w:noProof/>
            <w:webHidden/>
          </w:rPr>
          <w:fldChar w:fldCharType="end"/>
        </w:r>
      </w:hyperlink>
    </w:p>
    <w:p w14:paraId="21F9AC4E" w14:textId="2BA829DA"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36" w:history="1">
        <w:r w:rsidR="00F315D3" w:rsidRPr="00B54F4C">
          <w:rPr>
            <w:rStyle w:val="Lienhypertexte"/>
            <w:noProof/>
            <w:lang w:val="en-US"/>
          </w:rPr>
          <w:t>2</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Intended audience and scope</w:t>
        </w:r>
        <w:r w:rsidR="00F315D3">
          <w:rPr>
            <w:noProof/>
            <w:webHidden/>
          </w:rPr>
          <w:tab/>
        </w:r>
        <w:r w:rsidR="00F315D3">
          <w:rPr>
            <w:noProof/>
            <w:webHidden/>
          </w:rPr>
          <w:fldChar w:fldCharType="begin"/>
        </w:r>
        <w:r w:rsidR="00F315D3">
          <w:rPr>
            <w:noProof/>
            <w:webHidden/>
          </w:rPr>
          <w:instrText xml:space="preserve"> PAGEREF _Toc242708236 \h </w:instrText>
        </w:r>
        <w:r w:rsidR="00F315D3">
          <w:rPr>
            <w:noProof/>
            <w:webHidden/>
          </w:rPr>
        </w:r>
        <w:r w:rsidR="00F315D3">
          <w:rPr>
            <w:noProof/>
            <w:webHidden/>
          </w:rPr>
          <w:fldChar w:fldCharType="separate"/>
        </w:r>
        <w:r w:rsidR="00364D01">
          <w:rPr>
            <w:noProof/>
            <w:webHidden/>
          </w:rPr>
          <w:t>15</w:t>
        </w:r>
        <w:r w:rsidR="00F315D3">
          <w:rPr>
            <w:noProof/>
            <w:webHidden/>
          </w:rPr>
          <w:fldChar w:fldCharType="end"/>
        </w:r>
      </w:hyperlink>
    </w:p>
    <w:p w14:paraId="0253E642" w14:textId="4074AF03"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37" w:history="1">
        <w:r w:rsidR="00F315D3" w:rsidRPr="00B54F4C">
          <w:rPr>
            <w:rStyle w:val="Lienhypertexte"/>
            <w:noProof/>
            <w:lang w:val="en-US"/>
          </w:rPr>
          <w:t>3</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Conceptual Framework of DAYCLI</w:t>
        </w:r>
        <w:r w:rsidR="00F315D3">
          <w:rPr>
            <w:noProof/>
            <w:webHidden/>
          </w:rPr>
          <w:tab/>
        </w:r>
        <w:r w:rsidR="00F315D3">
          <w:rPr>
            <w:noProof/>
            <w:webHidden/>
          </w:rPr>
          <w:fldChar w:fldCharType="begin"/>
        </w:r>
        <w:r w:rsidR="00F315D3">
          <w:rPr>
            <w:noProof/>
            <w:webHidden/>
          </w:rPr>
          <w:instrText xml:space="preserve"> PAGEREF _Toc242708237 \h </w:instrText>
        </w:r>
        <w:r w:rsidR="00F315D3">
          <w:rPr>
            <w:noProof/>
            <w:webHidden/>
          </w:rPr>
        </w:r>
        <w:r w:rsidR="00F315D3">
          <w:rPr>
            <w:noProof/>
            <w:webHidden/>
          </w:rPr>
          <w:fldChar w:fldCharType="separate"/>
        </w:r>
        <w:r w:rsidR="00364D01">
          <w:rPr>
            <w:noProof/>
            <w:webHidden/>
          </w:rPr>
          <w:t>16</w:t>
        </w:r>
        <w:r w:rsidR="00F315D3">
          <w:rPr>
            <w:noProof/>
            <w:webHidden/>
          </w:rPr>
          <w:fldChar w:fldCharType="end"/>
        </w:r>
      </w:hyperlink>
    </w:p>
    <w:p w14:paraId="67B5351C" w14:textId="38741246"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38" w:history="1">
        <w:r w:rsidR="00F315D3" w:rsidRPr="00B54F4C">
          <w:rPr>
            <w:rStyle w:val="Lienhypertexte"/>
            <w:noProof/>
          </w:rPr>
          <w:t>3.1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Daily Climate Data are Fundamentally Different from Instantaneous Observations</w:t>
        </w:r>
        <w:r w:rsidR="00F315D3">
          <w:rPr>
            <w:noProof/>
            <w:webHidden/>
          </w:rPr>
          <w:tab/>
        </w:r>
        <w:r w:rsidR="00F315D3">
          <w:rPr>
            <w:noProof/>
            <w:webHidden/>
          </w:rPr>
          <w:fldChar w:fldCharType="begin"/>
        </w:r>
        <w:r w:rsidR="00F315D3">
          <w:rPr>
            <w:noProof/>
            <w:webHidden/>
          </w:rPr>
          <w:instrText xml:space="preserve"> PAGEREF _Toc242708238 \h </w:instrText>
        </w:r>
        <w:r w:rsidR="00F315D3">
          <w:rPr>
            <w:noProof/>
            <w:webHidden/>
          </w:rPr>
        </w:r>
        <w:r w:rsidR="00F315D3">
          <w:rPr>
            <w:noProof/>
            <w:webHidden/>
          </w:rPr>
          <w:fldChar w:fldCharType="separate"/>
        </w:r>
        <w:r w:rsidR="00364D01">
          <w:rPr>
            <w:noProof/>
            <w:webHidden/>
          </w:rPr>
          <w:t>16</w:t>
        </w:r>
        <w:r w:rsidR="00F315D3">
          <w:rPr>
            <w:noProof/>
            <w:webHidden/>
          </w:rPr>
          <w:fldChar w:fldCharType="end"/>
        </w:r>
      </w:hyperlink>
    </w:p>
    <w:p w14:paraId="2DC369CA" w14:textId="5B412D3D"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39" w:history="1">
        <w:r w:rsidR="00F315D3" w:rsidRPr="00B54F4C">
          <w:rPr>
            <w:rStyle w:val="Lienhypertexte"/>
            <w:noProof/>
          </w:rPr>
          <w:t>3.2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National Climatological Practices Legitimately Differ</w:t>
        </w:r>
        <w:r w:rsidR="00F315D3">
          <w:rPr>
            <w:noProof/>
            <w:webHidden/>
          </w:rPr>
          <w:tab/>
        </w:r>
        <w:r w:rsidR="00F315D3">
          <w:rPr>
            <w:noProof/>
            <w:webHidden/>
          </w:rPr>
          <w:fldChar w:fldCharType="begin"/>
        </w:r>
        <w:r w:rsidR="00F315D3">
          <w:rPr>
            <w:noProof/>
            <w:webHidden/>
          </w:rPr>
          <w:instrText xml:space="preserve"> PAGEREF _Toc242708239 \h </w:instrText>
        </w:r>
        <w:r w:rsidR="00F315D3">
          <w:rPr>
            <w:noProof/>
            <w:webHidden/>
          </w:rPr>
        </w:r>
        <w:r w:rsidR="00F315D3">
          <w:rPr>
            <w:noProof/>
            <w:webHidden/>
          </w:rPr>
          <w:fldChar w:fldCharType="separate"/>
        </w:r>
        <w:r w:rsidR="00364D01">
          <w:rPr>
            <w:noProof/>
            <w:webHidden/>
          </w:rPr>
          <w:t>16</w:t>
        </w:r>
        <w:r w:rsidR="00F315D3">
          <w:rPr>
            <w:noProof/>
            <w:webHidden/>
          </w:rPr>
          <w:fldChar w:fldCharType="end"/>
        </w:r>
      </w:hyperlink>
    </w:p>
    <w:p w14:paraId="3CBE231B" w14:textId="0E655E31"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0" w:history="1">
        <w:r w:rsidR="00F315D3" w:rsidRPr="00B54F4C">
          <w:rPr>
            <w:rStyle w:val="Lienhypertexte"/>
            <w:noProof/>
          </w:rPr>
          <w:t>3.3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Why Preserving the National Temporal Reference Matters?</w:t>
        </w:r>
        <w:r w:rsidR="00F315D3">
          <w:rPr>
            <w:noProof/>
            <w:webHidden/>
          </w:rPr>
          <w:tab/>
        </w:r>
        <w:r w:rsidR="00F315D3">
          <w:rPr>
            <w:noProof/>
            <w:webHidden/>
          </w:rPr>
          <w:fldChar w:fldCharType="begin"/>
        </w:r>
        <w:r w:rsidR="00F315D3">
          <w:rPr>
            <w:noProof/>
            <w:webHidden/>
          </w:rPr>
          <w:instrText xml:space="preserve"> PAGEREF _Toc242708240 \h </w:instrText>
        </w:r>
        <w:r w:rsidR="00F315D3">
          <w:rPr>
            <w:noProof/>
            <w:webHidden/>
          </w:rPr>
        </w:r>
        <w:r w:rsidR="00F315D3">
          <w:rPr>
            <w:noProof/>
            <w:webHidden/>
          </w:rPr>
          <w:fldChar w:fldCharType="separate"/>
        </w:r>
        <w:r w:rsidR="00364D01">
          <w:rPr>
            <w:noProof/>
            <w:webHidden/>
          </w:rPr>
          <w:t>16</w:t>
        </w:r>
        <w:r w:rsidR="00F315D3">
          <w:rPr>
            <w:noProof/>
            <w:webHidden/>
          </w:rPr>
          <w:fldChar w:fldCharType="end"/>
        </w:r>
      </w:hyperlink>
    </w:p>
    <w:p w14:paraId="6555898A" w14:textId="30C4C50D"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41" w:history="1">
        <w:r w:rsidR="00F315D3" w:rsidRPr="00B54F4C">
          <w:rPr>
            <w:rStyle w:val="Lienhypertexte"/>
            <w:noProof/>
          </w:rPr>
          <w:t>Part II - Information Required to Preserve the Integrity of National Daily Climate Datasets</w:t>
        </w:r>
        <w:r w:rsidR="00F315D3">
          <w:rPr>
            <w:noProof/>
            <w:webHidden/>
          </w:rPr>
          <w:tab/>
        </w:r>
        <w:r w:rsidR="00F315D3">
          <w:rPr>
            <w:noProof/>
            <w:webHidden/>
          </w:rPr>
          <w:fldChar w:fldCharType="begin"/>
        </w:r>
        <w:r w:rsidR="00F315D3">
          <w:rPr>
            <w:noProof/>
            <w:webHidden/>
          </w:rPr>
          <w:instrText xml:space="preserve"> PAGEREF _Toc242708241 \h </w:instrText>
        </w:r>
        <w:r w:rsidR="00F315D3">
          <w:rPr>
            <w:noProof/>
            <w:webHidden/>
          </w:rPr>
        </w:r>
        <w:r w:rsidR="00F315D3">
          <w:rPr>
            <w:noProof/>
            <w:webHidden/>
          </w:rPr>
          <w:fldChar w:fldCharType="separate"/>
        </w:r>
        <w:r w:rsidR="00364D01">
          <w:rPr>
            <w:noProof/>
            <w:webHidden/>
          </w:rPr>
          <w:t>18</w:t>
        </w:r>
        <w:r w:rsidR="00F315D3">
          <w:rPr>
            <w:noProof/>
            <w:webHidden/>
          </w:rPr>
          <w:fldChar w:fldCharType="end"/>
        </w:r>
      </w:hyperlink>
    </w:p>
    <w:p w14:paraId="1D8A5EF5" w14:textId="2D8365EF"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42" w:history="1">
        <w:r w:rsidR="00F315D3" w:rsidRPr="00B54F4C">
          <w:rPr>
            <w:rStyle w:val="Lienhypertexte"/>
            <w:noProof/>
          </w:rPr>
          <w:t>4</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Preserving Dataset Integrity</w:t>
        </w:r>
        <w:r w:rsidR="00F315D3">
          <w:rPr>
            <w:noProof/>
            <w:webHidden/>
          </w:rPr>
          <w:tab/>
        </w:r>
        <w:r w:rsidR="00F315D3">
          <w:rPr>
            <w:noProof/>
            <w:webHidden/>
          </w:rPr>
          <w:fldChar w:fldCharType="begin"/>
        </w:r>
        <w:r w:rsidR="00F315D3">
          <w:rPr>
            <w:noProof/>
            <w:webHidden/>
          </w:rPr>
          <w:instrText xml:space="preserve"> PAGEREF _Toc242708242 \h </w:instrText>
        </w:r>
        <w:r w:rsidR="00F315D3">
          <w:rPr>
            <w:noProof/>
            <w:webHidden/>
          </w:rPr>
        </w:r>
        <w:r w:rsidR="00F315D3">
          <w:rPr>
            <w:noProof/>
            <w:webHidden/>
          </w:rPr>
          <w:fldChar w:fldCharType="separate"/>
        </w:r>
        <w:r w:rsidR="00364D01">
          <w:rPr>
            <w:noProof/>
            <w:webHidden/>
          </w:rPr>
          <w:t>18</w:t>
        </w:r>
        <w:r w:rsidR="00F315D3">
          <w:rPr>
            <w:noProof/>
            <w:webHidden/>
          </w:rPr>
          <w:fldChar w:fldCharType="end"/>
        </w:r>
      </w:hyperlink>
    </w:p>
    <w:p w14:paraId="60699F17" w14:textId="4ABD7D9B"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3" w:history="1">
        <w:r w:rsidR="00F315D3" w:rsidRPr="00B54F4C">
          <w:rPr>
            <w:rStyle w:val="Lienhypertexte"/>
            <w:noProof/>
          </w:rPr>
          <w:t>4.1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Information Families</w:t>
        </w:r>
        <w:r w:rsidR="00F315D3">
          <w:rPr>
            <w:noProof/>
            <w:webHidden/>
          </w:rPr>
          <w:tab/>
        </w:r>
        <w:r w:rsidR="00F315D3">
          <w:rPr>
            <w:noProof/>
            <w:webHidden/>
          </w:rPr>
          <w:fldChar w:fldCharType="begin"/>
        </w:r>
        <w:r w:rsidR="00F315D3">
          <w:rPr>
            <w:noProof/>
            <w:webHidden/>
          </w:rPr>
          <w:instrText xml:space="preserve"> PAGEREF _Toc242708243 \h </w:instrText>
        </w:r>
        <w:r w:rsidR="00F315D3">
          <w:rPr>
            <w:noProof/>
            <w:webHidden/>
          </w:rPr>
        </w:r>
        <w:r w:rsidR="00F315D3">
          <w:rPr>
            <w:noProof/>
            <w:webHidden/>
          </w:rPr>
          <w:fldChar w:fldCharType="separate"/>
        </w:r>
        <w:r w:rsidR="00364D01">
          <w:rPr>
            <w:noProof/>
            <w:webHidden/>
          </w:rPr>
          <w:t>18</w:t>
        </w:r>
        <w:r w:rsidR="00F315D3">
          <w:rPr>
            <w:noProof/>
            <w:webHidden/>
          </w:rPr>
          <w:fldChar w:fldCharType="end"/>
        </w:r>
      </w:hyperlink>
    </w:p>
    <w:p w14:paraId="4F091723" w14:textId="2A669EC5"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44" w:history="1">
        <w:r w:rsidR="00F315D3" w:rsidRPr="00B54F4C">
          <w:rPr>
            <w:rStyle w:val="Lienhypertexte"/>
            <w:noProof/>
          </w:rPr>
          <w:t>Part III - Organization and Information Model of the DAYCLI Message</w:t>
        </w:r>
        <w:r w:rsidR="00F315D3">
          <w:rPr>
            <w:noProof/>
            <w:webHidden/>
          </w:rPr>
          <w:tab/>
        </w:r>
        <w:r w:rsidR="00F315D3">
          <w:rPr>
            <w:noProof/>
            <w:webHidden/>
          </w:rPr>
          <w:fldChar w:fldCharType="begin"/>
        </w:r>
        <w:r w:rsidR="00F315D3">
          <w:rPr>
            <w:noProof/>
            <w:webHidden/>
          </w:rPr>
          <w:instrText xml:space="preserve"> PAGEREF _Toc242708244 \h </w:instrText>
        </w:r>
        <w:r w:rsidR="00F315D3">
          <w:rPr>
            <w:noProof/>
            <w:webHidden/>
          </w:rPr>
        </w:r>
        <w:r w:rsidR="00F315D3">
          <w:rPr>
            <w:noProof/>
            <w:webHidden/>
          </w:rPr>
          <w:fldChar w:fldCharType="separate"/>
        </w:r>
        <w:r w:rsidR="00364D01">
          <w:rPr>
            <w:noProof/>
            <w:webHidden/>
          </w:rPr>
          <w:t>19</w:t>
        </w:r>
        <w:r w:rsidR="00F315D3">
          <w:rPr>
            <w:noProof/>
            <w:webHidden/>
          </w:rPr>
          <w:fldChar w:fldCharType="end"/>
        </w:r>
      </w:hyperlink>
    </w:p>
    <w:p w14:paraId="2AC97521" w14:textId="308892D6"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45" w:history="1">
        <w:r w:rsidR="00F315D3" w:rsidRPr="00B54F4C">
          <w:rPr>
            <w:rStyle w:val="Lienhypertexte"/>
            <w:noProof/>
          </w:rPr>
          <w:t>5</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Structure of the DAYCLI Message</w:t>
        </w:r>
        <w:r w:rsidR="00F315D3">
          <w:rPr>
            <w:noProof/>
            <w:webHidden/>
          </w:rPr>
          <w:tab/>
        </w:r>
        <w:r w:rsidR="00F315D3">
          <w:rPr>
            <w:noProof/>
            <w:webHidden/>
          </w:rPr>
          <w:fldChar w:fldCharType="begin"/>
        </w:r>
        <w:r w:rsidR="00F315D3">
          <w:rPr>
            <w:noProof/>
            <w:webHidden/>
          </w:rPr>
          <w:instrText xml:space="preserve"> PAGEREF _Toc242708245 \h </w:instrText>
        </w:r>
        <w:r w:rsidR="00F315D3">
          <w:rPr>
            <w:noProof/>
            <w:webHidden/>
          </w:rPr>
        </w:r>
        <w:r w:rsidR="00F315D3">
          <w:rPr>
            <w:noProof/>
            <w:webHidden/>
          </w:rPr>
          <w:fldChar w:fldCharType="separate"/>
        </w:r>
        <w:r w:rsidR="00364D01">
          <w:rPr>
            <w:noProof/>
            <w:webHidden/>
          </w:rPr>
          <w:t>19</w:t>
        </w:r>
        <w:r w:rsidR="00F315D3">
          <w:rPr>
            <w:noProof/>
            <w:webHidden/>
          </w:rPr>
          <w:fldChar w:fldCharType="end"/>
        </w:r>
      </w:hyperlink>
    </w:p>
    <w:p w14:paraId="0D9F3D8C" w14:textId="01CB6D45"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6" w:history="1">
        <w:r w:rsidR="00F315D3" w:rsidRPr="00B54F4C">
          <w:rPr>
            <w:rStyle w:val="Lienhypertexte"/>
            <w:noProof/>
          </w:rPr>
          <w:t>5.1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Introduction</w:t>
        </w:r>
        <w:r w:rsidR="00F315D3">
          <w:rPr>
            <w:noProof/>
            <w:webHidden/>
          </w:rPr>
          <w:tab/>
        </w:r>
        <w:r w:rsidR="00F315D3">
          <w:rPr>
            <w:noProof/>
            <w:webHidden/>
          </w:rPr>
          <w:fldChar w:fldCharType="begin"/>
        </w:r>
        <w:r w:rsidR="00F315D3">
          <w:rPr>
            <w:noProof/>
            <w:webHidden/>
          </w:rPr>
          <w:instrText xml:space="preserve"> PAGEREF _Toc242708246 \h </w:instrText>
        </w:r>
        <w:r w:rsidR="00F315D3">
          <w:rPr>
            <w:noProof/>
            <w:webHidden/>
          </w:rPr>
        </w:r>
        <w:r w:rsidR="00F315D3">
          <w:rPr>
            <w:noProof/>
            <w:webHidden/>
          </w:rPr>
          <w:fldChar w:fldCharType="separate"/>
        </w:r>
        <w:r w:rsidR="00364D01">
          <w:rPr>
            <w:noProof/>
            <w:webHidden/>
          </w:rPr>
          <w:t>19</w:t>
        </w:r>
        <w:r w:rsidR="00F315D3">
          <w:rPr>
            <w:noProof/>
            <w:webHidden/>
          </w:rPr>
          <w:fldChar w:fldCharType="end"/>
        </w:r>
      </w:hyperlink>
    </w:p>
    <w:p w14:paraId="3108CD12" w14:textId="4B3EDC5F"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7" w:history="1">
        <w:r w:rsidR="00F315D3" w:rsidRPr="00B54F4C">
          <w:rPr>
            <w:rStyle w:val="Lienhypertexte"/>
            <w:noProof/>
          </w:rPr>
          <w:t>5.2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General Organization of the DAYCLI Message</w:t>
        </w:r>
        <w:r w:rsidR="00F315D3">
          <w:rPr>
            <w:noProof/>
            <w:webHidden/>
          </w:rPr>
          <w:tab/>
        </w:r>
        <w:r w:rsidR="00F315D3">
          <w:rPr>
            <w:noProof/>
            <w:webHidden/>
          </w:rPr>
          <w:fldChar w:fldCharType="begin"/>
        </w:r>
        <w:r w:rsidR="00F315D3">
          <w:rPr>
            <w:noProof/>
            <w:webHidden/>
          </w:rPr>
          <w:instrText xml:space="preserve"> PAGEREF _Toc242708247 \h </w:instrText>
        </w:r>
        <w:r w:rsidR="00F315D3">
          <w:rPr>
            <w:noProof/>
            <w:webHidden/>
          </w:rPr>
        </w:r>
        <w:r w:rsidR="00F315D3">
          <w:rPr>
            <w:noProof/>
            <w:webHidden/>
          </w:rPr>
          <w:fldChar w:fldCharType="separate"/>
        </w:r>
        <w:r w:rsidR="00364D01">
          <w:rPr>
            <w:noProof/>
            <w:webHidden/>
          </w:rPr>
          <w:t>19</w:t>
        </w:r>
        <w:r w:rsidR="00F315D3">
          <w:rPr>
            <w:noProof/>
            <w:webHidden/>
          </w:rPr>
          <w:fldChar w:fldCharType="end"/>
        </w:r>
      </w:hyperlink>
    </w:p>
    <w:p w14:paraId="39B001A2" w14:textId="18C59656"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8" w:history="1">
        <w:r w:rsidR="00F315D3" w:rsidRPr="00B54F4C">
          <w:rPr>
            <w:rStyle w:val="Lienhypertexte"/>
            <w:noProof/>
          </w:rPr>
          <w:t>5.3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Design Principles</w:t>
        </w:r>
        <w:r w:rsidR="00F315D3">
          <w:rPr>
            <w:noProof/>
            <w:webHidden/>
          </w:rPr>
          <w:tab/>
        </w:r>
        <w:r w:rsidR="00F315D3">
          <w:rPr>
            <w:noProof/>
            <w:webHidden/>
          </w:rPr>
          <w:fldChar w:fldCharType="begin"/>
        </w:r>
        <w:r w:rsidR="00F315D3">
          <w:rPr>
            <w:noProof/>
            <w:webHidden/>
          </w:rPr>
          <w:instrText xml:space="preserve"> PAGEREF _Toc242708248 \h </w:instrText>
        </w:r>
        <w:r w:rsidR="00F315D3">
          <w:rPr>
            <w:noProof/>
            <w:webHidden/>
          </w:rPr>
        </w:r>
        <w:r w:rsidR="00F315D3">
          <w:rPr>
            <w:noProof/>
            <w:webHidden/>
          </w:rPr>
          <w:fldChar w:fldCharType="separate"/>
        </w:r>
        <w:r w:rsidR="00364D01">
          <w:rPr>
            <w:noProof/>
            <w:webHidden/>
          </w:rPr>
          <w:t>20</w:t>
        </w:r>
        <w:r w:rsidR="00F315D3">
          <w:rPr>
            <w:noProof/>
            <w:webHidden/>
          </w:rPr>
          <w:fldChar w:fldCharType="end"/>
        </w:r>
      </w:hyperlink>
    </w:p>
    <w:p w14:paraId="303B7261" w14:textId="7FFCC175"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49" w:history="1">
        <w:r w:rsidR="00F315D3" w:rsidRPr="00B54F4C">
          <w:rPr>
            <w:rStyle w:val="Lienhypertexte"/>
            <w:noProof/>
          </w:rPr>
          <w:t>5.4</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Information Families within a DAYCLI Record</w:t>
        </w:r>
        <w:r w:rsidR="00F315D3">
          <w:rPr>
            <w:noProof/>
            <w:webHidden/>
          </w:rPr>
          <w:tab/>
        </w:r>
        <w:r w:rsidR="00F315D3">
          <w:rPr>
            <w:noProof/>
            <w:webHidden/>
          </w:rPr>
          <w:fldChar w:fldCharType="begin"/>
        </w:r>
        <w:r w:rsidR="00F315D3">
          <w:rPr>
            <w:noProof/>
            <w:webHidden/>
          </w:rPr>
          <w:instrText xml:space="preserve"> PAGEREF _Toc242708249 \h </w:instrText>
        </w:r>
        <w:r w:rsidR="00F315D3">
          <w:rPr>
            <w:noProof/>
            <w:webHidden/>
          </w:rPr>
        </w:r>
        <w:r w:rsidR="00F315D3">
          <w:rPr>
            <w:noProof/>
            <w:webHidden/>
          </w:rPr>
          <w:fldChar w:fldCharType="separate"/>
        </w:r>
        <w:r w:rsidR="00364D01">
          <w:rPr>
            <w:noProof/>
            <w:webHidden/>
          </w:rPr>
          <w:t>21</w:t>
        </w:r>
        <w:r w:rsidR="00F315D3">
          <w:rPr>
            <w:noProof/>
            <w:webHidden/>
          </w:rPr>
          <w:fldChar w:fldCharType="end"/>
        </w:r>
      </w:hyperlink>
    </w:p>
    <w:p w14:paraId="739FB47F" w14:textId="11C50082"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50" w:history="1">
        <w:r w:rsidR="00F315D3" w:rsidRPr="00B54F4C">
          <w:rPr>
            <w:rStyle w:val="Lienhypertexte"/>
            <w:rFonts w:eastAsia="Times New Roman"/>
            <w:noProof/>
            <w:lang w:val="en-US" w:eastAsia="fr-FR"/>
          </w:rPr>
          <w:t>5.5</w:t>
        </w:r>
        <w:r w:rsidR="00F315D3">
          <w:rPr>
            <w:rFonts w:eastAsiaTheme="minorEastAsia" w:cstheme="minorBidi"/>
            <w:smallCaps w:val="0"/>
            <w:noProof/>
            <w:kern w:val="0"/>
            <w:sz w:val="22"/>
            <w:szCs w:val="22"/>
            <w:lang w:val="fr-FR" w:eastAsia="fr-FR"/>
            <w14:ligatures w14:val="none"/>
          </w:rPr>
          <w:tab/>
        </w:r>
        <w:r w:rsidR="00F315D3" w:rsidRPr="00B54F4C">
          <w:rPr>
            <w:rStyle w:val="Lienhypertexte"/>
            <w:rFonts w:eastAsia="Times New Roman"/>
            <w:noProof/>
            <w:lang w:val="en-US" w:eastAsia="fr-FR"/>
          </w:rPr>
          <w:t>Daily Climate Variables</w:t>
        </w:r>
        <w:r w:rsidR="00F315D3">
          <w:rPr>
            <w:noProof/>
            <w:webHidden/>
          </w:rPr>
          <w:tab/>
        </w:r>
        <w:r w:rsidR="00F315D3">
          <w:rPr>
            <w:noProof/>
            <w:webHidden/>
          </w:rPr>
          <w:fldChar w:fldCharType="begin"/>
        </w:r>
        <w:r w:rsidR="00F315D3">
          <w:rPr>
            <w:noProof/>
            <w:webHidden/>
          </w:rPr>
          <w:instrText xml:space="preserve"> PAGEREF _Toc242708250 \h </w:instrText>
        </w:r>
        <w:r w:rsidR="00F315D3">
          <w:rPr>
            <w:noProof/>
            <w:webHidden/>
          </w:rPr>
        </w:r>
        <w:r w:rsidR="00F315D3">
          <w:rPr>
            <w:noProof/>
            <w:webHidden/>
          </w:rPr>
          <w:fldChar w:fldCharType="separate"/>
        </w:r>
        <w:r w:rsidR="00364D01">
          <w:rPr>
            <w:noProof/>
            <w:webHidden/>
          </w:rPr>
          <w:t>21</w:t>
        </w:r>
        <w:r w:rsidR="00F315D3">
          <w:rPr>
            <w:noProof/>
            <w:webHidden/>
          </w:rPr>
          <w:fldChar w:fldCharType="end"/>
        </w:r>
      </w:hyperlink>
    </w:p>
    <w:p w14:paraId="50DC745B" w14:textId="21E09AFC"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51" w:history="1">
        <w:r w:rsidR="00F315D3" w:rsidRPr="00B54F4C">
          <w:rPr>
            <w:rStyle w:val="Lienhypertexte"/>
            <w:rFonts w:eastAsia="Times New Roman"/>
            <w:noProof/>
            <w:lang w:val="en-US" w:eastAsia="fr-FR"/>
          </w:rPr>
          <w:t>5.6</w:t>
        </w:r>
        <w:r w:rsidR="00F315D3">
          <w:rPr>
            <w:rFonts w:eastAsiaTheme="minorEastAsia" w:cstheme="minorBidi"/>
            <w:smallCaps w:val="0"/>
            <w:noProof/>
            <w:kern w:val="0"/>
            <w:sz w:val="22"/>
            <w:szCs w:val="22"/>
            <w:lang w:val="fr-FR" w:eastAsia="fr-FR"/>
            <w14:ligatures w14:val="none"/>
          </w:rPr>
          <w:tab/>
        </w:r>
        <w:r w:rsidR="00F315D3" w:rsidRPr="00B54F4C">
          <w:rPr>
            <w:rStyle w:val="Lienhypertexte"/>
            <w:rFonts w:eastAsia="Times New Roman"/>
            <w:noProof/>
            <w:lang w:val="en-US" w:eastAsia="fr-FR"/>
          </w:rPr>
          <w:t>Station Information</w:t>
        </w:r>
        <w:r w:rsidR="00F315D3">
          <w:rPr>
            <w:noProof/>
            <w:webHidden/>
          </w:rPr>
          <w:tab/>
        </w:r>
        <w:r w:rsidR="00F315D3">
          <w:rPr>
            <w:noProof/>
            <w:webHidden/>
          </w:rPr>
          <w:fldChar w:fldCharType="begin"/>
        </w:r>
        <w:r w:rsidR="00F315D3">
          <w:rPr>
            <w:noProof/>
            <w:webHidden/>
          </w:rPr>
          <w:instrText xml:space="preserve"> PAGEREF _Toc242708251 \h </w:instrText>
        </w:r>
        <w:r w:rsidR="00F315D3">
          <w:rPr>
            <w:noProof/>
            <w:webHidden/>
          </w:rPr>
        </w:r>
        <w:r w:rsidR="00F315D3">
          <w:rPr>
            <w:noProof/>
            <w:webHidden/>
          </w:rPr>
          <w:fldChar w:fldCharType="separate"/>
        </w:r>
        <w:r w:rsidR="00364D01">
          <w:rPr>
            <w:noProof/>
            <w:webHidden/>
          </w:rPr>
          <w:t>22</w:t>
        </w:r>
        <w:r w:rsidR="00F315D3">
          <w:rPr>
            <w:noProof/>
            <w:webHidden/>
          </w:rPr>
          <w:fldChar w:fldCharType="end"/>
        </w:r>
      </w:hyperlink>
    </w:p>
    <w:p w14:paraId="3468A997" w14:textId="507E7EA5"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2" w:history="1">
        <w:r w:rsidR="00F315D3" w:rsidRPr="00B54F4C">
          <w:rPr>
            <w:rStyle w:val="Lienhypertexte"/>
            <w:noProof/>
          </w:rPr>
          <w:t>5.6.1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WIGOS Station Identifier (WSI)</w:t>
        </w:r>
        <w:r w:rsidR="00F315D3">
          <w:rPr>
            <w:noProof/>
            <w:webHidden/>
          </w:rPr>
          <w:tab/>
        </w:r>
        <w:r w:rsidR="00F315D3">
          <w:rPr>
            <w:noProof/>
            <w:webHidden/>
          </w:rPr>
          <w:fldChar w:fldCharType="begin"/>
        </w:r>
        <w:r w:rsidR="00F315D3">
          <w:rPr>
            <w:noProof/>
            <w:webHidden/>
          </w:rPr>
          <w:instrText xml:space="preserve"> PAGEREF _Toc242708252 \h </w:instrText>
        </w:r>
        <w:r w:rsidR="00F315D3">
          <w:rPr>
            <w:noProof/>
            <w:webHidden/>
          </w:rPr>
        </w:r>
        <w:r w:rsidR="00F315D3">
          <w:rPr>
            <w:noProof/>
            <w:webHidden/>
          </w:rPr>
          <w:fldChar w:fldCharType="separate"/>
        </w:r>
        <w:r w:rsidR="00364D01">
          <w:rPr>
            <w:noProof/>
            <w:webHidden/>
          </w:rPr>
          <w:t>22</w:t>
        </w:r>
        <w:r w:rsidR="00F315D3">
          <w:rPr>
            <w:noProof/>
            <w:webHidden/>
          </w:rPr>
          <w:fldChar w:fldCharType="end"/>
        </w:r>
      </w:hyperlink>
    </w:p>
    <w:p w14:paraId="2E3EDA3A" w14:textId="25CEAA40"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3" w:history="1">
        <w:r w:rsidR="00F315D3" w:rsidRPr="00B54F4C">
          <w:rPr>
            <w:rStyle w:val="Lienhypertexte"/>
            <w:noProof/>
          </w:rPr>
          <w:t>5.6.2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WMO Block and Station Number</w:t>
        </w:r>
        <w:r w:rsidR="00F315D3">
          <w:rPr>
            <w:noProof/>
            <w:webHidden/>
          </w:rPr>
          <w:tab/>
        </w:r>
        <w:r w:rsidR="00F315D3">
          <w:rPr>
            <w:noProof/>
            <w:webHidden/>
          </w:rPr>
          <w:fldChar w:fldCharType="begin"/>
        </w:r>
        <w:r w:rsidR="00F315D3">
          <w:rPr>
            <w:noProof/>
            <w:webHidden/>
          </w:rPr>
          <w:instrText xml:space="preserve"> PAGEREF _Toc242708253 \h </w:instrText>
        </w:r>
        <w:r w:rsidR="00F315D3">
          <w:rPr>
            <w:noProof/>
            <w:webHidden/>
          </w:rPr>
        </w:r>
        <w:r w:rsidR="00F315D3">
          <w:rPr>
            <w:noProof/>
            <w:webHidden/>
          </w:rPr>
          <w:fldChar w:fldCharType="separate"/>
        </w:r>
        <w:r w:rsidR="00364D01">
          <w:rPr>
            <w:noProof/>
            <w:webHidden/>
          </w:rPr>
          <w:t>23</w:t>
        </w:r>
        <w:r w:rsidR="00F315D3">
          <w:rPr>
            <w:noProof/>
            <w:webHidden/>
          </w:rPr>
          <w:fldChar w:fldCharType="end"/>
        </w:r>
      </w:hyperlink>
    </w:p>
    <w:p w14:paraId="3C46AAC7" w14:textId="5CC34D8E"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4" w:history="1">
        <w:r w:rsidR="00F315D3" w:rsidRPr="00B54F4C">
          <w:rPr>
            <w:rStyle w:val="Lienhypertexte"/>
            <w:noProof/>
          </w:rPr>
          <w:t>5.6.3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Station Location</w:t>
        </w:r>
        <w:r w:rsidR="00F315D3">
          <w:rPr>
            <w:noProof/>
            <w:webHidden/>
          </w:rPr>
          <w:tab/>
        </w:r>
        <w:r w:rsidR="00F315D3">
          <w:rPr>
            <w:noProof/>
            <w:webHidden/>
          </w:rPr>
          <w:fldChar w:fldCharType="begin"/>
        </w:r>
        <w:r w:rsidR="00F315D3">
          <w:rPr>
            <w:noProof/>
            <w:webHidden/>
          </w:rPr>
          <w:instrText xml:space="preserve"> PAGEREF _Toc242708254 \h </w:instrText>
        </w:r>
        <w:r w:rsidR="00F315D3">
          <w:rPr>
            <w:noProof/>
            <w:webHidden/>
          </w:rPr>
        </w:r>
        <w:r w:rsidR="00F315D3">
          <w:rPr>
            <w:noProof/>
            <w:webHidden/>
          </w:rPr>
          <w:fldChar w:fldCharType="separate"/>
        </w:r>
        <w:r w:rsidR="00364D01">
          <w:rPr>
            <w:noProof/>
            <w:webHidden/>
          </w:rPr>
          <w:t>23</w:t>
        </w:r>
        <w:r w:rsidR="00F315D3">
          <w:rPr>
            <w:noProof/>
            <w:webHidden/>
          </w:rPr>
          <w:fldChar w:fldCharType="end"/>
        </w:r>
      </w:hyperlink>
    </w:p>
    <w:p w14:paraId="7E12679C" w14:textId="03738CEA"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5" w:history="1">
        <w:r w:rsidR="00F315D3" w:rsidRPr="00B54F4C">
          <w:rPr>
            <w:rStyle w:val="Lienhypertexte"/>
            <w:noProof/>
          </w:rPr>
          <w:t>5.6.4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Station Elevation</w:t>
        </w:r>
        <w:r w:rsidR="00F315D3">
          <w:rPr>
            <w:noProof/>
            <w:webHidden/>
          </w:rPr>
          <w:tab/>
        </w:r>
        <w:r w:rsidR="00F315D3">
          <w:rPr>
            <w:noProof/>
            <w:webHidden/>
          </w:rPr>
          <w:fldChar w:fldCharType="begin"/>
        </w:r>
        <w:r w:rsidR="00F315D3">
          <w:rPr>
            <w:noProof/>
            <w:webHidden/>
          </w:rPr>
          <w:instrText xml:space="preserve"> PAGEREF _Toc242708255 \h </w:instrText>
        </w:r>
        <w:r w:rsidR="00F315D3">
          <w:rPr>
            <w:noProof/>
            <w:webHidden/>
          </w:rPr>
        </w:r>
        <w:r w:rsidR="00F315D3">
          <w:rPr>
            <w:noProof/>
            <w:webHidden/>
          </w:rPr>
          <w:fldChar w:fldCharType="separate"/>
        </w:r>
        <w:r w:rsidR="00364D01">
          <w:rPr>
            <w:noProof/>
            <w:webHidden/>
          </w:rPr>
          <w:t>23</w:t>
        </w:r>
        <w:r w:rsidR="00F315D3">
          <w:rPr>
            <w:noProof/>
            <w:webHidden/>
          </w:rPr>
          <w:fldChar w:fldCharType="end"/>
        </w:r>
      </w:hyperlink>
    </w:p>
    <w:p w14:paraId="231DCB47" w14:textId="0B785D48"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56" w:history="1">
        <w:r w:rsidR="00F315D3" w:rsidRPr="00B54F4C">
          <w:rPr>
            <w:rStyle w:val="Lienhypertexte"/>
            <w:rFonts w:eastAsia="Times New Roman"/>
            <w:noProof/>
            <w:lang w:val="en-US" w:eastAsia="fr-FR"/>
          </w:rPr>
          <w:t>5.7</w:t>
        </w:r>
        <w:r w:rsidR="00F315D3">
          <w:rPr>
            <w:rFonts w:eastAsiaTheme="minorEastAsia" w:cstheme="minorBidi"/>
            <w:smallCaps w:val="0"/>
            <w:noProof/>
            <w:kern w:val="0"/>
            <w:sz w:val="22"/>
            <w:szCs w:val="22"/>
            <w:lang w:val="fr-FR" w:eastAsia="fr-FR"/>
            <w14:ligatures w14:val="none"/>
          </w:rPr>
          <w:tab/>
        </w:r>
        <w:r w:rsidR="00F315D3" w:rsidRPr="00B54F4C">
          <w:rPr>
            <w:rStyle w:val="Lienhypertexte"/>
            <w:rFonts w:eastAsia="Times New Roman"/>
            <w:noProof/>
            <w:lang w:val="en-US" w:eastAsia="fr-FR"/>
          </w:rPr>
          <w:t>Observation and Processing Information</w:t>
        </w:r>
        <w:r w:rsidR="00F315D3">
          <w:rPr>
            <w:noProof/>
            <w:webHidden/>
          </w:rPr>
          <w:tab/>
        </w:r>
        <w:r w:rsidR="00F315D3">
          <w:rPr>
            <w:noProof/>
            <w:webHidden/>
          </w:rPr>
          <w:fldChar w:fldCharType="begin"/>
        </w:r>
        <w:r w:rsidR="00F315D3">
          <w:rPr>
            <w:noProof/>
            <w:webHidden/>
          </w:rPr>
          <w:instrText xml:space="preserve"> PAGEREF _Toc242708256 \h </w:instrText>
        </w:r>
        <w:r w:rsidR="00F315D3">
          <w:rPr>
            <w:noProof/>
            <w:webHidden/>
          </w:rPr>
        </w:r>
        <w:r w:rsidR="00F315D3">
          <w:rPr>
            <w:noProof/>
            <w:webHidden/>
          </w:rPr>
          <w:fldChar w:fldCharType="separate"/>
        </w:r>
        <w:r w:rsidR="00364D01">
          <w:rPr>
            <w:noProof/>
            <w:webHidden/>
          </w:rPr>
          <w:t>25</w:t>
        </w:r>
        <w:r w:rsidR="00F315D3">
          <w:rPr>
            <w:noProof/>
            <w:webHidden/>
          </w:rPr>
          <w:fldChar w:fldCharType="end"/>
        </w:r>
      </w:hyperlink>
    </w:p>
    <w:p w14:paraId="490C2328" w14:textId="313D33D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7" w:history="1">
        <w:r w:rsidR="00F315D3" w:rsidRPr="00B54F4C">
          <w:rPr>
            <w:rStyle w:val="Lienhypertexte"/>
            <w:noProof/>
          </w:rPr>
          <w:t>5.7.1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National Temporal Reference (NTR)</w:t>
        </w:r>
        <w:r w:rsidR="00F315D3">
          <w:rPr>
            <w:noProof/>
            <w:webHidden/>
          </w:rPr>
          <w:tab/>
        </w:r>
        <w:r w:rsidR="00F315D3">
          <w:rPr>
            <w:noProof/>
            <w:webHidden/>
          </w:rPr>
          <w:fldChar w:fldCharType="begin"/>
        </w:r>
        <w:r w:rsidR="00F315D3">
          <w:rPr>
            <w:noProof/>
            <w:webHidden/>
          </w:rPr>
          <w:instrText xml:space="preserve"> PAGEREF _Toc242708257 \h </w:instrText>
        </w:r>
        <w:r w:rsidR="00F315D3">
          <w:rPr>
            <w:noProof/>
            <w:webHidden/>
          </w:rPr>
        </w:r>
        <w:r w:rsidR="00F315D3">
          <w:rPr>
            <w:noProof/>
            <w:webHidden/>
          </w:rPr>
          <w:fldChar w:fldCharType="separate"/>
        </w:r>
        <w:r w:rsidR="00364D01">
          <w:rPr>
            <w:noProof/>
            <w:webHidden/>
          </w:rPr>
          <w:t>25</w:t>
        </w:r>
        <w:r w:rsidR="00F315D3">
          <w:rPr>
            <w:noProof/>
            <w:webHidden/>
          </w:rPr>
          <w:fldChar w:fldCharType="end"/>
        </w:r>
      </w:hyperlink>
    </w:p>
    <w:p w14:paraId="71AD907E" w14:textId="6F023726"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8" w:history="1">
        <w:r w:rsidR="00F315D3" w:rsidRPr="00B54F4C">
          <w:rPr>
            <w:rStyle w:val="Lienhypertexte"/>
            <w:noProof/>
          </w:rPr>
          <w:t>5.7.2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Local Meteorological Time Zone</w:t>
        </w:r>
        <w:r w:rsidR="00F315D3">
          <w:rPr>
            <w:noProof/>
            <w:webHidden/>
          </w:rPr>
          <w:tab/>
        </w:r>
        <w:r w:rsidR="00F315D3">
          <w:rPr>
            <w:noProof/>
            <w:webHidden/>
          </w:rPr>
          <w:fldChar w:fldCharType="begin"/>
        </w:r>
        <w:r w:rsidR="00F315D3">
          <w:rPr>
            <w:noProof/>
            <w:webHidden/>
          </w:rPr>
          <w:instrText xml:space="preserve"> PAGEREF _Toc242708258 \h </w:instrText>
        </w:r>
        <w:r w:rsidR="00F315D3">
          <w:rPr>
            <w:noProof/>
            <w:webHidden/>
          </w:rPr>
        </w:r>
        <w:r w:rsidR="00F315D3">
          <w:rPr>
            <w:noProof/>
            <w:webHidden/>
          </w:rPr>
          <w:fldChar w:fldCharType="separate"/>
        </w:r>
        <w:r w:rsidR="00364D01">
          <w:rPr>
            <w:noProof/>
            <w:webHidden/>
          </w:rPr>
          <w:t>25</w:t>
        </w:r>
        <w:r w:rsidR="00F315D3">
          <w:rPr>
            <w:noProof/>
            <w:webHidden/>
          </w:rPr>
          <w:fldChar w:fldCharType="end"/>
        </w:r>
      </w:hyperlink>
    </w:p>
    <w:p w14:paraId="2A8D1F3F" w14:textId="0C38A064"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59" w:history="1">
        <w:r w:rsidR="00F315D3" w:rsidRPr="00B54F4C">
          <w:rPr>
            <w:rStyle w:val="Lienhypertexte"/>
            <w:noProof/>
          </w:rPr>
          <w:t>5.7.3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Attribution Day</w:t>
        </w:r>
        <w:r w:rsidR="00F315D3">
          <w:rPr>
            <w:noProof/>
            <w:webHidden/>
          </w:rPr>
          <w:tab/>
        </w:r>
        <w:r w:rsidR="00F315D3">
          <w:rPr>
            <w:noProof/>
            <w:webHidden/>
          </w:rPr>
          <w:fldChar w:fldCharType="begin"/>
        </w:r>
        <w:r w:rsidR="00F315D3">
          <w:rPr>
            <w:noProof/>
            <w:webHidden/>
          </w:rPr>
          <w:instrText xml:space="preserve"> PAGEREF _Toc242708259 \h </w:instrText>
        </w:r>
        <w:r w:rsidR="00F315D3">
          <w:rPr>
            <w:noProof/>
            <w:webHidden/>
          </w:rPr>
        </w:r>
        <w:r w:rsidR="00F315D3">
          <w:rPr>
            <w:noProof/>
            <w:webHidden/>
          </w:rPr>
          <w:fldChar w:fldCharType="separate"/>
        </w:r>
        <w:r w:rsidR="00364D01">
          <w:rPr>
            <w:noProof/>
            <w:webHidden/>
          </w:rPr>
          <w:t>25</w:t>
        </w:r>
        <w:r w:rsidR="00F315D3">
          <w:rPr>
            <w:noProof/>
            <w:webHidden/>
          </w:rPr>
          <w:fldChar w:fldCharType="end"/>
        </w:r>
      </w:hyperlink>
    </w:p>
    <w:p w14:paraId="02F475E7" w14:textId="581474A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0" w:history="1">
        <w:r w:rsidR="00F315D3" w:rsidRPr="00B54F4C">
          <w:rPr>
            <w:rStyle w:val="Lienhypertexte"/>
            <w:noProof/>
          </w:rPr>
          <w:t>5.7.4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Time Period (Climatological Day)</w:t>
        </w:r>
        <w:r w:rsidR="00F315D3">
          <w:rPr>
            <w:noProof/>
            <w:webHidden/>
          </w:rPr>
          <w:tab/>
        </w:r>
        <w:r w:rsidR="00F315D3">
          <w:rPr>
            <w:noProof/>
            <w:webHidden/>
          </w:rPr>
          <w:fldChar w:fldCharType="begin"/>
        </w:r>
        <w:r w:rsidR="00F315D3">
          <w:rPr>
            <w:noProof/>
            <w:webHidden/>
          </w:rPr>
          <w:instrText xml:space="preserve"> PAGEREF _Toc242708260 \h </w:instrText>
        </w:r>
        <w:r w:rsidR="00F315D3">
          <w:rPr>
            <w:noProof/>
            <w:webHidden/>
          </w:rPr>
        </w:r>
        <w:r w:rsidR="00F315D3">
          <w:rPr>
            <w:noProof/>
            <w:webHidden/>
          </w:rPr>
          <w:fldChar w:fldCharType="separate"/>
        </w:r>
        <w:r w:rsidR="00364D01">
          <w:rPr>
            <w:noProof/>
            <w:webHidden/>
          </w:rPr>
          <w:t>26</w:t>
        </w:r>
        <w:r w:rsidR="00F315D3">
          <w:rPr>
            <w:noProof/>
            <w:webHidden/>
          </w:rPr>
          <w:fldChar w:fldCharType="end"/>
        </w:r>
      </w:hyperlink>
    </w:p>
    <w:p w14:paraId="775BD35D" w14:textId="4BC021D0"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1" w:history="1">
        <w:r w:rsidR="00F315D3" w:rsidRPr="00B54F4C">
          <w:rPr>
            <w:rStyle w:val="Lienhypertexte"/>
            <w:noProof/>
          </w:rPr>
          <w:t>5.7.5</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Observation Time</w:t>
        </w:r>
        <w:r w:rsidR="00F315D3">
          <w:rPr>
            <w:noProof/>
            <w:webHidden/>
          </w:rPr>
          <w:tab/>
        </w:r>
        <w:r w:rsidR="00F315D3">
          <w:rPr>
            <w:noProof/>
            <w:webHidden/>
          </w:rPr>
          <w:fldChar w:fldCharType="begin"/>
        </w:r>
        <w:r w:rsidR="00F315D3">
          <w:rPr>
            <w:noProof/>
            <w:webHidden/>
          </w:rPr>
          <w:instrText xml:space="preserve"> PAGEREF _Toc242708261 \h </w:instrText>
        </w:r>
        <w:r w:rsidR="00F315D3">
          <w:rPr>
            <w:noProof/>
            <w:webHidden/>
          </w:rPr>
        </w:r>
        <w:r w:rsidR="00F315D3">
          <w:rPr>
            <w:noProof/>
            <w:webHidden/>
          </w:rPr>
          <w:fldChar w:fldCharType="separate"/>
        </w:r>
        <w:r w:rsidR="00364D01">
          <w:rPr>
            <w:noProof/>
            <w:webHidden/>
          </w:rPr>
          <w:t>26</w:t>
        </w:r>
        <w:r w:rsidR="00F315D3">
          <w:rPr>
            <w:noProof/>
            <w:webHidden/>
          </w:rPr>
          <w:fldChar w:fldCharType="end"/>
        </w:r>
      </w:hyperlink>
    </w:p>
    <w:p w14:paraId="18C89CB0" w14:textId="73E0FD28"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2" w:history="1">
        <w:r w:rsidR="00F315D3" w:rsidRPr="00B54F4C">
          <w:rPr>
            <w:rStyle w:val="Lienhypertexte"/>
            <w:noProof/>
          </w:rPr>
          <w:t>5.7.6</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Relationship Between the Attribution Day and the Climatological Day</w:t>
        </w:r>
        <w:r w:rsidR="00F315D3">
          <w:rPr>
            <w:noProof/>
            <w:webHidden/>
          </w:rPr>
          <w:tab/>
        </w:r>
        <w:r w:rsidR="00F315D3">
          <w:rPr>
            <w:noProof/>
            <w:webHidden/>
          </w:rPr>
          <w:fldChar w:fldCharType="begin"/>
        </w:r>
        <w:r w:rsidR="00F315D3">
          <w:rPr>
            <w:noProof/>
            <w:webHidden/>
          </w:rPr>
          <w:instrText xml:space="preserve"> PAGEREF _Toc242708262 \h </w:instrText>
        </w:r>
        <w:r w:rsidR="00F315D3">
          <w:rPr>
            <w:noProof/>
            <w:webHidden/>
          </w:rPr>
        </w:r>
        <w:r w:rsidR="00F315D3">
          <w:rPr>
            <w:noProof/>
            <w:webHidden/>
          </w:rPr>
          <w:fldChar w:fldCharType="separate"/>
        </w:r>
        <w:r w:rsidR="00364D01">
          <w:rPr>
            <w:noProof/>
            <w:webHidden/>
          </w:rPr>
          <w:t>26</w:t>
        </w:r>
        <w:r w:rsidR="00F315D3">
          <w:rPr>
            <w:noProof/>
            <w:webHidden/>
          </w:rPr>
          <w:fldChar w:fldCharType="end"/>
        </w:r>
      </w:hyperlink>
    </w:p>
    <w:p w14:paraId="632FC6C1" w14:textId="1A83BC7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3" w:history="1">
        <w:r w:rsidR="00F315D3" w:rsidRPr="00B54F4C">
          <w:rPr>
            <w:rStyle w:val="Lienhypertexte"/>
            <w:noProof/>
          </w:rPr>
          <w:t>5.7.7</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Siting Classification</w:t>
        </w:r>
        <w:r w:rsidR="00F315D3">
          <w:rPr>
            <w:noProof/>
            <w:webHidden/>
          </w:rPr>
          <w:tab/>
        </w:r>
        <w:r w:rsidR="00F315D3">
          <w:rPr>
            <w:noProof/>
            <w:webHidden/>
          </w:rPr>
          <w:fldChar w:fldCharType="begin"/>
        </w:r>
        <w:r w:rsidR="00F315D3">
          <w:rPr>
            <w:noProof/>
            <w:webHidden/>
          </w:rPr>
          <w:instrText xml:space="preserve"> PAGEREF _Toc242708263 \h </w:instrText>
        </w:r>
        <w:r w:rsidR="00F315D3">
          <w:rPr>
            <w:noProof/>
            <w:webHidden/>
          </w:rPr>
        </w:r>
        <w:r w:rsidR="00F315D3">
          <w:rPr>
            <w:noProof/>
            <w:webHidden/>
          </w:rPr>
          <w:fldChar w:fldCharType="separate"/>
        </w:r>
        <w:r w:rsidR="00364D01">
          <w:rPr>
            <w:noProof/>
            <w:webHidden/>
          </w:rPr>
          <w:t>27</w:t>
        </w:r>
        <w:r w:rsidR="00F315D3">
          <w:rPr>
            <w:noProof/>
            <w:webHidden/>
          </w:rPr>
          <w:fldChar w:fldCharType="end"/>
        </w:r>
      </w:hyperlink>
    </w:p>
    <w:p w14:paraId="3AE8CA82" w14:textId="398C0DC0"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4" w:history="1">
        <w:r w:rsidR="00F315D3" w:rsidRPr="00B54F4C">
          <w:rPr>
            <w:rStyle w:val="Lienhypertexte"/>
            <w:noProof/>
          </w:rPr>
          <w:t>5.7.8</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Measurement Quality Classification</w:t>
        </w:r>
        <w:r w:rsidR="00F315D3">
          <w:rPr>
            <w:noProof/>
            <w:webHidden/>
          </w:rPr>
          <w:tab/>
        </w:r>
        <w:r w:rsidR="00F315D3">
          <w:rPr>
            <w:noProof/>
            <w:webHidden/>
          </w:rPr>
          <w:fldChar w:fldCharType="begin"/>
        </w:r>
        <w:r w:rsidR="00F315D3">
          <w:rPr>
            <w:noProof/>
            <w:webHidden/>
          </w:rPr>
          <w:instrText xml:space="preserve"> PAGEREF _Toc242708264 \h </w:instrText>
        </w:r>
        <w:r w:rsidR="00F315D3">
          <w:rPr>
            <w:noProof/>
            <w:webHidden/>
          </w:rPr>
        </w:r>
        <w:r w:rsidR="00F315D3">
          <w:rPr>
            <w:noProof/>
            <w:webHidden/>
          </w:rPr>
          <w:fldChar w:fldCharType="separate"/>
        </w:r>
        <w:r w:rsidR="00364D01">
          <w:rPr>
            <w:noProof/>
            <w:webHidden/>
          </w:rPr>
          <w:t>28</w:t>
        </w:r>
        <w:r w:rsidR="00F315D3">
          <w:rPr>
            <w:noProof/>
            <w:webHidden/>
          </w:rPr>
          <w:fldChar w:fldCharType="end"/>
        </w:r>
      </w:hyperlink>
    </w:p>
    <w:p w14:paraId="0FADA263" w14:textId="6B0A3174"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65" w:history="1">
        <w:r w:rsidR="00F315D3" w:rsidRPr="00B54F4C">
          <w:rPr>
            <w:rStyle w:val="Lienhypertexte"/>
            <w:noProof/>
          </w:rPr>
          <w:t>5.7.9</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Mean Temperature Calculation Method</w:t>
        </w:r>
        <w:r w:rsidR="00F315D3">
          <w:rPr>
            <w:noProof/>
            <w:webHidden/>
          </w:rPr>
          <w:tab/>
        </w:r>
        <w:r w:rsidR="00F315D3">
          <w:rPr>
            <w:noProof/>
            <w:webHidden/>
          </w:rPr>
          <w:fldChar w:fldCharType="begin"/>
        </w:r>
        <w:r w:rsidR="00F315D3">
          <w:rPr>
            <w:noProof/>
            <w:webHidden/>
          </w:rPr>
          <w:instrText xml:space="preserve"> PAGEREF _Toc242708265 \h </w:instrText>
        </w:r>
        <w:r w:rsidR="00F315D3">
          <w:rPr>
            <w:noProof/>
            <w:webHidden/>
          </w:rPr>
        </w:r>
        <w:r w:rsidR="00F315D3">
          <w:rPr>
            <w:noProof/>
            <w:webHidden/>
          </w:rPr>
          <w:fldChar w:fldCharType="separate"/>
        </w:r>
        <w:r w:rsidR="00364D01">
          <w:rPr>
            <w:noProof/>
            <w:webHidden/>
          </w:rPr>
          <w:t>28</w:t>
        </w:r>
        <w:r w:rsidR="00F315D3">
          <w:rPr>
            <w:noProof/>
            <w:webHidden/>
          </w:rPr>
          <w:fldChar w:fldCharType="end"/>
        </w:r>
      </w:hyperlink>
    </w:p>
    <w:p w14:paraId="133B7C8B" w14:textId="13F7A185"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66" w:history="1">
        <w:r w:rsidR="00F315D3" w:rsidRPr="00B54F4C">
          <w:rPr>
            <w:rStyle w:val="Lienhypertexte"/>
            <w:noProof/>
          </w:rPr>
          <w:t>5.7.9.1</w:t>
        </w:r>
        <w:r w:rsidR="00F315D3">
          <w:rPr>
            <w:rFonts w:eastAsiaTheme="minorEastAsia" w:cstheme="minorBidi"/>
            <w:noProof/>
            <w:kern w:val="0"/>
            <w:sz w:val="22"/>
            <w:szCs w:val="22"/>
            <w:lang w:val="fr-FR" w:eastAsia="fr-FR"/>
            <w14:ligatures w14:val="none"/>
          </w:rPr>
          <w:tab/>
        </w:r>
        <w:r w:rsidR="00F315D3" w:rsidRPr="00B54F4C">
          <w:rPr>
            <w:rStyle w:val="Lienhypertexte"/>
            <w:noProof/>
          </w:rPr>
          <w:t>How to handle missing data</w:t>
        </w:r>
        <w:r w:rsidR="00F315D3">
          <w:rPr>
            <w:noProof/>
            <w:webHidden/>
          </w:rPr>
          <w:tab/>
        </w:r>
        <w:r w:rsidR="00F315D3">
          <w:rPr>
            <w:noProof/>
            <w:webHidden/>
          </w:rPr>
          <w:fldChar w:fldCharType="begin"/>
        </w:r>
        <w:r w:rsidR="00F315D3">
          <w:rPr>
            <w:noProof/>
            <w:webHidden/>
          </w:rPr>
          <w:instrText xml:space="preserve"> PAGEREF _Toc242708266 \h </w:instrText>
        </w:r>
        <w:r w:rsidR="00F315D3">
          <w:rPr>
            <w:noProof/>
            <w:webHidden/>
          </w:rPr>
        </w:r>
        <w:r w:rsidR="00F315D3">
          <w:rPr>
            <w:noProof/>
            <w:webHidden/>
          </w:rPr>
          <w:fldChar w:fldCharType="separate"/>
        </w:r>
        <w:r w:rsidR="00364D01">
          <w:rPr>
            <w:noProof/>
            <w:webHidden/>
          </w:rPr>
          <w:t>30</w:t>
        </w:r>
        <w:r w:rsidR="00F315D3">
          <w:rPr>
            <w:noProof/>
            <w:webHidden/>
          </w:rPr>
          <w:fldChar w:fldCharType="end"/>
        </w:r>
      </w:hyperlink>
    </w:p>
    <w:p w14:paraId="6C25AC65" w14:textId="6DBA3D75" w:rsidR="00F315D3" w:rsidRDefault="003141D3">
      <w:pPr>
        <w:pStyle w:val="TM5"/>
        <w:tabs>
          <w:tab w:val="left" w:pos="1760"/>
          <w:tab w:val="right" w:leader="dot" w:pos="9600"/>
        </w:tabs>
        <w:rPr>
          <w:rFonts w:eastAsiaTheme="minorEastAsia" w:cstheme="minorBidi"/>
          <w:noProof/>
          <w:kern w:val="0"/>
          <w:sz w:val="22"/>
          <w:szCs w:val="22"/>
          <w:lang w:val="fr-FR" w:eastAsia="fr-FR"/>
          <w14:ligatures w14:val="none"/>
        </w:rPr>
      </w:pPr>
      <w:hyperlink w:anchor="_Toc242708267" w:history="1">
        <w:r w:rsidR="00F315D3" w:rsidRPr="00B54F4C">
          <w:rPr>
            <w:rStyle w:val="Lienhypertexte"/>
            <w:noProof/>
          </w:rPr>
          <w:t>5.7.9.1.1</w:t>
        </w:r>
        <w:r w:rsidR="00F315D3">
          <w:rPr>
            <w:rFonts w:eastAsiaTheme="minorEastAsia" w:cstheme="minorBidi"/>
            <w:noProof/>
            <w:kern w:val="0"/>
            <w:sz w:val="22"/>
            <w:szCs w:val="22"/>
            <w:lang w:val="fr-FR" w:eastAsia="fr-FR"/>
            <w14:ligatures w14:val="none"/>
          </w:rPr>
          <w:tab/>
        </w:r>
        <w:r w:rsidR="00F315D3" w:rsidRPr="00B54F4C">
          <w:rPr>
            <w:rStyle w:val="Lienhypertexte"/>
            <w:noProof/>
          </w:rPr>
          <w:t>Daily mean from 1 440 one-minute observations</w:t>
        </w:r>
        <w:r w:rsidR="00F315D3">
          <w:rPr>
            <w:noProof/>
            <w:webHidden/>
          </w:rPr>
          <w:tab/>
        </w:r>
        <w:r w:rsidR="00F315D3">
          <w:rPr>
            <w:noProof/>
            <w:webHidden/>
          </w:rPr>
          <w:fldChar w:fldCharType="begin"/>
        </w:r>
        <w:r w:rsidR="00F315D3">
          <w:rPr>
            <w:noProof/>
            <w:webHidden/>
          </w:rPr>
          <w:instrText xml:space="preserve"> PAGEREF _Toc242708267 \h </w:instrText>
        </w:r>
        <w:r w:rsidR="00F315D3">
          <w:rPr>
            <w:noProof/>
            <w:webHidden/>
          </w:rPr>
        </w:r>
        <w:r w:rsidR="00F315D3">
          <w:rPr>
            <w:noProof/>
            <w:webHidden/>
          </w:rPr>
          <w:fldChar w:fldCharType="separate"/>
        </w:r>
        <w:r w:rsidR="00364D01">
          <w:rPr>
            <w:noProof/>
            <w:webHidden/>
          </w:rPr>
          <w:t>30</w:t>
        </w:r>
        <w:r w:rsidR="00F315D3">
          <w:rPr>
            <w:noProof/>
            <w:webHidden/>
          </w:rPr>
          <w:fldChar w:fldCharType="end"/>
        </w:r>
      </w:hyperlink>
    </w:p>
    <w:p w14:paraId="7C539EF7" w14:textId="25F03732" w:rsidR="00F315D3" w:rsidRDefault="003141D3">
      <w:pPr>
        <w:pStyle w:val="TM5"/>
        <w:tabs>
          <w:tab w:val="left" w:pos="1760"/>
          <w:tab w:val="right" w:leader="dot" w:pos="9600"/>
        </w:tabs>
        <w:rPr>
          <w:rFonts w:eastAsiaTheme="minorEastAsia" w:cstheme="minorBidi"/>
          <w:noProof/>
          <w:kern w:val="0"/>
          <w:sz w:val="22"/>
          <w:szCs w:val="22"/>
          <w:lang w:val="fr-FR" w:eastAsia="fr-FR"/>
          <w14:ligatures w14:val="none"/>
        </w:rPr>
      </w:pPr>
      <w:hyperlink w:anchor="_Toc242708268" w:history="1">
        <w:r w:rsidR="00F315D3" w:rsidRPr="00B54F4C">
          <w:rPr>
            <w:rStyle w:val="Lienhypertexte"/>
            <w:noProof/>
          </w:rPr>
          <w:t>5.7.9.1.2</w:t>
        </w:r>
        <w:r w:rsidR="00F315D3">
          <w:rPr>
            <w:rFonts w:eastAsiaTheme="minorEastAsia" w:cstheme="minorBidi"/>
            <w:noProof/>
            <w:kern w:val="0"/>
            <w:sz w:val="22"/>
            <w:szCs w:val="22"/>
            <w:lang w:val="fr-FR" w:eastAsia="fr-FR"/>
            <w14:ligatures w14:val="none"/>
          </w:rPr>
          <w:tab/>
        </w:r>
        <w:r w:rsidR="00F315D3" w:rsidRPr="00B54F4C">
          <w:rPr>
            <w:rStyle w:val="Lienhypertexte"/>
            <w:noProof/>
          </w:rPr>
          <w:t>Daily mean from 24 hourly observations</w:t>
        </w:r>
        <w:r w:rsidR="00F315D3">
          <w:rPr>
            <w:noProof/>
            <w:webHidden/>
          </w:rPr>
          <w:tab/>
        </w:r>
        <w:r w:rsidR="00F315D3">
          <w:rPr>
            <w:noProof/>
            <w:webHidden/>
          </w:rPr>
          <w:fldChar w:fldCharType="begin"/>
        </w:r>
        <w:r w:rsidR="00F315D3">
          <w:rPr>
            <w:noProof/>
            <w:webHidden/>
          </w:rPr>
          <w:instrText xml:space="preserve"> PAGEREF _Toc242708268 \h </w:instrText>
        </w:r>
        <w:r w:rsidR="00F315D3">
          <w:rPr>
            <w:noProof/>
            <w:webHidden/>
          </w:rPr>
        </w:r>
        <w:r w:rsidR="00F315D3">
          <w:rPr>
            <w:noProof/>
            <w:webHidden/>
          </w:rPr>
          <w:fldChar w:fldCharType="separate"/>
        </w:r>
        <w:r w:rsidR="00364D01">
          <w:rPr>
            <w:noProof/>
            <w:webHidden/>
          </w:rPr>
          <w:t>30</w:t>
        </w:r>
        <w:r w:rsidR="00F315D3">
          <w:rPr>
            <w:noProof/>
            <w:webHidden/>
          </w:rPr>
          <w:fldChar w:fldCharType="end"/>
        </w:r>
      </w:hyperlink>
    </w:p>
    <w:p w14:paraId="2F0668BC" w14:textId="1DDD2B65" w:rsidR="00F315D3" w:rsidRDefault="003141D3">
      <w:pPr>
        <w:pStyle w:val="TM5"/>
        <w:tabs>
          <w:tab w:val="left" w:pos="1760"/>
          <w:tab w:val="right" w:leader="dot" w:pos="9600"/>
        </w:tabs>
        <w:rPr>
          <w:rFonts w:eastAsiaTheme="minorEastAsia" w:cstheme="minorBidi"/>
          <w:noProof/>
          <w:kern w:val="0"/>
          <w:sz w:val="22"/>
          <w:szCs w:val="22"/>
          <w:lang w:val="fr-FR" w:eastAsia="fr-FR"/>
          <w14:ligatures w14:val="none"/>
        </w:rPr>
      </w:pPr>
      <w:hyperlink w:anchor="_Toc242708269" w:history="1">
        <w:r w:rsidR="00F315D3" w:rsidRPr="00B54F4C">
          <w:rPr>
            <w:rStyle w:val="Lienhypertexte"/>
            <w:noProof/>
            <w:lang w:val="en-US" w:eastAsia="fr-FR"/>
          </w:rPr>
          <w:t>5.7.9.1.3</w:t>
        </w:r>
        <w:r w:rsidR="00F315D3">
          <w:rPr>
            <w:rFonts w:eastAsiaTheme="minorEastAsia" w:cstheme="minorBidi"/>
            <w:noProof/>
            <w:kern w:val="0"/>
            <w:sz w:val="22"/>
            <w:szCs w:val="22"/>
            <w:lang w:val="fr-FR" w:eastAsia="fr-FR"/>
            <w14:ligatures w14:val="none"/>
          </w:rPr>
          <w:tab/>
        </w:r>
        <w:r w:rsidR="00F315D3" w:rsidRPr="00B54F4C">
          <w:rPr>
            <w:rStyle w:val="Lienhypertexte"/>
            <w:noProof/>
            <w:lang w:val="en-US" w:eastAsia="fr-FR"/>
          </w:rPr>
          <w:t>Daily mean from eight three-hourly observations</w:t>
        </w:r>
        <w:r w:rsidR="00F315D3">
          <w:rPr>
            <w:noProof/>
            <w:webHidden/>
          </w:rPr>
          <w:tab/>
        </w:r>
        <w:r w:rsidR="00F315D3">
          <w:rPr>
            <w:noProof/>
            <w:webHidden/>
          </w:rPr>
          <w:fldChar w:fldCharType="begin"/>
        </w:r>
        <w:r w:rsidR="00F315D3">
          <w:rPr>
            <w:noProof/>
            <w:webHidden/>
          </w:rPr>
          <w:instrText xml:space="preserve"> PAGEREF _Toc242708269 \h </w:instrText>
        </w:r>
        <w:r w:rsidR="00F315D3">
          <w:rPr>
            <w:noProof/>
            <w:webHidden/>
          </w:rPr>
        </w:r>
        <w:r w:rsidR="00F315D3">
          <w:rPr>
            <w:noProof/>
            <w:webHidden/>
          </w:rPr>
          <w:fldChar w:fldCharType="separate"/>
        </w:r>
        <w:r w:rsidR="00364D01">
          <w:rPr>
            <w:noProof/>
            <w:webHidden/>
          </w:rPr>
          <w:t>31</w:t>
        </w:r>
        <w:r w:rsidR="00F315D3">
          <w:rPr>
            <w:noProof/>
            <w:webHidden/>
          </w:rPr>
          <w:fldChar w:fldCharType="end"/>
        </w:r>
      </w:hyperlink>
    </w:p>
    <w:p w14:paraId="23ECC9A4" w14:textId="6B252D12" w:rsidR="00F315D3" w:rsidRDefault="003141D3">
      <w:pPr>
        <w:pStyle w:val="TM5"/>
        <w:tabs>
          <w:tab w:val="left" w:pos="1760"/>
          <w:tab w:val="right" w:leader="dot" w:pos="9600"/>
        </w:tabs>
        <w:rPr>
          <w:rFonts w:eastAsiaTheme="minorEastAsia" w:cstheme="minorBidi"/>
          <w:noProof/>
          <w:kern w:val="0"/>
          <w:sz w:val="22"/>
          <w:szCs w:val="22"/>
          <w:lang w:val="fr-FR" w:eastAsia="fr-FR"/>
          <w14:ligatures w14:val="none"/>
        </w:rPr>
      </w:pPr>
      <w:hyperlink w:anchor="_Toc242708270" w:history="1">
        <w:r w:rsidR="00F315D3" w:rsidRPr="00B54F4C">
          <w:rPr>
            <w:rStyle w:val="Lienhypertexte"/>
            <w:noProof/>
          </w:rPr>
          <w:t>5.7.9.1.4</w:t>
        </w:r>
        <w:r w:rsidR="00F315D3">
          <w:rPr>
            <w:rFonts w:eastAsiaTheme="minorEastAsia" w:cstheme="minorBidi"/>
            <w:noProof/>
            <w:kern w:val="0"/>
            <w:sz w:val="22"/>
            <w:szCs w:val="22"/>
            <w:lang w:val="fr-FR" w:eastAsia="fr-FR"/>
            <w14:ligatures w14:val="none"/>
          </w:rPr>
          <w:tab/>
        </w:r>
        <w:r w:rsidR="00F315D3" w:rsidRPr="00B54F4C">
          <w:rPr>
            <w:rStyle w:val="Lienhypertexte"/>
            <w:noProof/>
          </w:rPr>
          <w:t>Daily mean from four six-hourly observations</w:t>
        </w:r>
        <w:r w:rsidR="00F315D3">
          <w:rPr>
            <w:noProof/>
            <w:webHidden/>
          </w:rPr>
          <w:tab/>
        </w:r>
        <w:r w:rsidR="00F315D3">
          <w:rPr>
            <w:noProof/>
            <w:webHidden/>
          </w:rPr>
          <w:fldChar w:fldCharType="begin"/>
        </w:r>
        <w:r w:rsidR="00F315D3">
          <w:rPr>
            <w:noProof/>
            <w:webHidden/>
          </w:rPr>
          <w:instrText xml:space="preserve"> PAGEREF _Toc242708270 \h </w:instrText>
        </w:r>
        <w:r w:rsidR="00F315D3">
          <w:rPr>
            <w:noProof/>
            <w:webHidden/>
          </w:rPr>
        </w:r>
        <w:r w:rsidR="00F315D3">
          <w:rPr>
            <w:noProof/>
            <w:webHidden/>
          </w:rPr>
          <w:fldChar w:fldCharType="separate"/>
        </w:r>
        <w:r w:rsidR="00364D01">
          <w:rPr>
            <w:noProof/>
            <w:webHidden/>
          </w:rPr>
          <w:t>31</w:t>
        </w:r>
        <w:r w:rsidR="00F315D3">
          <w:rPr>
            <w:noProof/>
            <w:webHidden/>
          </w:rPr>
          <w:fldChar w:fldCharType="end"/>
        </w:r>
      </w:hyperlink>
    </w:p>
    <w:p w14:paraId="4E006E25" w14:textId="64A1E405" w:rsidR="00F315D3" w:rsidRDefault="003141D3">
      <w:pPr>
        <w:pStyle w:val="TM5"/>
        <w:tabs>
          <w:tab w:val="left" w:pos="1760"/>
          <w:tab w:val="right" w:leader="dot" w:pos="9600"/>
        </w:tabs>
        <w:rPr>
          <w:rFonts w:eastAsiaTheme="minorEastAsia" w:cstheme="minorBidi"/>
          <w:noProof/>
          <w:kern w:val="0"/>
          <w:sz w:val="22"/>
          <w:szCs w:val="22"/>
          <w:lang w:val="fr-FR" w:eastAsia="fr-FR"/>
          <w14:ligatures w14:val="none"/>
        </w:rPr>
      </w:pPr>
      <w:hyperlink w:anchor="_Toc242708271" w:history="1">
        <w:r w:rsidR="00F315D3" w:rsidRPr="00B54F4C">
          <w:rPr>
            <w:rStyle w:val="Lienhypertexte"/>
            <w:noProof/>
          </w:rPr>
          <w:t>5.7.9.1.5</w:t>
        </w:r>
        <w:r w:rsidR="00F315D3">
          <w:rPr>
            <w:rFonts w:eastAsiaTheme="minorEastAsia" w:cstheme="minorBidi"/>
            <w:noProof/>
            <w:kern w:val="0"/>
            <w:sz w:val="22"/>
            <w:szCs w:val="22"/>
            <w:lang w:val="fr-FR" w:eastAsia="fr-FR"/>
            <w14:ligatures w14:val="none"/>
          </w:rPr>
          <w:tab/>
        </w:r>
        <w:r w:rsidR="00F315D3" w:rsidRPr="00B54F4C">
          <w:rPr>
            <w:rStyle w:val="Lienhypertexte"/>
            <w:noProof/>
          </w:rPr>
          <w:t>Summary of illustrative criteria</w:t>
        </w:r>
        <w:r w:rsidR="00F315D3">
          <w:rPr>
            <w:noProof/>
            <w:webHidden/>
          </w:rPr>
          <w:tab/>
        </w:r>
        <w:r w:rsidR="00F315D3">
          <w:rPr>
            <w:noProof/>
            <w:webHidden/>
          </w:rPr>
          <w:fldChar w:fldCharType="begin"/>
        </w:r>
        <w:r w:rsidR="00F315D3">
          <w:rPr>
            <w:noProof/>
            <w:webHidden/>
          </w:rPr>
          <w:instrText xml:space="preserve"> PAGEREF _Toc242708271 \h </w:instrText>
        </w:r>
        <w:r w:rsidR="00F315D3">
          <w:rPr>
            <w:noProof/>
            <w:webHidden/>
          </w:rPr>
        </w:r>
        <w:r w:rsidR="00F315D3">
          <w:rPr>
            <w:noProof/>
            <w:webHidden/>
          </w:rPr>
          <w:fldChar w:fldCharType="separate"/>
        </w:r>
        <w:r w:rsidR="00364D01">
          <w:rPr>
            <w:noProof/>
            <w:webHidden/>
          </w:rPr>
          <w:t>31</w:t>
        </w:r>
        <w:r w:rsidR="00F315D3">
          <w:rPr>
            <w:noProof/>
            <w:webHidden/>
          </w:rPr>
          <w:fldChar w:fldCharType="end"/>
        </w:r>
      </w:hyperlink>
    </w:p>
    <w:p w14:paraId="018E6BEB" w14:textId="1ABD9ADE"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72" w:history="1">
        <w:r w:rsidR="00F315D3" w:rsidRPr="00B54F4C">
          <w:rPr>
            <w:rStyle w:val="Lienhypertexte"/>
            <w:rFonts w:eastAsia="Times New Roman"/>
            <w:noProof/>
            <w:lang w:val="en-US" w:eastAsia="fr-FR"/>
          </w:rPr>
          <w:t>5.8</w:t>
        </w:r>
        <w:r w:rsidR="00F315D3">
          <w:rPr>
            <w:rFonts w:eastAsiaTheme="minorEastAsia" w:cstheme="minorBidi"/>
            <w:smallCaps w:val="0"/>
            <w:noProof/>
            <w:kern w:val="0"/>
            <w:sz w:val="22"/>
            <w:szCs w:val="22"/>
            <w:lang w:val="fr-FR" w:eastAsia="fr-FR"/>
            <w14:ligatures w14:val="none"/>
          </w:rPr>
          <w:tab/>
        </w:r>
        <w:r w:rsidR="00F315D3" w:rsidRPr="00B54F4C">
          <w:rPr>
            <w:rStyle w:val="Lienhypertexte"/>
            <w:rFonts w:eastAsia="Times New Roman"/>
            <w:noProof/>
            <w:lang w:val="en-US" w:eastAsia="fr-FR"/>
          </w:rPr>
          <w:t>Quality Information</w:t>
        </w:r>
        <w:r w:rsidR="00F315D3">
          <w:rPr>
            <w:noProof/>
            <w:webHidden/>
          </w:rPr>
          <w:tab/>
        </w:r>
        <w:r w:rsidR="00F315D3">
          <w:rPr>
            <w:noProof/>
            <w:webHidden/>
          </w:rPr>
          <w:fldChar w:fldCharType="begin"/>
        </w:r>
        <w:r w:rsidR="00F315D3">
          <w:rPr>
            <w:noProof/>
            <w:webHidden/>
          </w:rPr>
          <w:instrText xml:space="preserve"> PAGEREF _Toc242708272 \h </w:instrText>
        </w:r>
        <w:r w:rsidR="00F315D3">
          <w:rPr>
            <w:noProof/>
            <w:webHidden/>
          </w:rPr>
        </w:r>
        <w:r w:rsidR="00F315D3">
          <w:rPr>
            <w:noProof/>
            <w:webHidden/>
          </w:rPr>
          <w:fldChar w:fldCharType="separate"/>
        </w:r>
        <w:r w:rsidR="00364D01">
          <w:rPr>
            <w:noProof/>
            <w:webHidden/>
          </w:rPr>
          <w:t>32</w:t>
        </w:r>
        <w:r w:rsidR="00F315D3">
          <w:rPr>
            <w:noProof/>
            <w:webHidden/>
          </w:rPr>
          <w:fldChar w:fldCharType="end"/>
        </w:r>
      </w:hyperlink>
    </w:p>
    <w:p w14:paraId="4FCECE1E" w14:textId="2D557D1A"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73" w:history="1">
        <w:r w:rsidR="00F315D3" w:rsidRPr="00B54F4C">
          <w:rPr>
            <w:rStyle w:val="Lienhypertexte"/>
            <w:noProof/>
          </w:rPr>
          <w:t>5.8.1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Quality Control (QC) and Validation</w:t>
        </w:r>
        <w:r w:rsidR="00F315D3">
          <w:rPr>
            <w:noProof/>
            <w:webHidden/>
          </w:rPr>
          <w:tab/>
        </w:r>
        <w:r w:rsidR="00F315D3">
          <w:rPr>
            <w:noProof/>
            <w:webHidden/>
          </w:rPr>
          <w:fldChar w:fldCharType="begin"/>
        </w:r>
        <w:r w:rsidR="00F315D3">
          <w:rPr>
            <w:noProof/>
            <w:webHidden/>
          </w:rPr>
          <w:instrText xml:space="preserve"> PAGEREF _Toc242708273 \h </w:instrText>
        </w:r>
        <w:r w:rsidR="00F315D3">
          <w:rPr>
            <w:noProof/>
            <w:webHidden/>
          </w:rPr>
        </w:r>
        <w:r w:rsidR="00F315D3">
          <w:rPr>
            <w:noProof/>
            <w:webHidden/>
          </w:rPr>
          <w:fldChar w:fldCharType="separate"/>
        </w:r>
        <w:r w:rsidR="00364D01">
          <w:rPr>
            <w:noProof/>
            <w:webHidden/>
          </w:rPr>
          <w:t>32</w:t>
        </w:r>
        <w:r w:rsidR="00F315D3">
          <w:rPr>
            <w:noProof/>
            <w:webHidden/>
          </w:rPr>
          <w:fldChar w:fldCharType="end"/>
        </w:r>
      </w:hyperlink>
    </w:p>
    <w:p w14:paraId="4BC63422" w14:textId="6021018B"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74" w:history="1">
        <w:r w:rsidR="00F315D3" w:rsidRPr="00B54F4C">
          <w:rPr>
            <w:rStyle w:val="Lienhypertexte"/>
            <w:noProof/>
          </w:rPr>
          <w:t>5.8.2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Assigning QC flags</w:t>
        </w:r>
        <w:r w:rsidR="00F315D3">
          <w:rPr>
            <w:noProof/>
            <w:webHidden/>
          </w:rPr>
          <w:tab/>
        </w:r>
        <w:r w:rsidR="00F315D3">
          <w:rPr>
            <w:noProof/>
            <w:webHidden/>
          </w:rPr>
          <w:fldChar w:fldCharType="begin"/>
        </w:r>
        <w:r w:rsidR="00F315D3">
          <w:rPr>
            <w:noProof/>
            <w:webHidden/>
          </w:rPr>
          <w:instrText xml:space="preserve"> PAGEREF _Toc242708274 \h </w:instrText>
        </w:r>
        <w:r w:rsidR="00F315D3">
          <w:rPr>
            <w:noProof/>
            <w:webHidden/>
          </w:rPr>
        </w:r>
        <w:r w:rsidR="00F315D3">
          <w:rPr>
            <w:noProof/>
            <w:webHidden/>
          </w:rPr>
          <w:fldChar w:fldCharType="separate"/>
        </w:r>
        <w:r w:rsidR="00364D01">
          <w:rPr>
            <w:noProof/>
            <w:webHidden/>
          </w:rPr>
          <w:t>32</w:t>
        </w:r>
        <w:r w:rsidR="00F315D3">
          <w:rPr>
            <w:noProof/>
            <w:webHidden/>
          </w:rPr>
          <w:fldChar w:fldCharType="end"/>
        </w:r>
      </w:hyperlink>
    </w:p>
    <w:p w14:paraId="0DCADC7D" w14:textId="0C9CF63F"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75" w:history="1">
        <w:r w:rsidR="00F315D3" w:rsidRPr="00B54F4C">
          <w:rPr>
            <w:rStyle w:val="Lienhypertexte"/>
            <w:rFonts w:eastAsia="Times New Roman"/>
            <w:noProof/>
            <w:lang w:eastAsia="fr-FR"/>
          </w:rPr>
          <w:t>5.8.3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rFonts w:eastAsia="Times New Roman"/>
            <w:noProof/>
            <w:lang w:eastAsia="fr-FR"/>
          </w:rPr>
          <w:t>Representation of Quality Information and QC Flags</w:t>
        </w:r>
        <w:r w:rsidR="00F315D3">
          <w:rPr>
            <w:noProof/>
            <w:webHidden/>
          </w:rPr>
          <w:tab/>
        </w:r>
        <w:r w:rsidR="00F315D3">
          <w:rPr>
            <w:noProof/>
            <w:webHidden/>
          </w:rPr>
          <w:fldChar w:fldCharType="begin"/>
        </w:r>
        <w:r w:rsidR="00F315D3">
          <w:rPr>
            <w:noProof/>
            <w:webHidden/>
          </w:rPr>
          <w:instrText xml:space="preserve"> PAGEREF _Toc242708275 \h </w:instrText>
        </w:r>
        <w:r w:rsidR="00F315D3">
          <w:rPr>
            <w:noProof/>
            <w:webHidden/>
          </w:rPr>
        </w:r>
        <w:r w:rsidR="00F315D3">
          <w:rPr>
            <w:noProof/>
            <w:webHidden/>
          </w:rPr>
          <w:fldChar w:fldCharType="separate"/>
        </w:r>
        <w:r w:rsidR="00364D01">
          <w:rPr>
            <w:noProof/>
            <w:webHidden/>
          </w:rPr>
          <w:t>33</w:t>
        </w:r>
        <w:r w:rsidR="00F315D3">
          <w:rPr>
            <w:noProof/>
            <w:webHidden/>
          </w:rPr>
          <w:fldChar w:fldCharType="end"/>
        </w:r>
      </w:hyperlink>
    </w:p>
    <w:p w14:paraId="3A795C9C" w14:textId="0DE600A2"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76" w:history="1">
        <w:r w:rsidR="00F315D3" w:rsidRPr="00B54F4C">
          <w:rPr>
            <w:rStyle w:val="Lienhypertexte"/>
            <w:noProof/>
          </w:rPr>
          <w:t>5.8.3.1</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checked and declared "Good"</w:t>
        </w:r>
        <w:r w:rsidR="00F315D3">
          <w:rPr>
            <w:noProof/>
            <w:webHidden/>
          </w:rPr>
          <w:tab/>
        </w:r>
        <w:r w:rsidR="00F315D3">
          <w:rPr>
            <w:noProof/>
            <w:webHidden/>
          </w:rPr>
          <w:fldChar w:fldCharType="begin"/>
        </w:r>
        <w:r w:rsidR="00F315D3">
          <w:rPr>
            <w:noProof/>
            <w:webHidden/>
          </w:rPr>
          <w:instrText xml:space="preserve"> PAGEREF _Toc242708276 \h </w:instrText>
        </w:r>
        <w:r w:rsidR="00F315D3">
          <w:rPr>
            <w:noProof/>
            <w:webHidden/>
          </w:rPr>
        </w:r>
        <w:r w:rsidR="00F315D3">
          <w:rPr>
            <w:noProof/>
            <w:webHidden/>
          </w:rPr>
          <w:fldChar w:fldCharType="separate"/>
        </w:r>
        <w:r w:rsidR="00364D01">
          <w:rPr>
            <w:noProof/>
            <w:webHidden/>
          </w:rPr>
          <w:t>33</w:t>
        </w:r>
        <w:r w:rsidR="00F315D3">
          <w:rPr>
            <w:noProof/>
            <w:webHidden/>
          </w:rPr>
          <w:fldChar w:fldCharType="end"/>
        </w:r>
      </w:hyperlink>
    </w:p>
    <w:p w14:paraId="5CE2A529" w14:textId="2DE3A70C"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77" w:history="1">
        <w:r w:rsidR="00F315D3" w:rsidRPr="00B54F4C">
          <w:rPr>
            <w:rStyle w:val="Lienhypertexte"/>
            <w:noProof/>
          </w:rPr>
          <w:t>5.8.3.2</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checked and declared "Suspect"</w:t>
        </w:r>
        <w:r w:rsidR="00F315D3">
          <w:rPr>
            <w:noProof/>
            <w:webHidden/>
          </w:rPr>
          <w:tab/>
        </w:r>
        <w:r w:rsidR="00F315D3">
          <w:rPr>
            <w:noProof/>
            <w:webHidden/>
          </w:rPr>
          <w:fldChar w:fldCharType="begin"/>
        </w:r>
        <w:r w:rsidR="00F315D3">
          <w:rPr>
            <w:noProof/>
            <w:webHidden/>
          </w:rPr>
          <w:instrText xml:space="preserve"> PAGEREF _Toc242708277 \h </w:instrText>
        </w:r>
        <w:r w:rsidR="00F315D3">
          <w:rPr>
            <w:noProof/>
            <w:webHidden/>
          </w:rPr>
        </w:r>
        <w:r w:rsidR="00F315D3">
          <w:rPr>
            <w:noProof/>
            <w:webHidden/>
          </w:rPr>
          <w:fldChar w:fldCharType="separate"/>
        </w:r>
        <w:r w:rsidR="00364D01">
          <w:rPr>
            <w:noProof/>
            <w:webHidden/>
          </w:rPr>
          <w:t>34</w:t>
        </w:r>
        <w:r w:rsidR="00F315D3">
          <w:rPr>
            <w:noProof/>
            <w:webHidden/>
          </w:rPr>
          <w:fldChar w:fldCharType="end"/>
        </w:r>
      </w:hyperlink>
    </w:p>
    <w:p w14:paraId="7DE70396" w14:textId="4F981D40"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78" w:history="1">
        <w:r w:rsidR="00F315D3" w:rsidRPr="00B54F4C">
          <w:rPr>
            <w:rStyle w:val="Lienhypertexte"/>
            <w:noProof/>
          </w:rPr>
          <w:t>5.8.3.3</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checked and declared "Aggregated"</w:t>
        </w:r>
        <w:r w:rsidR="00F315D3">
          <w:rPr>
            <w:noProof/>
            <w:webHidden/>
          </w:rPr>
          <w:tab/>
        </w:r>
        <w:r w:rsidR="00F315D3">
          <w:rPr>
            <w:noProof/>
            <w:webHidden/>
          </w:rPr>
          <w:fldChar w:fldCharType="begin"/>
        </w:r>
        <w:r w:rsidR="00F315D3">
          <w:rPr>
            <w:noProof/>
            <w:webHidden/>
          </w:rPr>
          <w:instrText xml:space="preserve"> PAGEREF _Toc242708278 \h </w:instrText>
        </w:r>
        <w:r w:rsidR="00F315D3">
          <w:rPr>
            <w:noProof/>
            <w:webHidden/>
          </w:rPr>
        </w:r>
        <w:r w:rsidR="00F315D3">
          <w:rPr>
            <w:noProof/>
            <w:webHidden/>
          </w:rPr>
          <w:fldChar w:fldCharType="separate"/>
        </w:r>
        <w:r w:rsidR="00364D01">
          <w:rPr>
            <w:noProof/>
            <w:webHidden/>
          </w:rPr>
          <w:t>34</w:t>
        </w:r>
        <w:r w:rsidR="00F315D3">
          <w:rPr>
            <w:noProof/>
            <w:webHidden/>
          </w:rPr>
          <w:fldChar w:fldCharType="end"/>
        </w:r>
      </w:hyperlink>
    </w:p>
    <w:p w14:paraId="22818EB3" w14:textId="361A12ED"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79" w:history="1">
        <w:r w:rsidR="00F315D3" w:rsidRPr="00B54F4C">
          <w:rPr>
            <w:rStyle w:val="Lienhypertexte"/>
            <w:noProof/>
          </w:rPr>
          <w:t>5.8.3.4</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checked and declared "Out of instrument range / Instrument failure"</w:t>
        </w:r>
        <w:r w:rsidR="00F315D3">
          <w:rPr>
            <w:noProof/>
            <w:webHidden/>
          </w:rPr>
          <w:tab/>
        </w:r>
        <w:r w:rsidR="00F315D3">
          <w:rPr>
            <w:noProof/>
            <w:webHidden/>
          </w:rPr>
          <w:fldChar w:fldCharType="begin"/>
        </w:r>
        <w:r w:rsidR="00F315D3">
          <w:rPr>
            <w:noProof/>
            <w:webHidden/>
          </w:rPr>
          <w:instrText xml:space="preserve"> PAGEREF _Toc242708279 \h </w:instrText>
        </w:r>
        <w:r w:rsidR="00F315D3">
          <w:rPr>
            <w:noProof/>
            <w:webHidden/>
          </w:rPr>
        </w:r>
        <w:r w:rsidR="00F315D3">
          <w:rPr>
            <w:noProof/>
            <w:webHidden/>
          </w:rPr>
          <w:fldChar w:fldCharType="separate"/>
        </w:r>
        <w:r w:rsidR="00364D01">
          <w:rPr>
            <w:noProof/>
            <w:webHidden/>
          </w:rPr>
          <w:t>34</w:t>
        </w:r>
        <w:r w:rsidR="00F315D3">
          <w:rPr>
            <w:noProof/>
            <w:webHidden/>
          </w:rPr>
          <w:fldChar w:fldCharType="end"/>
        </w:r>
      </w:hyperlink>
    </w:p>
    <w:p w14:paraId="5F4C3095" w14:textId="4DEE9AEA"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0" w:history="1">
        <w:r w:rsidR="00F315D3" w:rsidRPr="00B54F4C">
          <w:rPr>
            <w:rStyle w:val="Lienhypertexte"/>
            <w:noProof/>
          </w:rPr>
          <w:t>5.8.3.5</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checked and declared "Aggregated and out of instrument range"</w:t>
        </w:r>
        <w:r w:rsidR="00F315D3">
          <w:rPr>
            <w:noProof/>
            <w:webHidden/>
          </w:rPr>
          <w:tab/>
        </w:r>
        <w:r w:rsidR="00F315D3">
          <w:rPr>
            <w:noProof/>
            <w:webHidden/>
          </w:rPr>
          <w:fldChar w:fldCharType="begin"/>
        </w:r>
        <w:r w:rsidR="00F315D3">
          <w:rPr>
            <w:noProof/>
            <w:webHidden/>
          </w:rPr>
          <w:instrText xml:space="preserve"> PAGEREF _Toc242708280 \h </w:instrText>
        </w:r>
        <w:r w:rsidR="00F315D3">
          <w:rPr>
            <w:noProof/>
            <w:webHidden/>
          </w:rPr>
        </w:r>
        <w:r w:rsidR="00F315D3">
          <w:rPr>
            <w:noProof/>
            <w:webHidden/>
          </w:rPr>
          <w:fldChar w:fldCharType="separate"/>
        </w:r>
        <w:r w:rsidR="00364D01">
          <w:rPr>
            <w:noProof/>
            <w:webHidden/>
          </w:rPr>
          <w:t>34</w:t>
        </w:r>
        <w:r w:rsidR="00F315D3">
          <w:rPr>
            <w:noProof/>
            <w:webHidden/>
          </w:rPr>
          <w:fldChar w:fldCharType="end"/>
        </w:r>
      </w:hyperlink>
    </w:p>
    <w:p w14:paraId="08F0AFE1" w14:textId="58D2A60D"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1" w:history="1">
        <w:r w:rsidR="00F315D3" w:rsidRPr="00B54F4C">
          <w:rPr>
            <w:rStyle w:val="Lienhypertexte"/>
            <w:noProof/>
          </w:rPr>
          <w:t>5.8.3.6</w:t>
        </w:r>
        <w:r w:rsidR="00F315D3">
          <w:rPr>
            <w:rFonts w:eastAsiaTheme="minorEastAsia" w:cstheme="minorBidi"/>
            <w:noProof/>
            <w:kern w:val="0"/>
            <w:sz w:val="22"/>
            <w:szCs w:val="22"/>
            <w:lang w:val="fr-FR" w:eastAsia="fr-FR"/>
            <w14:ligatures w14:val="none"/>
          </w:rPr>
          <w:tab/>
        </w:r>
        <w:r w:rsidR="00F315D3" w:rsidRPr="00B54F4C">
          <w:rPr>
            <w:rStyle w:val="Lienhypertexte"/>
            <w:noProof/>
          </w:rPr>
          <w:t>Parameter is not measured at the station</w:t>
        </w:r>
        <w:r w:rsidR="00F315D3">
          <w:rPr>
            <w:noProof/>
            <w:webHidden/>
          </w:rPr>
          <w:tab/>
        </w:r>
        <w:r w:rsidR="00F315D3">
          <w:rPr>
            <w:noProof/>
            <w:webHidden/>
          </w:rPr>
          <w:fldChar w:fldCharType="begin"/>
        </w:r>
        <w:r w:rsidR="00F315D3">
          <w:rPr>
            <w:noProof/>
            <w:webHidden/>
          </w:rPr>
          <w:instrText xml:space="preserve"> PAGEREF _Toc242708281 \h </w:instrText>
        </w:r>
        <w:r w:rsidR="00F315D3">
          <w:rPr>
            <w:noProof/>
            <w:webHidden/>
          </w:rPr>
        </w:r>
        <w:r w:rsidR="00F315D3">
          <w:rPr>
            <w:noProof/>
            <w:webHidden/>
          </w:rPr>
          <w:fldChar w:fldCharType="separate"/>
        </w:r>
        <w:r w:rsidR="00364D01">
          <w:rPr>
            <w:noProof/>
            <w:webHidden/>
          </w:rPr>
          <w:t>35</w:t>
        </w:r>
        <w:r w:rsidR="00F315D3">
          <w:rPr>
            <w:noProof/>
            <w:webHidden/>
          </w:rPr>
          <w:fldChar w:fldCharType="end"/>
        </w:r>
      </w:hyperlink>
    </w:p>
    <w:p w14:paraId="149805DC" w14:textId="3FC80073"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2" w:history="1">
        <w:r w:rsidR="00F315D3" w:rsidRPr="00B54F4C">
          <w:rPr>
            <w:rStyle w:val="Lienhypertexte"/>
            <w:noProof/>
          </w:rPr>
          <w:t>5.8.3.7</w:t>
        </w:r>
        <w:r w:rsidR="00F315D3">
          <w:rPr>
            <w:rFonts w:eastAsiaTheme="minorEastAsia" w:cstheme="minorBidi"/>
            <w:noProof/>
            <w:kern w:val="0"/>
            <w:sz w:val="22"/>
            <w:szCs w:val="22"/>
            <w:lang w:val="fr-FR" w:eastAsia="fr-FR"/>
            <w14:ligatures w14:val="none"/>
          </w:rPr>
          <w:tab/>
        </w:r>
        <w:r w:rsidR="00F315D3" w:rsidRPr="00B54F4C">
          <w:rPr>
            <w:rStyle w:val="Lienhypertexte"/>
            <w:noProof/>
          </w:rPr>
          <w:t>Daily value not provided</w:t>
        </w:r>
        <w:r w:rsidR="00F315D3">
          <w:rPr>
            <w:noProof/>
            <w:webHidden/>
          </w:rPr>
          <w:tab/>
        </w:r>
        <w:r w:rsidR="00F315D3">
          <w:rPr>
            <w:noProof/>
            <w:webHidden/>
          </w:rPr>
          <w:fldChar w:fldCharType="begin"/>
        </w:r>
        <w:r w:rsidR="00F315D3">
          <w:rPr>
            <w:noProof/>
            <w:webHidden/>
          </w:rPr>
          <w:instrText xml:space="preserve"> PAGEREF _Toc242708282 \h </w:instrText>
        </w:r>
        <w:r w:rsidR="00F315D3">
          <w:rPr>
            <w:noProof/>
            <w:webHidden/>
          </w:rPr>
        </w:r>
        <w:r w:rsidR="00F315D3">
          <w:rPr>
            <w:noProof/>
            <w:webHidden/>
          </w:rPr>
          <w:fldChar w:fldCharType="separate"/>
        </w:r>
        <w:r w:rsidR="00364D01">
          <w:rPr>
            <w:noProof/>
            <w:webHidden/>
          </w:rPr>
          <w:t>35</w:t>
        </w:r>
        <w:r w:rsidR="00F315D3">
          <w:rPr>
            <w:noProof/>
            <w:webHidden/>
          </w:rPr>
          <w:fldChar w:fldCharType="end"/>
        </w:r>
      </w:hyperlink>
    </w:p>
    <w:p w14:paraId="27258877" w14:textId="24FC4551"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3" w:history="1">
        <w:r w:rsidR="00F315D3" w:rsidRPr="00B54F4C">
          <w:rPr>
            <w:rStyle w:val="Lienhypertexte"/>
            <w:noProof/>
          </w:rPr>
          <w:t>5.8.3.8</w:t>
        </w:r>
        <w:r w:rsidR="00F315D3">
          <w:rPr>
            <w:rFonts w:eastAsiaTheme="minorEastAsia" w:cstheme="minorBidi"/>
            <w:noProof/>
            <w:kern w:val="0"/>
            <w:sz w:val="22"/>
            <w:szCs w:val="22"/>
            <w:lang w:val="fr-FR" w:eastAsia="fr-FR"/>
            <w14:ligatures w14:val="none"/>
          </w:rPr>
          <w:tab/>
        </w:r>
        <w:r w:rsidR="00F315D3" w:rsidRPr="00B54F4C">
          <w:rPr>
            <w:rStyle w:val="Lienhypertexte"/>
            <w:noProof/>
          </w:rPr>
          <w:t>Data unchecked</w:t>
        </w:r>
        <w:r w:rsidR="00F315D3">
          <w:rPr>
            <w:noProof/>
            <w:webHidden/>
          </w:rPr>
          <w:tab/>
        </w:r>
        <w:r w:rsidR="00F315D3">
          <w:rPr>
            <w:noProof/>
            <w:webHidden/>
          </w:rPr>
          <w:fldChar w:fldCharType="begin"/>
        </w:r>
        <w:r w:rsidR="00F315D3">
          <w:rPr>
            <w:noProof/>
            <w:webHidden/>
          </w:rPr>
          <w:instrText xml:space="preserve"> PAGEREF _Toc242708283 \h </w:instrText>
        </w:r>
        <w:r w:rsidR="00F315D3">
          <w:rPr>
            <w:noProof/>
            <w:webHidden/>
          </w:rPr>
        </w:r>
        <w:r w:rsidR="00F315D3">
          <w:rPr>
            <w:noProof/>
            <w:webHidden/>
          </w:rPr>
          <w:fldChar w:fldCharType="separate"/>
        </w:r>
        <w:r w:rsidR="00364D01">
          <w:rPr>
            <w:noProof/>
            <w:webHidden/>
          </w:rPr>
          <w:t>35</w:t>
        </w:r>
        <w:r w:rsidR="00F315D3">
          <w:rPr>
            <w:noProof/>
            <w:webHidden/>
          </w:rPr>
          <w:fldChar w:fldCharType="end"/>
        </w:r>
      </w:hyperlink>
    </w:p>
    <w:p w14:paraId="65F0F1E7" w14:textId="6C549D07"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4" w:history="1">
        <w:r w:rsidR="00F315D3" w:rsidRPr="00B54F4C">
          <w:rPr>
            <w:rStyle w:val="Lienhypertexte"/>
            <w:noProof/>
          </w:rPr>
          <w:t>5.8.3.9</w:t>
        </w:r>
        <w:r w:rsidR="00F315D3">
          <w:rPr>
            <w:rFonts w:eastAsiaTheme="minorEastAsia" w:cstheme="minorBidi"/>
            <w:noProof/>
            <w:kern w:val="0"/>
            <w:sz w:val="22"/>
            <w:szCs w:val="22"/>
            <w:lang w:val="fr-FR" w:eastAsia="fr-FR"/>
            <w14:ligatures w14:val="none"/>
          </w:rPr>
          <w:tab/>
        </w:r>
        <w:r w:rsidR="00F315D3" w:rsidRPr="00B54F4C">
          <w:rPr>
            <w:rStyle w:val="Lienhypertexte"/>
            <w:noProof/>
          </w:rPr>
          <w:t>Quality control information unavailable</w:t>
        </w:r>
        <w:r w:rsidR="00F315D3">
          <w:rPr>
            <w:noProof/>
            <w:webHidden/>
          </w:rPr>
          <w:tab/>
        </w:r>
        <w:r w:rsidR="00F315D3">
          <w:rPr>
            <w:noProof/>
            <w:webHidden/>
          </w:rPr>
          <w:fldChar w:fldCharType="begin"/>
        </w:r>
        <w:r w:rsidR="00F315D3">
          <w:rPr>
            <w:noProof/>
            <w:webHidden/>
          </w:rPr>
          <w:instrText xml:space="preserve"> PAGEREF _Toc242708284 \h </w:instrText>
        </w:r>
        <w:r w:rsidR="00F315D3">
          <w:rPr>
            <w:noProof/>
            <w:webHidden/>
          </w:rPr>
        </w:r>
        <w:r w:rsidR="00F315D3">
          <w:rPr>
            <w:noProof/>
            <w:webHidden/>
          </w:rPr>
          <w:fldChar w:fldCharType="separate"/>
        </w:r>
        <w:r w:rsidR="00364D01">
          <w:rPr>
            <w:noProof/>
            <w:webHidden/>
          </w:rPr>
          <w:t>35</w:t>
        </w:r>
        <w:r w:rsidR="00F315D3">
          <w:rPr>
            <w:noProof/>
            <w:webHidden/>
          </w:rPr>
          <w:fldChar w:fldCharType="end"/>
        </w:r>
      </w:hyperlink>
    </w:p>
    <w:p w14:paraId="677D1F5B" w14:textId="2D951B7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85" w:history="1">
        <w:r w:rsidR="00F315D3" w:rsidRPr="00B54F4C">
          <w:rPr>
            <w:rStyle w:val="Lienhypertexte"/>
            <w:noProof/>
          </w:rPr>
          <w:t>5.8.4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Illustrative Examples of QC Flag Assignment</w:t>
        </w:r>
        <w:r w:rsidR="00F315D3">
          <w:rPr>
            <w:noProof/>
            <w:webHidden/>
          </w:rPr>
          <w:tab/>
        </w:r>
        <w:r w:rsidR="00F315D3">
          <w:rPr>
            <w:noProof/>
            <w:webHidden/>
          </w:rPr>
          <w:fldChar w:fldCharType="begin"/>
        </w:r>
        <w:r w:rsidR="00F315D3">
          <w:rPr>
            <w:noProof/>
            <w:webHidden/>
          </w:rPr>
          <w:instrText xml:space="preserve"> PAGEREF _Toc242708285 \h </w:instrText>
        </w:r>
        <w:r w:rsidR="00F315D3">
          <w:rPr>
            <w:noProof/>
            <w:webHidden/>
          </w:rPr>
        </w:r>
        <w:r w:rsidR="00F315D3">
          <w:rPr>
            <w:noProof/>
            <w:webHidden/>
          </w:rPr>
          <w:fldChar w:fldCharType="separate"/>
        </w:r>
        <w:r w:rsidR="00364D01">
          <w:rPr>
            <w:noProof/>
            <w:webHidden/>
          </w:rPr>
          <w:t>35</w:t>
        </w:r>
        <w:r w:rsidR="00F315D3">
          <w:rPr>
            <w:noProof/>
            <w:webHidden/>
          </w:rPr>
          <w:fldChar w:fldCharType="end"/>
        </w:r>
      </w:hyperlink>
    </w:p>
    <w:p w14:paraId="4628CA3D" w14:textId="69E4BB9F"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6" w:history="1">
        <w:r w:rsidR="00F315D3" w:rsidRPr="00B54F4C">
          <w:rPr>
            <w:rStyle w:val="Lienhypertexte"/>
            <w:noProof/>
          </w:rPr>
          <w:t>5.8.4.1</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Parameter not measured at the station</w:t>
        </w:r>
        <w:r w:rsidR="00F315D3">
          <w:rPr>
            <w:noProof/>
            <w:webHidden/>
          </w:rPr>
          <w:tab/>
        </w:r>
        <w:r w:rsidR="00F315D3">
          <w:rPr>
            <w:noProof/>
            <w:webHidden/>
          </w:rPr>
          <w:fldChar w:fldCharType="begin"/>
        </w:r>
        <w:r w:rsidR="00F315D3">
          <w:rPr>
            <w:noProof/>
            <w:webHidden/>
          </w:rPr>
          <w:instrText xml:space="preserve"> PAGEREF _Toc242708286 \h </w:instrText>
        </w:r>
        <w:r w:rsidR="00F315D3">
          <w:rPr>
            <w:noProof/>
            <w:webHidden/>
          </w:rPr>
        </w:r>
        <w:r w:rsidR="00F315D3">
          <w:rPr>
            <w:noProof/>
            <w:webHidden/>
          </w:rPr>
          <w:fldChar w:fldCharType="separate"/>
        </w:r>
        <w:r w:rsidR="00364D01">
          <w:rPr>
            <w:noProof/>
            <w:webHidden/>
          </w:rPr>
          <w:t>36</w:t>
        </w:r>
        <w:r w:rsidR="00F315D3">
          <w:rPr>
            <w:noProof/>
            <w:webHidden/>
          </w:rPr>
          <w:fldChar w:fldCharType="end"/>
        </w:r>
      </w:hyperlink>
    </w:p>
    <w:p w14:paraId="25E35A62" w14:textId="723D60EE"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7" w:history="1">
        <w:r w:rsidR="00F315D3" w:rsidRPr="00B54F4C">
          <w:rPr>
            <w:rStyle w:val="Lienhypertexte"/>
            <w:noProof/>
          </w:rPr>
          <w:t>5.8.4.2</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Parameter measured at the station, but the daily value is not provided</w:t>
        </w:r>
        <w:r w:rsidR="00F315D3">
          <w:rPr>
            <w:noProof/>
            <w:webHidden/>
          </w:rPr>
          <w:tab/>
        </w:r>
        <w:r w:rsidR="00F315D3">
          <w:rPr>
            <w:noProof/>
            <w:webHidden/>
          </w:rPr>
          <w:fldChar w:fldCharType="begin"/>
        </w:r>
        <w:r w:rsidR="00F315D3">
          <w:rPr>
            <w:noProof/>
            <w:webHidden/>
          </w:rPr>
          <w:instrText xml:space="preserve"> PAGEREF _Toc242708287 \h </w:instrText>
        </w:r>
        <w:r w:rsidR="00F315D3">
          <w:rPr>
            <w:noProof/>
            <w:webHidden/>
          </w:rPr>
        </w:r>
        <w:r w:rsidR="00F315D3">
          <w:rPr>
            <w:noProof/>
            <w:webHidden/>
          </w:rPr>
          <w:fldChar w:fldCharType="separate"/>
        </w:r>
        <w:r w:rsidR="00364D01">
          <w:rPr>
            <w:noProof/>
            <w:webHidden/>
          </w:rPr>
          <w:t>36</w:t>
        </w:r>
        <w:r w:rsidR="00F315D3">
          <w:rPr>
            <w:noProof/>
            <w:webHidden/>
          </w:rPr>
          <w:fldChar w:fldCharType="end"/>
        </w:r>
      </w:hyperlink>
    </w:p>
    <w:p w14:paraId="1E0F1B60" w14:textId="57E104EA"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8" w:history="1">
        <w:r w:rsidR="00F315D3" w:rsidRPr="00B54F4C">
          <w:rPr>
            <w:rStyle w:val="Lienhypertexte"/>
            <w:noProof/>
          </w:rPr>
          <w:t>5.8.4.3</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QC information not provided</w:t>
        </w:r>
        <w:r w:rsidR="00F315D3">
          <w:rPr>
            <w:noProof/>
            <w:webHidden/>
          </w:rPr>
          <w:tab/>
        </w:r>
        <w:r w:rsidR="00F315D3">
          <w:rPr>
            <w:noProof/>
            <w:webHidden/>
          </w:rPr>
          <w:fldChar w:fldCharType="begin"/>
        </w:r>
        <w:r w:rsidR="00F315D3">
          <w:rPr>
            <w:noProof/>
            <w:webHidden/>
          </w:rPr>
          <w:instrText xml:space="preserve"> PAGEREF _Toc242708288 \h </w:instrText>
        </w:r>
        <w:r w:rsidR="00F315D3">
          <w:rPr>
            <w:noProof/>
            <w:webHidden/>
          </w:rPr>
        </w:r>
        <w:r w:rsidR="00F315D3">
          <w:rPr>
            <w:noProof/>
            <w:webHidden/>
          </w:rPr>
          <w:fldChar w:fldCharType="separate"/>
        </w:r>
        <w:r w:rsidR="00364D01">
          <w:rPr>
            <w:noProof/>
            <w:webHidden/>
          </w:rPr>
          <w:t>36</w:t>
        </w:r>
        <w:r w:rsidR="00F315D3">
          <w:rPr>
            <w:noProof/>
            <w:webHidden/>
          </w:rPr>
          <w:fldChar w:fldCharType="end"/>
        </w:r>
      </w:hyperlink>
    </w:p>
    <w:p w14:paraId="4499E713" w14:textId="34D4924A"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89" w:history="1">
        <w:r w:rsidR="00F315D3" w:rsidRPr="00B54F4C">
          <w:rPr>
            <w:rStyle w:val="Lienhypertexte"/>
            <w:noProof/>
          </w:rPr>
          <w:t>5.8.4.4</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Out of instrument range / Instrument failure</w:t>
        </w:r>
        <w:r w:rsidR="00F315D3">
          <w:rPr>
            <w:noProof/>
            <w:webHidden/>
          </w:rPr>
          <w:tab/>
        </w:r>
        <w:r w:rsidR="00F315D3">
          <w:rPr>
            <w:noProof/>
            <w:webHidden/>
          </w:rPr>
          <w:fldChar w:fldCharType="begin"/>
        </w:r>
        <w:r w:rsidR="00F315D3">
          <w:rPr>
            <w:noProof/>
            <w:webHidden/>
          </w:rPr>
          <w:instrText xml:space="preserve"> PAGEREF _Toc242708289 \h </w:instrText>
        </w:r>
        <w:r w:rsidR="00F315D3">
          <w:rPr>
            <w:noProof/>
            <w:webHidden/>
          </w:rPr>
        </w:r>
        <w:r w:rsidR="00F315D3">
          <w:rPr>
            <w:noProof/>
            <w:webHidden/>
          </w:rPr>
          <w:fldChar w:fldCharType="separate"/>
        </w:r>
        <w:r w:rsidR="00364D01">
          <w:rPr>
            <w:noProof/>
            <w:webHidden/>
          </w:rPr>
          <w:t>37</w:t>
        </w:r>
        <w:r w:rsidR="00F315D3">
          <w:rPr>
            <w:noProof/>
            <w:webHidden/>
          </w:rPr>
          <w:fldChar w:fldCharType="end"/>
        </w:r>
      </w:hyperlink>
    </w:p>
    <w:p w14:paraId="5F429C64" w14:textId="56513DBA"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90" w:history="1">
        <w:r w:rsidR="00F315D3" w:rsidRPr="00B54F4C">
          <w:rPr>
            <w:rStyle w:val="Lienhypertexte"/>
            <w:noProof/>
          </w:rPr>
          <w:t>5.8.4.5</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Aggregation</w:t>
        </w:r>
        <w:r w:rsidR="00F315D3">
          <w:rPr>
            <w:noProof/>
            <w:webHidden/>
          </w:rPr>
          <w:tab/>
        </w:r>
        <w:r w:rsidR="00F315D3">
          <w:rPr>
            <w:noProof/>
            <w:webHidden/>
          </w:rPr>
          <w:fldChar w:fldCharType="begin"/>
        </w:r>
        <w:r w:rsidR="00F315D3">
          <w:rPr>
            <w:noProof/>
            <w:webHidden/>
          </w:rPr>
          <w:instrText xml:space="preserve"> PAGEREF _Toc242708290 \h </w:instrText>
        </w:r>
        <w:r w:rsidR="00F315D3">
          <w:rPr>
            <w:noProof/>
            <w:webHidden/>
          </w:rPr>
        </w:r>
        <w:r w:rsidR="00F315D3">
          <w:rPr>
            <w:noProof/>
            <w:webHidden/>
          </w:rPr>
          <w:fldChar w:fldCharType="separate"/>
        </w:r>
        <w:r w:rsidR="00364D01">
          <w:rPr>
            <w:noProof/>
            <w:webHidden/>
          </w:rPr>
          <w:t>37</w:t>
        </w:r>
        <w:r w:rsidR="00F315D3">
          <w:rPr>
            <w:noProof/>
            <w:webHidden/>
          </w:rPr>
          <w:fldChar w:fldCharType="end"/>
        </w:r>
      </w:hyperlink>
    </w:p>
    <w:p w14:paraId="19769607" w14:textId="48C215B6"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91" w:history="1">
        <w:r w:rsidR="00F315D3" w:rsidRPr="00B54F4C">
          <w:rPr>
            <w:rStyle w:val="Lienhypertexte"/>
            <w:noProof/>
          </w:rPr>
          <w:t>5.8.4.6</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Aggregation with instrument unavailable</w:t>
        </w:r>
        <w:r w:rsidR="00F315D3">
          <w:rPr>
            <w:noProof/>
            <w:webHidden/>
          </w:rPr>
          <w:tab/>
        </w:r>
        <w:r w:rsidR="00F315D3">
          <w:rPr>
            <w:noProof/>
            <w:webHidden/>
          </w:rPr>
          <w:fldChar w:fldCharType="begin"/>
        </w:r>
        <w:r w:rsidR="00F315D3">
          <w:rPr>
            <w:noProof/>
            <w:webHidden/>
          </w:rPr>
          <w:instrText xml:space="preserve"> PAGEREF _Toc242708291 \h </w:instrText>
        </w:r>
        <w:r w:rsidR="00F315D3">
          <w:rPr>
            <w:noProof/>
            <w:webHidden/>
          </w:rPr>
        </w:r>
        <w:r w:rsidR="00F315D3">
          <w:rPr>
            <w:noProof/>
            <w:webHidden/>
          </w:rPr>
          <w:fldChar w:fldCharType="separate"/>
        </w:r>
        <w:r w:rsidR="00364D01">
          <w:rPr>
            <w:noProof/>
            <w:webHidden/>
          </w:rPr>
          <w:t>38</w:t>
        </w:r>
        <w:r w:rsidR="00F315D3">
          <w:rPr>
            <w:noProof/>
            <w:webHidden/>
          </w:rPr>
          <w:fldChar w:fldCharType="end"/>
        </w:r>
      </w:hyperlink>
    </w:p>
    <w:p w14:paraId="75663B05" w14:textId="01F78C0B"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92" w:history="1">
        <w:r w:rsidR="00F315D3" w:rsidRPr="00B54F4C">
          <w:rPr>
            <w:rStyle w:val="Lienhypertexte"/>
            <w:noProof/>
          </w:rPr>
          <w:t>5.8.4.7</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Solid precipitation aggregation with subsequent snowmelt</w:t>
        </w:r>
        <w:r w:rsidR="00F315D3">
          <w:rPr>
            <w:noProof/>
            <w:webHidden/>
          </w:rPr>
          <w:tab/>
        </w:r>
        <w:r w:rsidR="00F315D3">
          <w:rPr>
            <w:noProof/>
            <w:webHidden/>
          </w:rPr>
          <w:fldChar w:fldCharType="begin"/>
        </w:r>
        <w:r w:rsidR="00F315D3">
          <w:rPr>
            <w:noProof/>
            <w:webHidden/>
          </w:rPr>
          <w:instrText xml:space="preserve"> PAGEREF _Toc242708292 \h </w:instrText>
        </w:r>
        <w:r w:rsidR="00F315D3">
          <w:rPr>
            <w:noProof/>
            <w:webHidden/>
          </w:rPr>
        </w:r>
        <w:r w:rsidR="00F315D3">
          <w:rPr>
            <w:noProof/>
            <w:webHidden/>
          </w:rPr>
          <w:fldChar w:fldCharType="separate"/>
        </w:r>
        <w:r w:rsidR="00364D01">
          <w:rPr>
            <w:noProof/>
            <w:webHidden/>
          </w:rPr>
          <w:t>39</w:t>
        </w:r>
        <w:r w:rsidR="00F315D3">
          <w:rPr>
            <w:noProof/>
            <w:webHidden/>
          </w:rPr>
          <w:fldChar w:fldCharType="end"/>
        </w:r>
      </w:hyperlink>
    </w:p>
    <w:p w14:paraId="6DF31CA9" w14:textId="5102431D" w:rsidR="00F315D3" w:rsidRDefault="003141D3">
      <w:pPr>
        <w:pStyle w:val="TM4"/>
        <w:tabs>
          <w:tab w:val="left" w:pos="1540"/>
          <w:tab w:val="right" w:leader="dot" w:pos="9600"/>
        </w:tabs>
        <w:rPr>
          <w:rFonts w:eastAsiaTheme="minorEastAsia" w:cstheme="minorBidi"/>
          <w:noProof/>
          <w:kern w:val="0"/>
          <w:sz w:val="22"/>
          <w:szCs w:val="22"/>
          <w:lang w:val="fr-FR" w:eastAsia="fr-FR"/>
          <w14:ligatures w14:val="none"/>
        </w:rPr>
      </w:pPr>
      <w:hyperlink w:anchor="_Toc242708293" w:history="1">
        <w:r w:rsidR="00F315D3" w:rsidRPr="00B54F4C">
          <w:rPr>
            <w:rStyle w:val="Lienhypertexte"/>
            <w:noProof/>
          </w:rPr>
          <w:t>5.8.4.8</w:t>
        </w:r>
        <w:r w:rsidR="00F315D3">
          <w:rPr>
            <w:rFonts w:eastAsiaTheme="minorEastAsia" w:cstheme="minorBidi"/>
            <w:noProof/>
            <w:kern w:val="0"/>
            <w:sz w:val="22"/>
            <w:szCs w:val="22"/>
            <w:lang w:val="fr-FR" w:eastAsia="fr-FR"/>
            <w14:ligatures w14:val="none"/>
          </w:rPr>
          <w:tab/>
        </w:r>
        <w:r w:rsidR="00F315D3" w:rsidRPr="00B54F4C">
          <w:rPr>
            <w:rStyle w:val="Lienhypertexte"/>
            <w:noProof/>
          </w:rPr>
          <w:t>Use case: Incomplete observations for the computation of a daily climate value</w:t>
        </w:r>
        <w:r w:rsidR="00F315D3">
          <w:rPr>
            <w:noProof/>
            <w:webHidden/>
          </w:rPr>
          <w:tab/>
        </w:r>
        <w:r w:rsidR="00F315D3">
          <w:rPr>
            <w:noProof/>
            <w:webHidden/>
          </w:rPr>
          <w:fldChar w:fldCharType="begin"/>
        </w:r>
        <w:r w:rsidR="00F315D3">
          <w:rPr>
            <w:noProof/>
            <w:webHidden/>
          </w:rPr>
          <w:instrText xml:space="preserve"> PAGEREF _Toc242708293 \h </w:instrText>
        </w:r>
        <w:r w:rsidR="00F315D3">
          <w:rPr>
            <w:noProof/>
            <w:webHidden/>
          </w:rPr>
        </w:r>
        <w:r w:rsidR="00F315D3">
          <w:rPr>
            <w:noProof/>
            <w:webHidden/>
          </w:rPr>
          <w:fldChar w:fldCharType="separate"/>
        </w:r>
        <w:r w:rsidR="00364D01">
          <w:rPr>
            <w:noProof/>
            <w:webHidden/>
          </w:rPr>
          <w:t>40</w:t>
        </w:r>
        <w:r w:rsidR="00F315D3">
          <w:rPr>
            <w:noProof/>
            <w:webHidden/>
          </w:rPr>
          <w:fldChar w:fldCharType="end"/>
        </w:r>
      </w:hyperlink>
    </w:p>
    <w:p w14:paraId="229F6453" w14:textId="4493308D"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294" w:history="1">
        <w:r w:rsidR="00F315D3" w:rsidRPr="00B54F4C">
          <w:rPr>
            <w:rStyle w:val="Lienhypertexte"/>
            <w:noProof/>
            <w:lang w:eastAsia="fr-FR"/>
          </w:rPr>
          <w:t xml:space="preserve">Part IV </w:t>
        </w:r>
        <w:r w:rsidR="00F315D3" w:rsidRPr="00B54F4C">
          <w:rPr>
            <w:rStyle w:val="Lienhypertexte"/>
            <w:noProof/>
          </w:rPr>
          <w:t>-</w:t>
        </w:r>
        <w:r w:rsidR="00F315D3" w:rsidRPr="00B54F4C">
          <w:rPr>
            <w:rStyle w:val="Lienhypertexte"/>
            <w:noProof/>
            <w:lang w:eastAsia="fr-FR"/>
          </w:rPr>
          <w:t xml:space="preserve"> BUFR Representation of DAYCLI Information</w:t>
        </w:r>
        <w:r w:rsidR="00F315D3">
          <w:rPr>
            <w:noProof/>
            <w:webHidden/>
          </w:rPr>
          <w:tab/>
        </w:r>
        <w:r w:rsidR="00F315D3">
          <w:rPr>
            <w:noProof/>
            <w:webHidden/>
          </w:rPr>
          <w:fldChar w:fldCharType="begin"/>
        </w:r>
        <w:r w:rsidR="00F315D3">
          <w:rPr>
            <w:noProof/>
            <w:webHidden/>
          </w:rPr>
          <w:instrText xml:space="preserve"> PAGEREF _Toc242708294 \h </w:instrText>
        </w:r>
        <w:r w:rsidR="00F315D3">
          <w:rPr>
            <w:noProof/>
            <w:webHidden/>
          </w:rPr>
        </w:r>
        <w:r w:rsidR="00F315D3">
          <w:rPr>
            <w:noProof/>
            <w:webHidden/>
          </w:rPr>
          <w:fldChar w:fldCharType="separate"/>
        </w:r>
        <w:r w:rsidR="00364D01">
          <w:rPr>
            <w:noProof/>
            <w:webHidden/>
          </w:rPr>
          <w:t>41</w:t>
        </w:r>
        <w:r w:rsidR="00F315D3">
          <w:rPr>
            <w:noProof/>
            <w:webHidden/>
          </w:rPr>
          <w:fldChar w:fldCharType="end"/>
        </w:r>
      </w:hyperlink>
    </w:p>
    <w:p w14:paraId="57D89167" w14:textId="534B3AC0"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295" w:history="1">
        <w:r w:rsidR="00F315D3" w:rsidRPr="00B54F4C">
          <w:rPr>
            <w:rStyle w:val="Lienhypertexte"/>
            <w:noProof/>
          </w:rPr>
          <w:t>6</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From the DAYCLI Information Model to the BUFR Representation</w:t>
        </w:r>
        <w:r w:rsidR="00F315D3">
          <w:rPr>
            <w:noProof/>
            <w:webHidden/>
          </w:rPr>
          <w:tab/>
        </w:r>
        <w:r w:rsidR="00F315D3">
          <w:rPr>
            <w:noProof/>
            <w:webHidden/>
          </w:rPr>
          <w:fldChar w:fldCharType="begin"/>
        </w:r>
        <w:r w:rsidR="00F315D3">
          <w:rPr>
            <w:noProof/>
            <w:webHidden/>
          </w:rPr>
          <w:instrText xml:space="preserve"> PAGEREF _Toc242708295 \h </w:instrText>
        </w:r>
        <w:r w:rsidR="00F315D3">
          <w:rPr>
            <w:noProof/>
            <w:webHidden/>
          </w:rPr>
        </w:r>
        <w:r w:rsidR="00F315D3">
          <w:rPr>
            <w:noProof/>
            <w:webHidden/>
          </w:rPr>
          <w:fldChar w:fldCharType="separate"/>
        </w:r>
        <w:r w:rsidR="00364D01">
          <w:rPr>
            <w:noProof/>
            <w:webHidden/>
          </w:rPr>
          <w:t>41</w:t>
        </w:r>
        <w:r w:rsidR="00F315D3">
          <w:rPr>
            <w:noProof/>
            <w:webHidden/>
          </w:rPr>
          <w:fldChar w:fldCharType="end"/>
        </w:r>
      </w:hyperlink>
    </w:p>
    <w:p w14:paraId="2A4F00AC" w14:textId="5FCF7C38"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96" w:history="1">
        <w:r w:rsidR="00F315D3" w:rsidRPr="00B54F4C">
          <w:rPr>
            <w:rStyle w:val="Lienhypertexte"/>
            <w:noProof/>
          </w:rPr>
          <w:t>6.1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BUFR Descriptor Types</w:t>
        </w:r>
        <w:r w:rsidR="00F315D3">
          <w:rPr>
            <w:noProof/>
            <w:webHidden/>
          </w:rPr>
          <w:tab/>
        </w:r>
        <w:r w:rsidR="00F315D3">
          <w:rPr>
            <w:noProof/>
            <w:webHidden/>
          </w:rPr>
          <w:fldChar w:fldCharType="begin"/>
        </w:r>
        <w:r w:rsidR="00F315D3">
          <w:rPr>
            <w:noProof/>
            <w:webHidden/>
          </w:rPr>
          <w:instrText xml:space="preserve"> PAGEREF _Toc242708296 \h </w:instrText>
        </w:r>
        <w:r w:rsidR="00F315D3">
          <w:rPr>
            <w:noProof/>
            <w:webHidden/>
          </w:rPr>
        </w:r>
        <w:r w:rsidR="00F315D3">
          <w:rPr>
            <w:noProof/>
            <w:webHidden/>
          </w:rPr>
          <w:fldChar w:fldCharType="separate"/>
        </w:r>
        <w:r w:rsidR="00364D01">
          <w:rPr>
            <w:noProof/>
            <w:webHidden/>
          </w:rPr>
          <w:t>43</w:t>
        </w:r>
        <w:r w:rsidR="00F315D3">
          <w:rPr>
            <w:noProof/>
            <w:webHidden/>
          </w:rPr>
          <w:fldChar w:fldCharType="end"/>
        </w:r>
      </w:hyperlink>
    </w:p>
    <w:p w14:paraId="33D9A1AC" w14:textId="094232E9"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97" w:history="1">
        <w:r w:rsidR="00F315D3" w:rsidRPr="00B54F4C">
          <w:rPr>
            <w:rStyle w:val="Lienhypertexte"/>
            <w:noProof/>
          </w:rPr>
          <w:t>6.2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BUFR Sequence Descriptors</w:t>
        </w:r>
        <w:r w:rsidR="00F315D3">
          <w:rPr>
            <w:noProof/>
            <w:webHidden/>
          </w:rPr>
          <w:tab/>
        </w:r>
        <w:r w:rsidR="00F315D3">
          <w:rPr>
            <w:noProof/>
            <w:webHidden/>
          </w:rPr>
          <w:fldChar w:fldCharType="begin"/>
        </w:r>
        <w:r w:rsidR="00F315D3">
          <w:rPr>
            <w:noProof/>
            <w:webHidden/>
          </w:rPr>
          <w:instrText xml:space="preserve"> PAGEREF _Toc242708297 \h </w:instrText>
        </w:r>
        <w:r w:rsidR="00F315D3">
          <w:rPr>
            <w:noProof/>
            <w:webHidden/>
          </w:rPr>
        </w:r>
        <w:r w:rsidR="00F315D3">
          <w:rPr>
            <w:noProof/>
            <w:webHidden/>
          </w:rPr>
          <w:fldChar w:fldCharType="separate"/>
        </w:r>
        <w:r w:rsidR="00364D01">
          <w:rPr>
            <w:noProof/>
            <w:webHidden/>
          </w:rPr>
          <w:t>44</w:t>
        </w:r>
        <w:r w:rsidR="00F315D3">
          <w:rPr>
            <w:noProof/>
            <w:webHidden/>
          </w:rPr>
          <w:fldChar w:fldCharType="end"/>
        </w:r>
      </w:hyperlink>
    </w:p>
    <w:p w14:paraId="3F1C1F7F" w14:textId="7C3F9B41"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298" w:history="1">
        <w:r w:rsidR="00F315D3" w:rsidRPr="00B54F4C">
          <w:rPr>
            <w:rStyle w:val="Lienhypertexte"/>
            <w:noProof/>
          </w:rPr>
          <w:t>6.3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BUFR Encoding Mechanisms</w:t>
        </w:r>
        <w:r w:rsidR="00F315D3">
          <w:rPr>
            <w:noProof/>
            <w:webHidden/>
          </w:rPr>
          <w:tab/>
        </w:r>
        <w:r w:rsidR="00F315D3">
          <w:rPr>
            <w:noProof/>
            <w:webHidden/>
          </w:rPr>
          <w:fldChar w:fldCharType="begin"/>
        </w:r>
        <w:r w:rsidR="00F315D3">
          <w:rPr>
            <w:noProof/>
            <w:webHidden/>
          </w:rPr>
          <w:instrText xml:space="preserve"> PAGEREF _Toc242708298 \h </w:instrText>
        </w:r>
        <w:r w:rsidR="00F315D3">
          <w:rPr>
            <w:noProof/>
            <w:webHidden/>
          </w:rPr>
        </w:r>
        <w:r w:rsidR="00F315D3">
          <w:rPr>
            <w:noProof/>
            <w:webHidden/>
          </w:rPr>
          <w:fldChar w:fldCharType="separate"/>
        </w:r>
        <w:r w:rsidR="00364D01">
          <w:rPr>
            <w:noProof/>
            <w:webHidden/>
          </w:rPr>
          <w:t>44</w:t>
        </w:r>
        <w:r w:rsidR="00F315D3">
          <w:rPr>
            <w:noProof/>
            <w:webHidden/>
          </w:rPr>
          <w:fldChar w:fldCharType="end"/>
        </w:r>
      </w:hyperlink>
    </w:p>
    <w:p w14:paraId="34F12713" w14:textId="7810BFF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299" w:history="1">
        <w:r w:rsidR="00F315D3" w:rsidRPr="00B54F4C">
          <w:rPr>
            <w:rStyle w:val="Lienhypertexte"/>
            <w:noProof/>
          </w:rPr>
          <w:t>6.3.1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Replication descriptors</w:t>
        </w:r>
        <w:r w:rsidR="00F315D3">
          <w:rPr>
            <w:noProof/>
            <w:webHidden/>
          </w:rPr>
          <w:tab/>
        </w:r>
        <w:r w:rsidR="00F315D3">
          <w:rPr>
            <w:noProof/>
            <w:webHidden/>
          </w:rPr>
          <w:fldChar w:fldCharType="begin"/>
        </w:r>
        <w:r w:rsidR="00F315D3">
          <w:rPr>
            <w:noProof/>
            <w:webHidden/>
          </w:rPr>
          <w:instrText xml:space="preserve"> PAGEREF _Toc242708299 \h </w:instrText>
        </w:r>
        <w:r w:rsidR="00F315D3">
          <w:rPr>
            <w:noProof/>
            <w:webHidden/>
          </w:rPr>
        </w:r>
        <w:r w:rsidR="00F315D3">
          <w:rPr>
            <w:noProof/>
            <w:webHidden/>
          </w:rPr>
          <w:fldChar w:fldCharType="separate"/>
        </w:r>
        <w:r w:rsidR="00364D01">
          <w:rPr>
            <w:noProof/>
            <w:webHidden/>
          </w:rPr>
          <w:t>44</w:t>
        </w:r>
        <w:r w:rsidR="00F315D3">
          <w:rPr>
            <w:noProof/>
            <w:webHidden/>
          </w:rPr>
          <w:fldChar w:fldCharType="end"/>
        </w:r>
      </w:hyperlink>
    </w:p>
    <w:p w14:paraId="2274D8E0" w14:textId="6FCA951F"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0" w:history="1">
        <w:r w:rsidR="00F315D3" w:rsidRPr="00B54F4C">
          <w:rPr>
            <w:rStyle w:val="Lienhypertexte"/>
            <w:noProof/>
          </w:rPr>
          <w:t>6.3.2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Associated Fields and Operator Descriptors</w:t>
        </w:r>
        <w:r w:rsidR="00F315D3">
          <w:rPr>
            <w:noProof/>
            <w:webHidden/>
          </w:rPr>
          <w:tab/>
        </w:r>
        <w:r w:rsidR="00F315D3">
          <w:rPr>
            <w:noProof/>
            <w:webHidden/>
          </w:rPr>
          <w:fldChar w:fldCharType="begin"/>
        </w:r>
        <w:r w:rsidR="00F315D3">
          <w:rPr>
            <w:noProof/>
            <w:webHidden/>
          </w:rPr>
          <w:instrText xml:space="preserve"> PAGEREF _Toc242708300 \h </w:instrText>
        </w:r>
        <w:r w:rsidR="00F315D3">
          <w:rPr>
            <w:noProof/>
            <w:webHidden/>
          </w:rPr>
        </w:r>
        <w:r w:rsidR="00F315D3">
          <w:rPr>
            <w:noProof/>
            <w:webHidden/>
          </w:rPr>
          <w:fldChar w:fldCharType="separate"/>
        </w:r>
        <w:r w:rsidR="00364D01">
          <w:rPr>
            <w:noProof/>
            <w:webHidden/>
          </w:rPr>
          <w:t>45</w:t>
        </w:r>
        <w:r w:rsidR="00F315D3">
          <w:rPr>
            <w:noProof/>
            <w:webHidden/>
          </w:rPr>
          <w:fldChar w:fldCharType="end"/>
        </w:r>
      </w:hyperlink>
    </w:p>
    <w:p w14:paraId="77B0BC19" w14:textId="0F5ABD76"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01" w:history="1">
        <w:r w:rsidR="00F315D3" w:rsidRPr="00B54F4C">
          <w:rPr>
            <w:rStyle w:val="Lienhypertexte"/>
            <w:noProof/>
          </w:rPr>
          <w:t>7</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BUFR Representation of DAYCLI Information</w:t>
        </w:r>
        <w:r w:rsidR="00F315D3">
          <w:rPr>
            <w:noProof/>
            <w:webHidden/>
          </w:rPr>
          <w:tab/>
        </w:r>
        <w:r w:rsidR="00F315D3">
          <w:rPr>
            <w:noProof/>
            <w:webHidden/>
          </w:rPr>
          <w:fldChar w:fldCharType="begin"/>
        </w:r>
        <w:r w:rsidR="00F315D3">
          <w:rPr>
            <w:noProof/>
            <w:webHidden/>
          </w:rPr>
          <w:instrText xml:space="preserve"> PAGEREF _Toc242708301 \h </w:instrText>
        </w:r>
        <w:r w:rsidR="00F315D3">
          <w:rPr>
            <w:noProof/>
            <w:webHidden/>
          </w:rPr>
        </w:r>
        <w:r w:rsidR="00F315D3">
          <w:rPr>
            <w:noProof/>
            <w:webHidden/>
          </w:rPr>
          <w:fldChar w:fldCharType="separate"/>
        </w:r>
        <w:r w:rsidR="00364D01">
          <w:rPr>
            <w:noProof/>
            <w:webHidden/>
          </w:rPr>
          <w:t>47</w:t>
        </w:r>
        <w:r w:rsidR="00F315D3">
          <w:rPr>
            <w:noProof/>
            <w:webHidden/>
          </w:rPr>
          <w:fldChar w:fldCharType="end"/>
        </w:r>
      </w:hyperlink>
    </w:p>
    <w:p w14:paraId="522D0A29" w14:textId="08628A88"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02" w:history="1">
        <w:r w:rsidR="00F315D3" w:rsidRPr="00B54F4C">
          <w:rPr>
            <w:rStyle w:val="Lienhypertexte"/>
            <w:noProof/>
          </w:rPr>
          <w:t>7.1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Station Information</w:t>
        </w:r>
        <w:r w:rsidR="00F315D3">
          <w:rPr>
            <w:noProof/>
            <w:webHidden/>
          </w:rPr>
          <w:tab/>
        </w:r>
        <w:r w:rsidR="00F315D3">
          <w:rPr>
            <w:noProof/>
            <w:webHidden/>
          </w:rPr>
          <w:fldChar w:fldCharType="begin"/>
        </w:r>
        <w:r w:rsidR="00F315D3">
          <w:rPr>
            <w:noProof/>
            <w:webHidden/>
          </w:rPr>
          <w:instrText xml:space="preserve"> PAGEREF _Toc242708302 \h </w:instrText>
        </w:r>
        <w:r w:rsidR="00F315D3">
          <w:rPr>
            <w:noProof/>
            <w:webHidden/>
          </w:rPr>
        </w:r>
        <w:r w:rsidR="00F315D3">
          <w:rPr>
            <w:noProof/>
            <w:webHidden/>
          </w:rPr>
          <w:fldChar w:fldCharType="separate"/>
        </w:r>
        <w:r w:rsidR="00364D01">
          <w:rPr>
            <w:noProof/>
            <w:webHidden/>
          </w:rPr>
          <w:t>47</w:t>
        </w:r>
        <w:r w:rsidR="00F315D3">
          <w:rPr>
            <w:noProof/>
            <w:webHidden/>
          </w:rPr>
          <w:fldChar w:fldCharType="end"/>
        </w:r>
      </w:hyperlink>
    </w:p>
    <w:p w14:paraId="24EBA322" w14:textId="283AC6FE"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3" w:history="1">
        <w:r w:rsidR="00F315D3" w:rsidRPr="00B54F4C">
          <w:rPr>
            <w:rStyle w:val="Lienhypertexte"/>
            <w:noProof/>
          </w:rPr>
          <w:t>7.1.1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Summary of BUFR Descriptor Characteristics</w:t>
        </w:r>
        <w:r w:rsidR="00F315D3">
          <w:rPr>
            <w:noProof/>
            <w:webHidden/>
          </w:rPr>
          <w:tab/>
        </w:r>
        <w:r w:rsidR="00F315D3">
          <w:rPr>
            <w:noProof/>
            <w:webHidden/>
          </w:rPr>
          <w:fldChar w:fldCharType="begin"/>
        </w:r>
        <w:r w:rsidR="00F315D3">
          <w:rPr>
            <w:noProof/>
            <w:webHidden/>
          </w:rPr>
          <w:instrText xml:space="preserve"> PAGEREF _Toc242708303 \h </w:instrText>
        </w:r>
        <w:r w:rsidR="00F315D3">
          <w:rPr>
            <w:noProof/>
            <w:webHidden/>
          </w:rPr>
        </w:r>
        <w:r w:rsidR="00F315D3">
          <w:rPr>
            <w:noProof/>
            <w:webHidden/>
          </w:rPr>
          <w:fldChar w:fldCharType="separate"/>
        </w:r>
        <w:r w:rsidR="00364D01">
          <w:rPr>
            <w:noProof/>
            <w:webHidden/>
          </w:rPr>
          <w:t>47</w:t>
        </w:r>
        <w:r w:rsidR="00F315D3">
          <w:rPr>
            <w:noProof/>
            <w:webHidden/>
          </w:rPr>
          <w:fldChar w:fldCharType="end"/>
        </w:r>
      </w:hyperlink>
    </w:p>
    <w:p w14:paraId="7EDE19D4" w14:textId="3F40C67A"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4" w:history="1">
        <w:r w:rsidR="00F315D3" w:rsidRPr="00B54F4C">
          <w:rPr>
            <w:rStyle w:val="Lienhypertexte"/>
            <w:noProof/>
          </w:rPr>
          <w:t>7.1.2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WIGOS Station Identifier</w:t>
        </w:r>
        <w:r w:rsidR="00F315D3">
          <w:rPr>
            <w:noProof/>
            <w:webHidden/>
          </w:rPr>
          <w:tab/>
        </w:r>
        <w:r w:rsidR="00F315D3">
          <w:rPr>
            <w:noProof/>
            <w:webHidden/>
          </w:rPr>
          <w:fldChar w:fldCharType="begin"/>
        </w:r>
        <w:r w:rsidR="00F315D3">
          <w:rPr>
            <w:noProof/>
            <w:webHidden/>
          </w:rPr>
          <w:instrText xml:space="preserve"> PAGEREF _Toc242708304 \h </w:instrText>
        </w:r>
        <w:r w:rsidR="00F315D3">
          <w:rPr>
            <w:noProof/>
            <w:webHidden/>
          </w:rPr>
        </w:r>
        <w:r w:rsidR="00F315D3">
          <w:rPr>
            <w:noProof/>
            <w:webHidden/>
          </w:rPr>
          <w:fldChar w:fldCharType="separate"/>
        </w:r>
        <w:r w:rsidR="00364D01">
          <w:rPr>
            <w:noProof/>
            <w:webHidden/>
          </w:rPr>
          <w:t>48</w:t>
        </w:r>
        <w:r w:rsidR="00F315D3">
          <w:rPr>
            <w:noProof/>
            <w:webHidden/>
          </w:rPr>
          <w:fldChar w:fldCharType="end"/>
        </w:r>
      </w:hyperlink>
    </w:p>
    <w:p w14:paraId="2991C8FC" w14:textId="47CBA559"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5" w:history="1">
        <w:r w:rsidR="00F315D3" w:rsidRPr="00B54F4C">
          <w:rPr>
            <w:rStyle w:val="Lienhypertexte"/>
            <w:noProof/>
          </w:rPr>
          <w:t>7.1.3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WMO Block Number and Station Number</w:t>
        </w:r>
        <w:r w:rsidR="00F315D3">
          <w:rPr>
            <w:noProof/>
            <w:webHidden/>
          </w:rPr>
          <w:tab/>
        </w:r>
        <w:r w:rsidR="00F315D3">
          <w:rPr>
            <w:noProof/>
            <w:webHidden/>
          </w:rPr>
          <w:fldChar w:fldCharType="begin"/>
        </w:r>
        <w:r w:rsidR="00F315D3">
          <w:rPr>
            <w:noProof/>
            <w:webHidden/>
          </w:rPr>
          <w:instrText xml:space="preserve"> PAGEREF _Toc242708305 \h </w:instrText>
        </w:r>
        <w:r w:rsidR="00F315D3">
          <w:rPr>
            <w:noProof/>
            <w:webHidden/>
          </w:rPr>
        </w:r>
        <w:r w:rsidR="00F315D3">
          <w:rPr>
            <w:noProof/>
            <w:webHidden/>
          </w:rPr>
          <w:fldChar w:fldCharType="separate"/>
        </w:r>
        <w:r w:rsidR="00364D01">
          <w:rPr>
            <w:noProof/>
            <w:webHidden/>
          </w:rPr>
          <w:t>48</w:t>
        </w:r>
        <w:r w:rsidR="00F315D3">
          <w:rPr>
            <w:noProof/>
            <w:webHidden/>
          </w:rPr>
          <w:fldChar w:fldCharType="end"/>
        </w:r>
      </w:hyperlink>
    </w:p>
    <w:p w14:paraId="58D845D6" w14:textId="26DD0425"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6" w:history="1">
        <w:r w:rsidR="00F315D3" w:rsidRPr="00B54F4C">
          <w:rPr>
            <w:rStyle w:val="Lienhypertexte"/>
            <w:noProof/>
          </w:rPr>
          <w:t>7.1.4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Latitude/Longitude (High Accuracy)</w:t>
        </w:r>
        <w:r w:rsidR="00F315D3">
          <w:rPr>
            <w:noProof/>
            <w:webHidden/>
          </w:rPr>
          <w:tab/>
        </w:r>
        <w:r w:rsidR="00F315D3">
          <w:rPr>
            <w:noProof/>
            <w:webHidden/>
          </w:rPr>
          <w:fldChar w:fldCharType="begin"/>
        </w:r>
        <w:r w:rsidR="00F315D3">
          <w:rPr>
            <w:noProof/>
            <w:webHidden/>
          </w:rPr>
          <w:instrText xml:space="preserve"> PAGEREF _Toc242708306 \h </w:instrText>
        </w:r>
        <w:r w:rsidR="00F315D3">
          <w:rPr>
            <w:noProof/>
            <w:webHidden/>
          </w:rPr>
        </w:r>
        <w:r w:rsidR="00F315D3">
          <w:rPr>
            <w:noProof/>
            <w:webHidden/>
          </w:rPr>
          <w:fldChar w:fldCharType="separate"/>
        </w:r>
        <w:r w:rsidR="00364D01">
          <w:rPr>
            <w:noProof/>
            <w:webHidden/>
          </w:rPr>
          <w:t>49</w:t>
        </w:r>
        <w:r w:rsidR="00F315D3">
          <w:rPr>
            <w:noProof/>
            <w:webHidden/>
          </w:rPr>
          <w:fldChar w:fldCharType="end"/>
        </w:r>
      </w:hyperlink>
    </w:p>
    <w:p w14:paraId="7BFBF7DB" w14:textId="5443D33A"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7" w:history="1">
        <w:r w:rsidR="00F315D3" w:rsidRPr="00B54F4C">
          <w:rPr>
            <w:rStyle w:val="Lienhypertexte"/>
            <w:noProof/>
          </w:rPr>
          <w:t>7.1.5</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Station Elevation</w:t>
        </w:r>
        <w:r w:rsidR="00F315D3">
          <w:rPr>
            <w:noProof/>
            <w:webHidden/>
          </w:rPr>
          <w:tab/>
        </w:r>
        <w:r w:rsidR="00F315D3">
          <w:rPr>
            <w:noProof/>
            <w:webHidden/>
          </w:rPr>
          <w:fldChar w:fldCharType="begin"/>
        </w:r>
        <w:r w:rsidR="00F315D3">
          <w:rPr>
            <w:noProof/>
            <w:webHidden/>
          </w:rPr>
          <w:instrText xml:space="preserve"> PAGEREF _Toc242708307 \h </w:instrText>
        </w:r>
        <w:r w:rsidR="00F315D3">
          <w:rPr>
            <w:noProof/>
            <w:webHidden/>
          </w:rPr>
        </w:r>
        <w:r w:rsidR="00F315D3">
          <w:rPr>
            <w:noProof/>
            <w:webHidden/>
          </w:rPr>
          <w:fldChar w:fldCharType="separate"/>
        </w:r>
        <w:r w:rsidR="00364D01">
          <w:rPr>
            <w:noProof/>
            <w:webHidden/>
          </w:rPr>
          <w:t>49</w:t>
        </w:r>
        <w:r w:rsidR="00F315D3">
          <w:rPr>
            <w:noProof/>
            <w:webHidden/>
          </w:rPr>
          <w:fldChar w:fldCharType="end"/>
        </w:r>
      </w:hyperlink>
    </w:p>
    <w:p w14:paraId="0C6099F4" w14:textId="50C26412"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08" w:history="1">
        <w:r w:rsidR="00F315D3" w:rsidRPr="00B54F4C">
          <w:rPr>
            <w:rStyle w:val="Lienhypertexte"/>
            <w:noProof/>
          </w:rPr>
          <w:t>7.2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Observation and Processing Information</w:t>
        </w:r>
        <w:r w:rsidR="00F315D3">
          <w:rPr>
            <w:noProof/>
            <w:webHidden/>
          </w:rPr>
          <w:tab/>
        </w:r>
        <w:r w:rsidR="00F315D3">
          <w:rPr>
            <w:noProof/>
            <w:webHidden/>
          </w:rPr>
          <w:fldChar w:fldCharType="begin"/>
        </w:r>
        <w:r w:rsidR="00F315D3">
          <w:rPr>
            <w:noProof/>
            <w:webHidden/>
          </w:rPr>
          <w:instrText xml:space="preserve"> PAGEREF _Toc242708308 \h </w:instrText>
        </w:r>
        <w:r w:rsidR="00F315D3">
          <w:rPr>
            <w:noProof/>
            <w:webHidden/>
          </w:rPr>
        </w:r>
        <w:r w:rsidR="00F315D3">
          <w:rPr>
            <w:noProof/>
            <w:webHidden/>
          </w:rPr>
          <w:fldChar w:fldCharType="separate"/>
        </w:r>
        <w:r w:rsidR="00364D01">
          <w:rPr>
            <w:noProof/>
            <w:webHidden/>
          </w:rPr>
          <w:t>49</w:t>
        </w:r>
        <w:r w:rsidR="00F315D3">
          <w:rPr>
            <w:noProof/>
            <w:webHidden/>
          </w:rPr>
          <w:fldChar w:fldCharType="end"/>
        </w:r>
      </w:hyperlink>
    </w:p>
    <w:p w14:paraId="70FECFD3" w14:textId="4748778C"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09" w:history="1">
        <w:r w:rsidR="00F315D3" w:rsidRPr="00B54F4C">
          <w:rPr>
            <w:rStyle w:val="Lienhypertexte"/>
            <w:noProof/>
          </w:rPr>
          <w:t>7.2.1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Summary of BUFR Descriptor Characteristics</w:t>
        </w:r>
        <w:r w:rsidR="00F315D3">
          <w:rPr>
            <w:noProof/>
            <w:webHidden/>
          </w:rPr>
          <w:tab/>
        </w:r>
        <w:r w:rsidR="00F315D3">
          <w:rPr>
            <w:noProof/>
            <w:webHidden/>
          </w:rPr>
          <w:fldChar w:fldCharType="begin"/>
        </w:r>
        <w:r w:rsidR="00F315D3">
          <w:rPr>
            <w:noProof/>
            <w:webHidden/>
          </w:rPr>
          <w:instrText xml:space="preserve"> PAGEREF _Toc242708309 \h </w:instrText>
        </w:r>
        <w:r w:rsidR="00F315D3">
          <w:rPr>
            <w:noProof/>
            <w:webHidden/>
          </w:rPr>
        </w:r>
        <w:r w:rsidR="00F315D3">
          <w:rPr>
            <w:noProof/>
            <w:webHidden/>
          </w:rPr>
          <w:fldChar w:fldCharType="separate"/>
        </w:r>
        <w:r w:rsidR="00364D01">
          <w:rPr>
            <w:noProof/>
            <w:webHidden/>
          </w:rPr>
          <w:t>49</w:t>
        </w:r>
        <w:r w:rsidR="00F315D3">
          <w:rPr>
            <w:noProof/>
            <w:webHidden/>
          </w:rPr>
          <w:fldChar w:fldCharType="end"/>
        </w:r>
      </w:hyperlink>
    </w:p>
    <w:p w14:paraId="7A77B59A" w14:textId="3DC98AC4"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0" w:history="1">
        <w:r w:rsidR="00F315D3" w:rsidRPr="00B54F4C">
          <w:rPr>
            <w:rStyle w:val="Lienhypertexte"/>
            <w:noProof/>
          </w:rPr>
          <w:t>7.2.2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Siting and Measurement Quality Classification for Temperature</w:t>
        </w:r>
        <w:r w:rsidR="00F315D3">
          <w:rPr>
            <w:noProof/>
            <w:webHidden/>
          </w:rPr>
          <w:tab/>
        </w:r>
        <w:r w:rsidR="00F315D3">
          <w:rPr>
            <w:noProof/>
            <w:webHidden/>
          </w:rPr>
          <w:fldChar w:fldCharType="begin"/>
        </w:r>
        <w:r w:rsidR="00F315D3">
          <w:rPr>
            <w:noProof/>
            <w:webHidden/>
          </w:rPr>
          <w:instrText xml:space="preserve"> PAGEREF _Toc242708310 \h </w:instrText>
        </w:r>
        <w:r w:rsidR="00F315D3">
          <w:rPr>
            <w:noProof/>
            <w:webHidden/>
          </w:rPr>
        </w:r>
        <w:r w:rsidR="00F315D3">
          <w:rPr>
            <w:noProof/>
            <w:webHidden/>
          </w:rPr>
          <w:fldChar w:fldCharType="separate"/>
        </w:r>
        <w:r w:rsidR="00364D01">
          <w:rPr>
            <w:noProof/>
            <w:webHidden/>
          </w:rPr>
          <w:t>50</w:t>
        </w:r>
        <w:r w:rsidR="00F315D3">
          <w:rPr>
            <w:noProof/>
            <w:webHidden/>
          </w:rPr>
          <w:fldChar w:fldCharType="end"/>
        </w:r>
      </w:hyperlink>
    </w:p>
    <w:p w14:paraId="5D7EE122" w14:textId="0364B660"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1" w:history="1">
        <w:r w:rsidR="00F315D3" w:rsidRPr="00B54F4C">
          <w:rPr>
            <w:rStyle w:val="Lienhypertexte"/>
            <w:noProof/>
          </w:rPr>
          <w:t>7.2.3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Siting and Measurement Quality Classification for Precipitation</w:t>
        </w:r>
        <w:r w:rsidR="00F315D3">
          <w:rPr>
            <w:noProof/>
            <w:webHidden/>
          </w:rPr>
          <w:tab/>
        </w:r>
        <w:r w:rsidR="00F315D3">
          <w:rPr>
            <w:noProof/>
            <w:webHidden/>
          </w:rPr>
          <w:fldChar w:fldCharType="begin"/>
        </w:r>
        <w:r w:rsidR="00F315D3">
          <w:rPr>
            <w:noProof/>
            <w:webHidden/>
          </w:rPr>
          <w:instrText xml:space="preserve"> PAGEREF _Toc242708311 \h </w:instrText>
        </w:r>
        <w:r w:rsidR="00F315D3">
          <w:rPr>
            <w:noProof/>
            <w:webHidden/>
          </w:rPr>
        </w:r>
        <w:r w:rsidR="00F315D3">
          <w:rPr>
            <w:noProof/>
            <w:webHidden/>
          </w:rPr>
          <w:fldChar w:fldCharType="separate"/>
        </w:r>
        <w:r w:rsidR="00364D01">
          <w:rPr>
            <w:noProof/>
            <w:webHidden/>
          </w:rPr>
          <w:t>51</w:t>
        </w:r>
        <w:r w:rsidR="00F315D3">
          <w:rPr>
            <w:noProof/>
            <w:webHidden/>
          </w:rPr>
          <w:fldChar w:fldCharType="end"/>
        </w:r>
      </w:hyperlink>
    </w:p>
    <w:p w14:paraId="678FCFDB" w14:textId="4A41145D"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2" w:history="1">
        <w:r w:rsidR="00F315D3" w:rsidRPr="00B54F4C">
          <w:rPr>
            <w:rStyle w:val="Lienhypertexte"/>
            <w:noProof/>
          </w:rPr>
          <w:t>7.2.4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Method Used to Calculate the Average Daily Temperature</w:t>
        </w:r>
        <w:r w:rsidR="00F315D3">
          <w:rPr>
            <w:noProof/>
            <w:webHidden/>
          </w:rPr>
          <w:tab/>
        </w:r>
        <w:r w:rsidR="00F315D3">
          <w:rPr>
            <w:noProof/>
            <w:webHidden/>
          </w:rPr>
          <w:fldChar w:fldCharType="begin"/>
        </w:r>
        <w:r w:rsidR="00F315D3">
          <w:rPr>
            <w:noProof/>
            <w:webHidden/>
          </w:rPr>
          <w:instrText xml:space="preserve"> PAGEREF _Toc242708312 \h </w:instrText>
        </w:r>
        <w:r w:rsidR="00F315D3">
          <w:rPr>
            <w:noProof/>
            <w:webHidden/>
          </w:rPr>
        </w:r>
        <w:r w:rsidR="00F315D3">
          <w:rPr>
            <w:noProof/>
            <w:webHidden/>
          </w:rPr>
          <w:fldChar w:fldCharType="separate"/>
        </w:r>
        <w:r w:rsidR="00364D01">
          <w:rPr>
            <w:noProof/>
            <w:webHidden/>
          </w:rPr>
          <w:t>51</w:t>
        </w:r>
        <w:r w:rsidR="00F315D3">
          <w:rPr>
            <w:noProof/>
            <w:webHidden/>
          </w:rPr>
          <w:fldChar w:fldCharType="end"/>
        </w:r>
      </w:hyperlink>
    </w:p>
    <w:p w14:paraId="13260417" w14:textId="32F44067"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3" w:history="1">
        <w:r w:rsidR="00F315D3" w:rsidRPr="00B54F4C">
          <w:rPr>
            <w:rStyle w:val="Lienhypertexte"/>
            <w:noProof/>
          </w:rPr>
          <w:t>7.2.5</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Time Difference against UTC (LMTZ–UTC)</w:t>
        </w:r>
        <w:r w:rsidR="00F315D3">
          <w:rPr>
            <w:noProof/>
            <w:webHidden/>
          </w:rPr>
          <w:tab/>
        </w:r>
        <w:r w:rsidR="00F315D3">
          <w:rPr>
            <w:noProof/>
            <w:webHidden/>
          </w:rPr>
          <w:fldChar w:fldCharType="begin"/>
        </w:r>
        <w:r w:rsidR="00F315D3">
          <w:rPr>
            <w:noProof/>
            <w:webHidden/>
          </w:rPr>
          <w:instrText xml:space="preserve"> PAGEREF _Toc242708313 \h </w:instrText>
        </w:r>
        <w:r w:rsidR="00F315D3">
          <w:rPr>
            <w:noProof/>
            <w:webHidden/>
          </w:rPr>
        </w:r>
        <w:r w:rsidR="00F315D3">
          <w:rPr>
            <w:noProof/>
            <w:webHidden/>
          </w:rPr>
          <w:fldChar w:fldCharType="separate"/>
        </w:r>
        <w:r w:rsidR="00364D01">
          <w:rPr>
            <w:noProof/>
            <w:webHidden/>
          </w:rPr>
          <w:t>51</w:t>
        </w:r>
        <w:r w:rsidR="00F315D3">
          <w:rPr>
            <w:noProof/>
            <w:webHidden/>
          </w:rPr>
          <w:fldChar w:fldCharType="end"/>
        </w:r>
      </w:hyperlink>
    </w:p>
    <w:p w14:paraId="34779FAD" w14:textId="3868269F"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4" w:history="1">
        <w:r w:rsidR="00F315D3" w:rsidRPr="00B54F4C">
          <w:rPr>
            <w:rStyle w:val="Lienhypertexte"/>
            <w:noProof/>
          </w:rPr>
          <w:t>7.2.6</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Attribution Day</w:t>
        </w:r>
        <w:r w:rsidR="00F315D3">
          <w:rPr>
            <w:noProof/>
            <w:webHidden/>
          </w:rPr>
          <w:tab/>
        </w:r>
        <w:r w:rsidR="00F315D3">
          <w:rPr>
            <w:noProof/>
            <w:webHidden/>
          </w:rPr>
          <w:fldChar w:fldCharType="begin"/>
        </w:r>
        <w:r w:rsidR="00F315D3">
          <w:rPr>
            <w:noProof/>
            <w:webHidden/>
          </w:rPr>
          <w:instrText xml:space="preserve"> PAGEREF _Toc242708314 \h </w:instrText>
        </w:r>
        <w:r w:rsidR="00F315D3">
          <w:rPr>
            <w:noProof/>
            <w:webHidden/>
          </w:rPr>
        </w:r>
        <w:r w:rsidR="00F315D3">
          <w:rPr>
            <w:noProof/>
            <w:webHidden/>
          </w:rPr>
          <w:fldChar w:fldCharType="separate"/>
        </w:r>
        <w:r w:rsidR="00364D01">
          <w:rPr>
            <w:noProof/>
            <w:webHidden/>
          </w:rPr>
          <w:t>52</w:t>
        </w:r>
        <w:r w:rsidR="00F315D3">
          <w:rPr>
            <w:noProof/>
            <w:webHidden/>
          </w:rPr>
          <w:fldChar w:fldCharType="end"/>
        </w:r>
      </w:hyperlink>
    </w:p>
    <w:p w14:paraId="6C3587F6" w14:textId="6E29F4F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5" w:history="1">
        <w:r w:rsidR="00F315D3" w:rsidRPr="00B54F4C">
          <w:rPr>
            <w:rStyle w:val="Lienhypertexte"/>
            <w:noProof/>
          </w:rPr>
          <w:t>7.2.7</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Example of the BUFR Representation of Observation and Processing Information</w:t>
        </w:r>
        <w:r w:rsidR="00F315D3">
          <w:rPr>
            <w:noProof/>
            <w:webHidden/>
          </w:rPr>
          <w:tab/>
        </w:r>
        <w:r w:rsidR="00F315D3">
          <w:rPr>
            <w:noProof/>
            <w:webHidden/>
          </w:rPr>
          <w:fldChar w:fldCharType="begin"/>
        </w:r>
        <w:r w:rsidR="00F315D3">
          <w:rPr>
            <w:noProof/>
            <w:webHidden/>
          </w:rPr>
          <w:instrText xml:space="preserve"> PAGEREF _Toc242708315 \h </w:instrText>
        </w:r>
        <w:r w:rsidR="00F315D3">
          <w:rPr>
            <w:noProof/>
            <w:webHidden/>
          </w:rPr>
        </w:r>
        <w:r w:rsidR="00F315D3">
          <w:rPr>
            <w:noProof/>
            <w:webHidden/>
          </w:rPr>
          <w:fldChar w:fldCharType="separate"/>
        </w:r>
        <w:r w:rsidR="00364D01">
          <w:rPr>
            <w:noProof/>
            <w:webHidden/>
          </w:rPr>
          <w:t>52</w:t>
        </w:r>
        <w:r w:rsidR="00F315D3">
          <w:rPr>
            <w:noProof/>
            <w:webHidden/>
          </w:rPr>
          <w:fldChar w:fldCharType="end"/>
        </w:r>
      </w:hyperlink>
    </w:p>
    <w:p w14:paraId="5CADD995" w14:textId="4F3DA2FE"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16" w:history="1">
        <w:r w:rsidR="00F315D3" w:rsidRPr="00B54F4C">
          <w:rPr>
            <w:rStyle w:val="Lienhypertexte"/>
            <w:noProof/>
            <w:lang w:val="en-US"/>
          </w:rPr>
          <w:t>7.3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lang w:val="en-US"/>
          </w:rPr>
          <w:t>Climate Variables</w:t>
        </w:r>
        <w:r w:rsidR="00F315D3">
          <w:rPr>
            <w:noProof/>
            <w:webHidden/>
          </w:rPr>
          <w:tab/>
        </w:r>
        <w:r w:rsidR="00F315D3">
          <w:rPr>
            <w:noProof/>
            <w:webHidden/>
          </w:rPr>
          <w:fldChar w:fldCharType="begin"/>
        </w:r>
        <w:r w:rsidR="00F315D3">
          <w:rPr>
            <w:noProof/>
            <w:webHidden/>
          </w:rPr>
          <w:instrText xml:space="preserve"> PAGEREF _Toc242708316 \h </w:instrText>
        </w:r>
        <w:r w:rsidR="00F315D3">
          <w:rPr>
            <w:noProof/>
            <w:webHidden/>
          </w:rPr>
        </w:r>
        <w:r w:rsidR="00F315D3">
          <w:rPr>
            <w:noProof/>
            <w:webHidden/>
          </w:rPr>
          <w:fldChar w:fldCharType="separate"/>
        </w:r>
        <w:r w:rsidR="00364D01">
          <w:rPr>
            <w:noProof/>
            <w:webHidden/>
          </w:rPr>
          <w:t>53</w:t>
        </w:r>
        <w:r w:rsidR="00F315D3">
          <w:rPr>
            <w:noProof/>
            <w:webHidden/>
          </w:rPr>
          <w:fldChar w:fldCharType="end"/>
        </w:r>
      </w:hyperlink>
    </w:p>
    <w:p w14:paraId="148114A7" w14:textId="1FEE8DDC"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7" w:history="1">
        <w:r w:rsidR="00F315D3" w:rsidRPr="00B54F4C">
          <w:rPr>
            <w:rStyle w:val="Lienhypertexte"/>
            <w:noProof/>
          </w:rPr>
          <w:t>7.3.1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Summary of BUFR Descriptor Characteristics</w:t>
        </w:r>
        <w:r w:rsidR="00F315D3">
          <w:rPr>
            <w:noProof/>
            <w:webHidden/>
          </w:rPr>
          <w:tab/>
        </w:r>
        <w:r w:rsidR="00F315D3">
          <w:rPr>
            <w:noProof/>
            <w:webHidden/>
          </w:rPr>
          <w:fldChar w:fldCharType="begin"/>
        </w:r>
        <w:r w:rsidR="00F315D3">
          <w:rPr>
            <w:noProof/>
            <w:webHidden/>
          </w:rPr>
          <w:instrText xml:space="preserve"> PAGEREF _Toc242708317 \h </w:instrText>
        </w:r>
        <w:r w:rsidR="00F315D3">
          <w:rPr>
            <w:noProof/>
            <w:webHidden/>
          </w:rPr>
        </w:r>
        <w:r w:rsidR="00F315D3">
          <w:rPr>
            <w:noProof/>
            <w:webHidden/>
          </w:rPr>
          <w:fldChar w:fldCharType="separate"/>
        </w:r>
        <w:r w:rsidR="00364D01">
          <w:rPr>
            <w:noProof/>
            <w:webHidden/>
          </w:rPr>
          <w:t>53</w:t>
        </w:r>
        <w:r w:rsidR="00F315D3">
          <w:rPr>
            <w:noProof/>
            <w:webHidden/>
          </w:rPr>
          <w:fldChar w:fldCharType="end"/>
        </w:r>
      </w:hyperlink>
    </w:p>
    <w:p w14:paraId="3702173F" w14:textId="2566CFA2"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8" w:history="1">
        <w:r w:rsidR="00F315D3" w:rsidRPr="00B54F4C">
          <w:rPr>
            <w:rStyle w:val="Lienhypertexte"/>
            <w:noProof/>
          </w:rPr>
          <w:t>7.3.2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Total Snow Depth (Instantaneous Measurement)</w:t>
        </w:r>
        <w:r w:rsidR="00F315D3">
          <w:rPr>
            <w:noProof/>
            <w:webHidden/>
          </w:rPr>
          <w:tab/>
        </w:r>
        <w:r w:rsidR="00F315D3">
          <w:rPr>
            <w:noProof/>
            <w:webHidden/>
          </w:rPr>
          <w:fldChar w:fldCharType="begin"/>
        </w:r>
        <w:r w:rsidR="00F315D3">
          <w:rPr>
            <w:noProof/>
            <w:webHidden/>
          </w:rPr>
          <w:instrText xml:space="preserve"> PAGEREF _Toc242708318 \h </w:instrText>
        </w:r>
        <w:r w:rsidR="00F315D3">
          <w:rPr>
            <w:noProof/>
            <w:webHidden/>
          </w:rPr>
        </w:r>
        <w:r w:rsidR="00F315D3">
          <w:rPr>
            <w:noProof/>
            <w:webHidden/>
          </w:rPr>
          <w:fldChar w:fldCharType="separate"/>
        </w:r>
        <w:r w:rsidR="00364D01">
          <w:rPr>
            <w:noProof/>
            <w:webHidden/>
          </w:rPr>
          <w:t>54</w:t>
        </w:r>
        <w:r w:rsidR="00F315D3">
          <w:rPr>
            <w:noProof/>
            <w:webHidden/>
          </w:rPr>
          <w:fldChar w:fldCharType="end"/>
        </w:r>
      </w:hyperlink>
    </w:p>
    <w:p w14:paraId="664297C9" w14:textId="2E71302D"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19" w:history="1">
        <w:r w:rsidR="00F315D3" w:rsidRPr="00B54F4C">
          <w:rPr>
            <w:rStyle w:val="Lienhypertexte"/>
            <w:noProof/>
          </w:rPr>
          <w:t>7.3.3</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BUFR Representation of the Time Period</w:t>
        </w:r>
        <w:r w:rsidR="00F315D3">
          <w:rPr>
            <w:noProof/>
            <w:webHidden/>
          </w:rPr>
          <w:tab/>
        </w:r>
        <w:r w:rsidR="00F315D3">
          <w:rPr>
            <w:noProof/>
            <w:webHidden/>
          </w:rPr>
          <w:fldChar w:fldCharType="begin"/>
        </w:r>
        <w:r w:rsidR="00F315D3">
          <w:rPr>
            <w:noProof/>
            <w:webHidden/>
          </w:rPr>
          <w:instrText xml:space="preserve"> PAGEREF _Toc242708319 \h </w:instrText>
        </w:r>
        <w:r w:rsidR="00F315D3">
          <w:rPr>
            <w:noProof/>
            <w:webHidden/>
          </w:rPr>
        </w:r>
        <w:r w:rsidR="00F315D3">
          <w:rPr>
            <w:noProof/>
            <w:webHidden/>
          </w:rPr>
          <w:fldChar w:fldCharType="separate"/>
        </w:r>
        <w:r w:rsidR="00364D01">
          <w:rPr>
            <w:noProof/>
            <w:webHidden/>
          </w:rPr>
          <w:t>55</w:t>
        </w:r>
        <w:r w:rsidR="00F315D3">
          <w:rPr>
            <w:noProof/>
            <w:webHidden/>
          </w:rPr>
          <w:fldChar w:fldCharType="end"/>
        </w:r>
      </w:hyperlink>
    </w:p>
    <w:p w14:paraId="23C5FA4C" w14:textId="2CE95AF6"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20" w:history="1">
        <w:r w:rsidR="00F315D3" w:rsidRPr="00B54F4C">
          <w:rPr>
            <w:rStyle w:val="Lienhypertexte"/>
            <w:noProof/>
          </w:rPr>
          <w:t>7.3.4</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Total Accumulated Precipitation</w:t>
        </w:r>
        <w:r w:rsidR="00F315D3">
          <w:rPr>
            <w:noProof/>
            <w:webHidden/>
          </w:rPr>
          <w:tab/>
        </w:r>
        <w:r w:rsidR="00F315D3">
          <w:rPr>
            <w:noProof/>
            <w:webHidden/>
          </w:rPr>
          <w:fldChar w:fldCharType="begin"/>
        </w:r>
        <w:r w:rsidR="00F315D3">
          <w:rPr>
            <w:noProof/>
            <w:webHidden/>
          </w:rPr>
          <w:instrText xml:space="preserve"> PAGEREF _Toc242708320 \h </w:instrText>
        </w:r>
        <w:r w:rsidR="00F315D3">
          <w:rPr>
            <w:noProof/>
            <w:webHidden/>
          </w:rPr>
        </w:r>
        <w:r w:rsidR="00F315D3">
          <w:rPr>
            <w:noProof/>
            <w:webHidden/>
          </w:rPr>
          <w:fldChar w:fldCharType="separate"/>
        </w:r>
        <w:r w:rsidR="00364D01">
          <w:rPr>
            <w:noProof/>
            <w:webHidden/>
          </w:rPr>
          <w:t>56</w:t>
        </w:r>
        <w:r w:rsidR="00F315D3">
          <w:rPr>
            <w:noProof/>
            <w:webHidden/>
          </w:rPr>
          <w:fldChar w:fldCharType="end"/>
        </w:r>
      </w:hyperlink>
    </w:p>
    <w:p w14:paraId="7D200E3F" w14:textId="0C70F984"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21" w:history="1">
        <w:r w:rsidR="00F315D3" w:rsidRPr="00B54F4C">
          <w:rPr>
            <w:rStyle w:val="Lienhypertexte"/>
            <w:noProof/>
          </w:rPr>
          <w:t>7.3.5</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Depth of Fresh Snow</w:t>
        </w:r>
        <w:r w:rsidR="00F315D3">
          <w:rPr>
            <w:noProof/>
            <w:webHidden/>
          </w:rPr>
          <w:tab/>
        </w:r>
        <w:r w:rsidR="00F315D3">
          <w:rPr>
            <w:noProof/>
            <w:webHidden/>
          </w:rPr>
          <w:fldChar w:fldCharType="begin"/>
        </w:r>
        <w:r w:rsidR="00F315D3">
          <w:rPr>
            <w:noProof/>
            <w:webHidden/>
          </w:rPr>
          <w:instrText xml:space="preserve"> PAGEREF _Toc242708321 \h </w:instrText>
        </w:r>
        <w:r w:rsidR="00F315D3">
          <w:rPr>
            <w:noProof/>
            <w:webHidden/>
          </w:rPr>
        </w:r>
        <w:r w:rsidR="00F315D3">
          <w:rPr>
            <w:noProof/>
            <w:webHidden/>
          </w:rPr>
          <w:fldChar w:fldCharType="separate"/>
        </w:r>
        <w:r w:rsidR="00364D01">
          <w:rPr>
            <w:noProof/>
            <w:webHidden/>
          </w:rPr>
          <w:t>57</w:t>
        </w:r>
        <w:r w:rsidR="00F315D3">
          <w:rPr>
            <w:noProof/>
            <w:webHidden/>
          </w:rPr>
          <w:fldChar w:fldCharType="end"/>
        </w:r>
      </w:hyperlink>
    </w:p>
    <w:p w14:paraId="51CF8285" w14:textId="3F24160F"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22" w:history="1">
        <w:r w:rsidR="00F315D3" w:rsidRPr="00B54F4C">
          <w:rPr>
            <w:rStyle w:val="Lienhypertexte"/>
            <w:noProof/>
          </w:rPr>
          <w:t>7.3.6</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Maximum Daily Temperature</w:t>
        </w:r>
        <w:r w:rsidR="00F315D3">
          <w:rPr>
            <w:noProof/>
            <w:webHidden/>
          </w:rPr>
          <w:tab/>
        </w:r>
        <w:r w:rsidR="00F315D3">
          <w:rPr>
            <w:noProof/>
            <w:webHidden/>
          </w:rPr>
          <w:fldChar w:fldCharType="begin"/>
        </w:r>
        <w:r w:rsidR="00F315D3">
          <w:rPr>
            <w:noProof/>
            <w:webHidden/>
          </w:rPr>
          <w:instrText xml:space="preserve"> PAGEREF _Toc242708322 \h </w:instrText>
        </w:r>
        <w:r w:rsidR="00F315D3">
          <w:rPr>
            <w:noProof/>
            <w:webHidden/>
          </w:rPr>
        </w:r>
        <w:r w:rsidR="00F315D3">
          <w:rPr>
            <w:noProof/>
            <w:webHidden/>
          </w:rPr>
          <w:fldChar w:fldCharType="separate"/>
        </w:r>
        <w:r w:rsidR="00364D01">
          <w:rPr>
            <w:noProof/>
            <w:webHidden/>
          </w:rPr>
          <w:t>58</w:t>
        </w:r>
        <w:r w:rsidR="00F315D3">
          <w:rPr>
            <w:noProof/>
            <w:webHidden/>
          </w:rPr>
          <w:fldChar w:fldCharType="end"/>
        </w:r>
      </w:hyperlink>
    </w:p>
    <w:p w14:paraId="20CEF711" w14:textId="4F89BBCB"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23" w:history="1">
        <w:r w:rsidR="00F315D3" w:rsidRPr="00B54F4C">
          <w:rPr>
            <w:rStyle w:val="Lienhypertexte"/>
            <w:noProof/>
          </w:rPr>
          <w:t>7.3.7</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Minimum Daily Temperature</w:t>
        </w:r>
        <w:r w:rsidR="00F315D3">
          <w:rPr>
            <w:noProof/>
            <w:webHidden/>
          </w:rPr>
          <w:tab/>
        </w:r>
        <w:r w:rsidR="00F315D3">
          <w:rPr>
            <w:noProof/>
            <w:webHidden/>
          </w:rPr>
          <w:fldChar w:fldCharType="begin"/>
        </w:r>
        <w:r w:rsidR="00F315D3">
          <w:rPr>
            <w:noProof/>
            <w:webHidden/>
          </w:rPr>
          <w:instrText xml:space="preserve"> PAGEREF _Toc242708323 \h </w:instrText>
        </w:r>
        <w:r w:rsidR="00F315D3">
          <w:rPr>
            <w:noProof/>
            <w:webHidden/>
          </w:rPr>
        </w:r>
        <w:r w:rsidR="00F315D3">
          <w:rPr>
            <w:noProof/>
            <w:webHidden/>
          </w:rPr>
          <w:fldChar w:fldCharType="separate"/>
        </w:r>
        <w:r w:rsidR="00364D01">
          <w:rPr>
            <w:noProof/>
            <w:webHidden/>
          </w:rPr>
          <w:t>58</w:t>
        </w:r>
        <w:r w:rsidR="00F315D3">
          <w:rPr>
            <w:noProof/>
            <w:webHidden/>
          </w:rPr>
          <w:fldChar w:fldCharType="end"/>
        </w:r>
      </w:hyperlink>
    </w:p>
    <w:p w14:paraId="3EE91D58" w14:textId="106B4C37" w:rsidR="00F315D3" w:rsidRDefault="003141D3">
      <w:pPr>
        <w:pStyle w:val="TM3"/>
        <w:tabs>
          <w:tab w:val="left" w:pos="1100"/>
          <w:tab w:val="right" w:leader="dot" w:pos="9600"/>
        </w:tabs>
        <w:rPr>
          <w:rFonts w:eastAsiaTheme="minorEastAsia" w:cstheme="minorBidi"/>
          <w:i w:val="0"/>
          <w:iCs w:val="0"/>
          <w:noProof/>
          <w:kern w:val="0"/>
          <w:sz w:val="22"/>
          <w:szCs w:val="22"/>
          <w:lang w:val="fr-FR" w:eastAsia="fr-FR"/>
          <w14:ligatures w14:val="none"/>
        </w:rPr>
      </w:pPr>
      <w:hyperlink w:anchor="_Toc242708324" w:history="1">
        <w:r w:rsidR="00F315D3" w:rsidRPr="00B54F4C">
          <w:rPr>
            <w:rStyle w:val="Lienhypertexte"/>
            <w:noProof/>
          </w:rPr>
          <w:t>7.3.8</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Average Daily Temperature</w:t>
        </w:r>
        <w:r w:rsidR="00F315D3">
          <w:rPr>
            <w:noProof/>
            <w:webHidden/>
          </w:rPr>
          <w:tab/>
        </w:r>
        <w:r w:rsidR="00F315D3">
          <w:rPr>
            <w:noProof/>
            <w:webHidden/>
          </w:rPr>
          <w:fldChar w:fldCharType="begin"/>
        </w:r>
        <w:r w:rsidR="00F315D3">
          <w:rPr>
            <w:noProof/>
            <w:webHidden/>
          </w:rPr>
          <w:instrText xml:space="preserve"> PAGEREF _Toc242708324 \h </w:instrText>
        </w:r>
        <w:r w:rsidR="00F315D3">
          <w:rPr>
            <w:noProof/>
            <w:webHidden/>
          </w:rPr>
        </w:r>
        <w:r w:rsidR="00F315D3">
          <w:rPr>
            <w:noProof/>
            <w:webHidden/>
          </w:rPr>
          <w:fldChar w:fldCharType="separate"/>
        </w:r>
        <w:r w:rsidR="00364D01">
          <w:rPr>
            <w:noProof/>
            <w:webHidden/>
          </w:rPr>
          <w:t>59</w:t>
        </w:r>
        <w:r w:rsidR="00F315D3">
          <w:rPr>
            <w:noProof/>
            <w:webHidden/>
          </w:rPr>
          <w:fldChar w:fldCharType="end"/>
        </w:r>
      </w:hyperlink>
    </w:p>
    <w:p w14:paraId="10178E77" w14:textId="5D928AE6" w:rsidR="00F315D3" w:rsidRDefault="003141D3">
      <w:pPr>
        <w:pStyle w:val="TM1"/>
        <w:tabs>
          <w:tab w:val="right" w:leader="dot" w:pos="9600"/>
        </w:tabs>
        <w:rPr>
          <w:rFonts w:eastAsiaTheme="minorEastAsia" w:cstheme="minorBidi"/>
          <w:b w:val="0"/>
          <w:bCs w:val="0"/>
          <w:caps w:val="0"/>
          <w:noProof/>
          <w:kern w:val="0"/>
          <w:sz w:val="22"/>
          <w:szCs w:val="22"/>
          <w:lang w:val="fr-FR" w:eastAsia="fr-FR"/>
          <w14:ligatures w14:val="none"/>
        </w:rPr>
      </w:pPr>
      <w:hyperlink w:anchor="_Toc242708325" w:history="1">
        <w:r w:rsidR="00F315D3" w:rsidRPr="00B54F4C">
          <w:rPr>
            <w:rStyle w:val="Lienhypertexte"/>
            <w:noProof/>
            <w:lang w:eastAsia="fr-FR"/>
          </w:rPr>
          <w:t xml:space="preserve">Part V </w:t>
        </w:r>
        <w:r w:rsidR="00F315D3" w:rsidRPr="00B54F4C">
          <w:rPr>
            <w:rStyle w:val="Lienhypertexte"/>
            <w:noProof/>
          </w:rPr>
          <w:t>-</w:t>
        </w:r>
        <w:r w:rsidR="00F315D3" w:rsidRPr="00B54F4C">
          <w:rPr>
            <w:rStyle w:val="Lienhypertexte"/>
            <w:noProof/>
            <w:lang w:eastAsia="fr-FR"/>
          </w:rPr>
          <w:t xml:space="preserve"> Implementation</w:t>
        </w:r>
        <w:r w:rsidR="00F315D3">
          <w:rPr>
            <w:noProof/>
            <w:webHidden/>
          </w:rPr>
          <w:tab/>
        </w:r>
        <w:r w:rsidR="00F315D3">
          <w:rPr>
            <w:noProof/>
            <w:webHidden/>
          </w:rPr>
          <w:fldChar w:fldCharType="begin"/>
        </w:r>
        <w:r w:rsidR="00F315D3">
          <w:rPr>
            <w:noProof/>
            <w:webHidden/>
          </w:rPr>
          <w:instrText xml:space="preserve"> PAGEREF _Toc242708325 \h </w:instrText>
        </w:r>
        <w:r w:rsidR="00F315D3">
          <w:rPr>
            <w:noProof/>
            <w:webHidden/>
          </w:rPr>
        </w:r>
        <w:r w:rsidR="00F315D3">
          <w:rPr>
            <w:noProof/>
            <w:webHidden/>
          </w:rPr>
          <w:fldChar w:fldCharType="separate"/>
        </w:r>
        <w:r w:rsidR="00364D01">
          <w:rPr>
            <w:noProof/>
            <w:webHidden/>
          </w:rPr>
          <w:t>61</w:t>
        </w:r>
        <w:r w:rsidR="00F315D3">
          <w:rPr>
            <w:noProof/>
            <w:webHidden/>
          </w:rPr>
          <w:fldChar w:fldCharType="end"/>
        </w:r>
      </w:hyperlink>
    </w:p>
    <w:p w14:paraId="72C1285F" w14:textId="1FEF339B"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26" w:history="1">
        <w:r w:rsidR="00F315D3" w:rsidRPr="00B54F4C">
          <w:rPr>
            <w:rStyle w:val="Lienhypertexte"/>
            <w:noProof/>
          </w:rPr>
          <w:t>8</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Preparing for DAYCLI Implementation</w:t>
        </w:r>
        <w:r w:rsidR="00F315D3">
          <w:rPr>
            <w:noProof/>
            <w:webHidden/>
          </w:rPr>
          <w:tab/>
        </w:r>
        <w:r w:rsidR="00F315D3">
          <w:rPr>
            <w:noProof/>
            <w:webHidden/>
          </w:rPr>
          <w:fldChar w:fldCharType="begin"/>
        </w:r>
        <w:r w:rsidR="00F315D3">
          <w:rPr>
            <w:noProof/>
            <w:webHidden/>
          </w:rPr>
          <w:instrText xml:space="preserve"> PAGEREF _Toc242708326 \h </w:instrText>
        </w:r>
        <w:r w:rsidR="00F315D3">
          <w:rPr>
            <w:noProof/>
            <w:webHidden/>
          </w:rPr>
        </w:r>
        <w:r w:rsidR="00F315D3">
          <w:rPr>
            <w:noProof/>
            <w:webHidden/>
          </w:rPr>
          <w:fldChar w:fldCharType="separate"/>
        </w:r>
        <w:r w:rsidR="00364D01">
          <w:rPr>
            <w:noProof/>
            <w:webHidden/>
          </w:rPr>
          <w:t>61</w:t>
        </w:r>
        <w:r w:rsidR="00F315D3">
          <w:rPr>
            <w:noProof/>
            <w:webHidden/>
          </w:rPr>
          <w:fldChar w:fldCharType="end"/>
        </w:r>
      </w:hyperlink>
    </w:p>
    <w:p w14:paraId="7736A6BD" w14:textId="07FB30BE"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27" w:history="1">
        <w:r w:rsidR="00F315D3" w:rsidRPr="00B54F4C">
          <w:rPr>
            <w:rStyle w:val="Lienhypertexte"/>
            <w:noProof/>
          </w:rPr>
          <w:t>8.1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Understanding National Climatological Practices</w:t>
        </w:r>
        <w:r w:rsidR="00F315D3">
          <w:rPr>
            <w:noProof/>
            <w:webHidden/>
          </w:rPr>
          <w:tab/>
        </w:r>
        <w:r w:rsidR="00F315D3">
          <w:rPr>
            <w:noProof/>
            <w:webHidden/>
          </w:rPr>
          <w:fldChar w:fldCharType="begin"/>
        </w:r>
        <w:r w:rsidR="00F315D3">
          <w:rPr>
            <w:noProof/>
            <w:webHidden/>
          </w:rPr>
          <w:instrText xml:space="preserve"> PAGEREF _Toc242708327 \h </w:instrText>
        </w:r>
        <w:r w:rsidR="00F315D3">
          <w:rPr>
            <w:noProof/>
            <w:webHidden/>
          </w:rPr>
        </w:r>
        <w:r w:rsidR="00F315D3">
          <w:rPr>
            <w:noProof/>
            <w:webHidden/>
          </w:rPr>
          <w:fldChar w:fldCharType="separate"/>
        </w:r>
        <w:r w:rsidR="00364D01">
          <w:rPr>
            <w:noProof/>
            <w:webHidden/>
          </w:rPr>
          <w:t>61</w:t>
        </w:r>
        <w:r w:rsidR="00F315D3">
          <w:rPr>
            <w:noProof/>
            <w:webHidden/>
          </w:rPr>
          <w:fldChar w:fldCharType="end"/>
        </w:r>
      </w:hyperlink>
    </w:p>
    <w:p w14:paraId="06A7A5F6" w14:textId="1CFDA3E6"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28" w:history="1">
        <w:r w:rsidR="00F315D3" w:rsidRPr="00B54F4C">
          <w:rPr>
            <w:rStyle w:val="Lienhypertexte"/>
            <w:noProof/>
            <w:lang w:val="en-US"/>
          </w:rPr>
          <w:t>8.2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Understanding the National Operational Workflow</w:t>
        </w:r>
        <w:r w:rsidR="00F315D3">
          <w:rPr>
            <w:noProof/>
            <w:webHidden/>
          </w:rPr>
          <w:tab/>
        </w:r>
        <w:r w:rsidR="00F315D3">
          <w:rPr>
            <w:noProof/>
            <w:webHidden/>
          </w:rPr>
          <w:fldChar w:fldCharType="begin"/>
        </w:r>
        <w:r w:rsidR="00F315D3">
          <w:rPr>
            <w:noProof/>
            <w:webHidden/>
          </w:rPr>
          <w:instrText xml:space="preserve"> PAGEREF _Toc242708328 \h </w:instrText>
        </w:r>
        <w:r w:rsidR="00F315D3">
          <w:rPr>
            <w:noProof/>
            <w:webHidden/>
          </w:rPr>
        </w:r>
        <w:r w:rsidR="00F315D3">
          <w:rPr>
            <w:noProof/>
            <w:webHidden/>
          </w:rPr>
          <w:fldChar w:fldCharType="separate"/>
        </w:r>
        <w:r w:rsidR="00364D01">
          <w:rPr>
            <w:noProof/>
            <w:webHidden/>
          </w:rPr>
          <w:t>61</w:t>
        </w:r>
        <w:r w:rsidR="00F315D3">
          <w:rPr>
            <w:noProof/>
            <w:webHidden/>
          </w:rPr>
          <w:fldChar w:fldCharType="end"/>
        </w:r>
      </w:hyperlink>
    </w:p>
    <w:p w14:paraId="6896873C" w14:textId="1DB55714"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29" w:history="1">
        <w:r w:rsidR="00F315D3" w:rsidRPr="00B54F4C">
          <w:rPr>
            <w:rStyle w:val="Lienhypertexte"/>
            <w:noProof/>
            <w:lang w:val="en-US"/>
          </w:rPr>
          <w:t>8.3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lang w:val="en-US"/>
          </w:rPr>
          <w:t>Identifying Existing Documentation and Information Sources</w:t>
        </w:r>
        <w:r w:rsidR="00F315D3">
          <w:rPr>
            <w:noProof/>
            <w:webHidden/>
          </w:rPr>
          <w:tab/>
        </w:r>
        <w:r w:rsidR="00F315D3">
          <w:rPr>
            <w:noProof/>
            <w:webHidden/>
          </w:rPr>
          <w:fldChar w:fldCharType="begin"/>
        </w:r>
        <w:r w:rsidR="00F315D3">
          <w:rPr>
            <w:noProof/>
            <w:webHidden/>
          </w:rPr>
          <w:instrText xml:space="preserve"> PAGEREF _Toc242708329 \h </w:instrText>
        </w:r>
        <w:r w:rsidR="00F315D3">
          <w:rPr>
            <w:noProof/>
            <w:webHidden/>
          </w:rPr>
        </w:r>
        <w:r w:rsidR="00F315D3">
          <w:rPr>
            <w:noProof/>
            <w:webHidden/>
          </w:rPr>
          <w:fldChar w:fldCharType="separate"/>
        </w:r>
        <w:r w:rsidR="00364D01">
          <w:rPr>
            <w:noProof/>
            <w:webHidden/>
          </w:rPr>
          <w:t>64</w:t>
        </w:r>
        <w:r w:rsidR="00F315D3">
          <w:rPr>
            <w:noProof/>
            <w:webHidden/>
          </w:rPr>
          <w:fldChar w:fldCharType="end"/>
        </w:r>
      </w:hyperlink>
    </w:p>
    <w:p w14:paraId="71CF03D4" w14:textId="66409184"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0" w:history="1">
        <w:r w:rsidR="00F315D3" w:rsidRPr="00B54F4C">
          <w:rPr>
            <w:rStyle w:val="Lienhypertexte"/>
            <w:noProof/>
            <w:lang w:val="en-US"/>
          </w:rPr>
          <w:t>8.4</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lang w:val="en-US"/>
          </w:rPr>
          <w:t>Identifying Knowledge Holders and Operational Expertise</w:t>
        </w:r>
        <w:r w:rsidR="00F315D3">
          <w:rPr>
            <w:noProof/>
            <w:webHidden/>
          </w:rPr>
          <w:tab/>
        </w:r>
        <w:r w:rsidR="00F315D3">
          <w:rPr>
            <w:noProof/>
            <w:webHidden/>
          </w:rPr>
          <w:fldChar w:fldCharType="begin"/>
        </w:r>
        <w:r w:rsidR="00F315D3">
          <w:rPr>
            <w:noProof/>
            <w:webHidden/>
          </w:rPr>
          <w:instrText xml:space="preserve"> PAGEREF _Toc242708330 \h </w:instrText>
        </w:r>
        <w:r w:rsidR="00F315D3">
          <w:rPr>
            <w:noProof/>
            <w:webHidden/>
          </w:rPr>
        </w:r>
        <w:r w:rsidR="00F315D3">
          <w:rPr>
            <w:noProof/>
            <w:webHidden/>
          </w:rPr>
          <w:fldChar w:fldCharType="separate"/>
        </w:r>
        <w:r w:rsidR="00364D01">
          <w:rPr>
            <w:noProof/>
            <w:webHidden/>
          </w:rPr>
          <w:t>65</w:t>
        </w:r>
        <w:r w:rsidR="00F315D3">
          <w:rPr>
            <w:noProof/>
            <w:webHidden/>
          </w:rPr>
          <w:fldChar w:fldCharType="end"/>
        </w:r>
      </w:hyperlink>
    </w:p>
    <w:p w14:paraId="2DD2BF99" w14:textId="7270BEFB"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1" w:history="1">
        <w:r w:rsidR="00F315D3" w:rsidRPr="00B54F4C">
          <w:rPr>
            <w:rStyle w:val="Lienhypertexte"/>
            <w:noProof/>
            <w:lang w:val="en-US"/>
          </w:rPr>
          <w:t>8.5</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Documenting and Preserving National Climatological Knowledge</w:t>
        </w:r>
        <w:r w:rsidR="00F315D3">
          <w:rPr>
            <w:noProof/>
            <w:webHidden/>
          </w:rPr>
          <w:tab/>
        </w:r>
        <w:r w:rsidR="00F315D3">
          <w:rPr>
            <w:noProof/>
            <w:webHidden/>
          </w:rPr>
          <w:fldChar w:fldCharType="begin"/>
        </w:r>
        <w:r w:rsidR="00F315D3">
          <w:rPr>
            <w:noProof/>
            <w:webHidden/>
          </w:rPr>
          <w:instrText xml:space="preserve"> PAGEREF _Toc242708331 \h </w:instrText>
        </w:r>
        <w:r w:rsidR="00F315D3">
          <w:rPr>
            <w:noProof/>
            <w:webHidden/>
          </w:rPr>
        </w:r>
        <w:r w:rsidR="00F315D3">
          <w:rPr>
            <w:noProof/>
            <w:webHidden/>
          </w:rPr>
          <w:fldChar w:fldCharType="separate"/>
        </w:r>
        <w:r w:rsidR="00364D01">
          <w:rPr>
            <w:noProof/>
            <w:webHidden/>
          </w:rPr>
          <w:t>65</w:t>
        </w:r>
        <w:r w:rsidR="00F315D3">
          <w:rPr>
            <w:noProof/>
            <w:webHidden/>
          </w:rPr>
          <w:fldChar w:fldCharType="end"/>
        </w:r>
      </w:hyperlink>
    </w:p>
    <w:p w14:paraId="090D137F" w14:textId="58AEDDAD"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32" w:history="1">
        <w:r w:rsidR="00F315D3" w:rsidRPr="00B54F4C">
          <w:rPr>
            <w:rStyle w:val="Lienhypertexte"/>
            <w:noProof/>
          </w:rPr>
          <w:t>9</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Integrating DAYCLI into Existing Operational Environments</w:t>
        </w:r>
        <w:r w:rsidR="00F315D3">
          <w:rPr>
            <w:noProof/>
            <w:webHidden/>
          </w:rPr>
          <w:tab/>
        </w:r>
        <w:r w:rsidR="00F315D3">
          <w:rPr>
            <w:noProof/>
            <w:webHidden/>
          </w:rPr>
          <w:fldChar w:fldCharType="begin"/>
        </w:r>
        <w:r w:rsidR="00F315D3">
          <w:rPr>
            <w:noProof/>
            <w:webHidden/>
          </w:rPr>
          <w:instrText xml:space="preserve"> PAGEREF _Toc242708332 \h </w:instrText>
        </w:r>
        <w:r w:rsidR="00F315D3">
          <w:rPr>
            <w:noProof/>
            <w:webHidden/>
          </w:rPr>
        </w:r>
        <w:r w:rsidR="00F315D3">
          <w:rPr>
            <w:noProof/>
            <w:webHidden/>
          </w:rPr>
          <w:fldChar w:fldCharType="separate"/>
        </w:r>
        <w:r w:rsidR="00364D01">
          <w:rPr>
            <w:noProof/>
            <w:webHidden/>
          </w:rPr>
          <w:t>65</w:t>
        </w:r>
        <w:r w:rsidR="00F315D3">
          <w:rPr>
            <w:noProof/>
            <w:webHidden/>
          </w:rPr>
          <w:fldChar w:fldCharType="end"/>
        </w:r>
      </w:hyperlink>
    </w:p>
    <w:p w14:paraId="55B1AA7B" w14:textId="58DEB00C"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3" w:history="1">
        <w:r w:rsidR="00F315D3" w:rsidRPr="00B54F4C">
          <w:rPr>
            <w:rStyle w:val="Lienhypertexte"/>
            <w:noProof/>
          </w:rPr>
          <w:t>9.1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General Integration Principles</w:t>
        </w:r>
        <w:r w:rsidR="00F315D3">
          <w:rPr>
            <w:noProof/>
            <w:webHidden/>
          </w:rPr>
          <w:tab/>
        </w:r>
        <w:r w:rsidR="00F315D3">
          <w:rPr>
            <w:noProof/>
            <w:webHidden/>
          </w:rPr>
          <w:fldChar w:fldCharType="begin"/>
        </w:r>
        <w:r w:rsidR="00F315D3">
          <w:rPr>
            <w:noProof/>
            <w:webHidden/>
          </w:rPr>
          <w:instrText xml:space="preserve"> PAGEREF _Toc242708333 \h </w:instrText>
        </w:r>
        <w:r w:rsidR="00F315D3">
          <w:rPr>
            <w:noProof/>
            <w:webHidden/>
          </w:rPr>
        </w:r>
        <w:r w:rsidR="00F315D3">
          <w:rPr>
            <w:noProof/>
            <w:webHidden/>
          </w:rPr>
          <w:fldChar w:fldCharType="separate"/>
        </w:r>
        <w:r w:rsidR="00364D01">
          <w:rPr>
            <w:noProof/>
            <w:webHidden/>
          </w:rPr>
          <w:t>66</w:t>
        </w:r>
        <w:r w:rsidR="00F315D3">
          <w:rPr>
            <w:noProof/>
            <w:webHidden/>
          </w:rPr>
          <w:fldChar w:fldCharType="end"/>
        </w:r>
      </w:hyperlink>
    </w:p>
    <w:p w14:paraId="1BE60521" w14:textId="1A4BDA48"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4" w:history="1">
        <w:r w:rsidR="00F315D3" w:rsidRPr="00B54F4C">
          <w:rPr>
            <w:rStyle w:val="Lienhypertexte"/>
            <w:noProof/>
          </w:rPr>
          <w:t>9.2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Identifying Sources of DAYCLI Information</w:t>
        </w:r>
        <w:r w:rsidR="00F315D3">
          <w:rPr>
            <w:noProof/>
            <w:webHidden/>
          </w:rPr>
          <w:tab/>
        </w:r>
        <w:r w:rsidR="00F315D3">
          <w:rPr>
            <w:noProof/>
            <w:webHidden/>
          </w:rPr>
          <w:fldChar w:fldCharType="begin"/>
        </w:r>
        <w:r w:rsidR="00F315D3">
          <w:rPr>
            <w:noProof/>
            <w:webHidden/>
          </w:rPr>
          <w:instrText xml:space="preserve"> PAGEREF _Toc242708334 \h </w:instrText>
        </w:r>
        <w:r w:rsidR="00F315D3">
          <w:rPr>
            <w:noProof/>
            <w:webHidden/>
          </w:rPr>
        </w:r>
        <w:r w:rsidR="00F315D3">
          <w:rPr>
            <w:noProof/>
            <w:webHidden/>
          </w:rPr>
          <w:fldChar w:fldCharType="separate"/>
        </w:r>
        <w:r w:rsidR="00364D01">
          <w:rPr>
            <w:noProof/>
            <w:webHidden/>
          </w:rPr>
          <w:t>66</w:t>
        </w:r>
        <w:r w:rsidR="00F315D3">
          <w:rPr>
            <w:noProof/>
            <w:webHidden/>
          </w:rPr>
          <w:fldChar w:fldCharType="end"/>
        </w:r>
      </w:hyperlink>
    </w:p>
    <w:p w14:paraId="625F91A9" w14:textId="3AF528F0"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5" w:history="1">
        <w:r w:rsidR="00F315D3" w:rsidRPr="00B54F4C">
          <w:rPr>
            <w:rStyle w:val="Lienhypertexte"/>
            <w:noProof/>
          </w:rPr>
          <w:t>9.3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Mapping National Information to the DAYCLI Specification</w:t>
        </w:r>
        <w:r w:rsidR="00F315D3">
          <w:rPr>
            <w:noProof/>
            <w:webHidden/>
          </w:rPr>
          <w:tab/>
        </w:r>
        <w:r w:rsidR="00F315D3">
          <w:rPr>
            <w:noProof/>
            <w:webHidden/>
          </w:rPr>
          <w:fldChar w:fldCharType="begin"/>
        </w:r>
        <w:r w:rsidR="00F315D3">
          <w:rPr>
            <w:noProof/>
            <w:webHidden/>
          </w:rPr>
          <w:instrText xml:space="preserve"> PAGEREF _Toc242708335 \h </w:instrText>
        </w:r>
        <w:r w:rsidR="00F315D3">
          <w:rPr>
            <w:noProof/>
            <w:webHidden/>
          </w:rPr>
        </w:r>
        <w:r w:rsidR="00F315D3">
          <w:rPr>
            <w:noProof/>
            <w:webHidden/>
          </w:rPr>
          <w:fldChar w:fldCharType="separate"/>
        </w:r>
        <w:r w:rsidR="00364D01">
          <w:rPr>
            <w:noProof/>
            <w:webHidden/>
          </w:rPr>
          <w:t>67</w:t>
        </w:r>
        <w:r w:rsidR="00F315D3">
          <w:rPr>
            <w:noProof/>
            <w:webHidden/>
          </w:rPr>
          <w:fldChar w:fldCharType="end"/>
        </w:r>
      </w:hyperlink>
    </w:p>
    <w:p w14:paraId="0763F5F6" w14:textId="5AEE3D8F"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6" w:history="1">
        <w:r w:rsidR="00F315D3" w:rsidRPr="00B54F4C">
          <w:rPr>
            <w:rStyle w:val="Lienhypertexte"/>
            <w:noProof/>
          </w:rPr>
          <w:t>9.4</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Managing Missing or Unavailable Information</w:t>
        </w:r>
        <w:r w:rsidR="00F315D3">
          <w:rPr>
            <w:noProof/>
            <w:webHidden/>
          </w:rPr>
          <w:tab/>
        </w:r>
        <w:r w:rsidR="00F315D3">
          <w:rPr>
            <w:noProof/>
            <w:webHidden/>
          </w:rPr>
          <w:fldChar w:fldCharType="begin"/>
        </w:r>
        <w:r w:rsidR="00F315D3">
          <w:rPr>
            <w:noProof/>
            <w:webHidden/>
          </w:rPr>
          <w:instrText xml:space="preserve"> PAGEREF _Toc242708336 \h </w:instrText>
        </w:r>
        <w:r w:rsidR="00F315D3">
          <w:rPr>
            <w:noProof/>
            <w:webHidden/>
          </w:rPr>
        </w:r>
        <w:r w:rsidR="00F315D3">
          <w:rPr>
            <w:noProof/>
            <w:webHidden/>
          </w:rPr>
          <w:fldChar w:fldCharType="separate"/>
        </w:r>
        <w:r w:rsidR="00364D01">
          <w:rPr>
            <w:noProof/>
            <w:webHidden/>
          </w:rPr>
          <w:t>67</w:t>
        </w:r>
        <w:r w:rsidR="00F315D3">
          <w:rPr>
            <w:noProof/>
            <w:webHidden/>
          </w:rPr>
          <w:fldChar w:fldCharType="end"/>
        </w:r>
      </w:hyperlink>
    </w:p>
    <w:p w14:paraId="20DF919F" w14:textId="5B986084"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7" w:history="1">
        <w:r w:rsidR="00F315D3" w:rsidRPr="00B54F4C">
          <w:rPr>
            <w:rStyle w:val="Lienhypertexte"/>
            <w:noProof/>
          </w:rPr>
          <w:t>9.5</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Implementing DAYCLI Encoding and Decoding</w:t>
        </w:r>
        <w:r w:rsidR="00F315D3">
          <w:rPr>
            <w:noProof/>
            <w:webHidden/>
          </w:rPr>
          <w:tab/>
        </w:r>
        <w:r w:rsidR="00F315D3">
          <w:rPr>
            <w:noProof/>
            <w:webHidden/>
          </w:rPr>
          <w:fldChar w:fldCharType="begin"/>
        </w:r>
        <w:r w:rsidR="00F315D3">
          <w:rPr>
            <w:noProof/>
            <w:webHidden/>
          </w:rPr>
          <w:instrText xml:space="preserve"> PAGEREF _Toc242708337 \h </w:instrText>
        </w:r>
        <w:r w:rsidR="00F315D3">
          <w:rPr>
            <w:noProof/>
            <w:webHidden/>
          </w:rPr>
        </w:r>
        <w:r w:rsidR="00F315D3">
          <w:rPr>
            <w:noProof/>
            <w:webHidden/>
          </w:rPr>
          <w:fldChar w:fldCharType="separate"/>
        </w:r>
        <w:r w:rsidR="00364D01">
          <w:rPr>
            <w:noProof/>
            <w:webHidden/>
          </w:rPr>
          <w:t>68</w:t>
        </w:r>
        <w:r w:rsidR="00F315D3">
          <w:rPr>
            <w:noProof/>
            <w:webHidden/>
          </w:rPr>
          <w:fldChar w:fldCharType="end"/>
        </w:r>
      </w:hyperlink>
    </w:p>
    <w:p w14:paraId="3BE23D87" w14:textId="574CA76F"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38" w:history="1">
        <w:r w:rsidR="00F315D3" w:rsidRPr="00B54F4C">
          <w:rPr>
            <w:rStyle w:val="Lienhypertexte"/>
            <w:noProof/>
          </w:rPr>
          <w:t>9.6</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Validation Before Operational Exchange</w:t>
        </w:r>
        <w:r w:rsidR="00F315D3">
          <w:rPr>
            <w:noProof/>
            <w:webHidden/>
          </w:rPr>
          <w:tab/>
        </w:r>
        <w:r w:rsidR="00F315D3">
          <w:rPr>
            <w:noProof/>
            <w:webHidden/>
          </w:rPr>
          <w:fldChar w:fldCharType="begin"/>
        </w:r>
        <w:r w:rsidR="00F315D3">
          <w:rPr>
            <w:noProof/>
            <w:webHidden/>
          </w:rPr>
          <w:instrText xml:space="preserve"> PAGEREF _Toc242708338 \h </w:instrText>
        </w:r>
        <w:r w:rsidR="00F315D3">
          <w:rPr>
            <w:noProof/>
            <w:webHidden/>
          </w:rPr>
        </w:r>
        <w:r w:rsidR="00F315D3">
          <w:rPr>
            <w:noProof/>
            <w:webHidden/>
          </w:rPr>
          <w:fldChar w:fldCharType="separate"/>
        </w:r>
        <w:r w:rsidR="00364D01">
          <w:rPr>
            <w:noProof/>
            <w:webHidden/>
          </w:rPr>
          <w:t>68</w:t>
        </w:r>
        <w:r w:rsidR="00F315D3">
          <w:rPr>
            <w:noProof/>
            <w:webHidden/>
          </w:rPr>
          <w:fldChar w:fldCharType="end"/>
        </w:r>
      </w:hyperlink>
    </w:p>
    <w:p w14:paraId="715F49CB" w14:textId="1112C347"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39" w:history="1">
        <w:r w:rsidR="00F315D3" w:rsidRPr="00B54F4C">
          <w:rPr>
            <w:rStyle w:val="Lienhypertexte"/>
            <w:noProof/>
          </w:rPr>
          <w:t>10</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Information Requirements for International Exchange</w:t>
        </w:r>
        <w:r w:rsidR="00F315D3">
          <w:rPr>
            <w:noProof/>
            <w:webHidden/>
          </w:rPr>
          <w:tab/>
        </w:r>
        <w:r w:rsidR="00F315D3">
          <w:rPr>
            <w:noProof/>
            <w:webHidden/>
          </w:rPr>
          <w:fldChar w:fldCharType="begin"/>
        </w:r>
        <w:r w:rsidR="00F315D3">
          <w:rPr>
            <w:noProof/>
            <w:webHidden/>
          </w:rPr>
          <w:instrText xml:space="preserve"> PAGEREF _Toc242708339 \h </w:instrText>
        </w:r>
        <w:r w:rsidR="00F315D3">
          <w:rPr>
            <w:noProof/>
            <w:webHidden/>
          </w:rPr>
        </w:r>
        <w:r w:rsidR="00F315D3">
          <w:rPr>
            <w:noProof/>
            <w:webHidden/>
          </w:rPr>
          <w:fldChar w:fldCharType="separate"/>
        </w:r>
        <w:r w:rsidR="00364D01">
          <w:rPr>
            <w:noProof/>
            <w:webHidden/>
          </w:rPr>
          <w:t>69</w:t>
        </w:r>
        <w:r w:rsidR="00F315D3">
          <w:rPr>
            <w:noProof/>
            <w:webHidden/>
          </w:rPr>
          <w:fldChar w:fldCharType="end"/>
        </w:r>
      </w:hyperlink>
    </w:p>
    <w:p w14:paraId="6F9EE435" w14:textId="28E016B9"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40" w:history="1">
        <w:r w:rsidR="00F315D3" w:rsidRPr="00B54F4C">
          <w:rPr>
            <w:rStyle w:val="Lienhypertexte"/>
            <w:noProof/>
          </w:rPr>
          <w:t>11</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rPr>
          <w:t>International Exchange and Use of DAYCLI Data</w:t>
        </w:r>
        <w:r w:rsidR="00F315D3">
          <w:rPr>
            <w:noProof/>
            <w:webHidden/>
          </w:rPr>
          <w:tab/>
        </w:r>
        <w:r w:rsidR="00F315D3">
          <w:rPr>
            <w:noProof/>
            <w:webHidden/>
          </w:rPr>
          <w:fldChar w:fldCharType="begin"/>
        </w:r>
        <w:r w:rsidR="00F315D3">
          <w:rPr>
            <w:noProof/>
            <w:webHidden/>
          </w:rPr>
          <w:instrText xml:space="preserve"> PAGEREF _Toc242708340 \h </w:instrText>
        </w:r>
        <w:r w:rsidR="00F315D3">
          <w:rPr>
            <w:noProof/>
            <w:webHidden/>
          </w:rPr>
        </w:r>
        <w:r w:rsidR="00F315D3">
          <w:rPr>
            <w:noProof/>
            <w:webHidden/>
          </w:rPr>
          <w:fldChar w:fldCharType="separate"/>
        </w:r>
        <w:r w:rsidR="00364D01">
          <w:rPr>
            <w:noProof/>
            <w:webHidden/>
          </w:rPr>
          <w:t>70</w:t>
        </w:r>
        <w:r w:rsidR="00F315D3">
          <w:rPr>
            <w:noProof/>
            <w:webHidden/>
          </w:rPr>
          <w:fldChar w:fldCharType="end"/>
        </w:r>
      </w:hyperlink>
    </w:p>
    <w:p w14:paraId="3DA5C203" w14:textId="6CF07784"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1" w:history="1">
        <w:r w:rsidR="00F315D3" w:rsidRPr="00B54F4C">
          <w:rPr>
            <w:rStyle w:val="Lienhypertexte"/>
            <w:noProof/>
          </w:rPr>
          <w:t>11.1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International Exchange of DAYCLI Messages</w:t>
        </w:r>
        <w:r w:rsidR="00F315D3">
          <w:rPr>
            <w:noProof/>
            <w:webHidden/>
          </w:rPr>
          <w:tab/>
        </w:r>
        <w:r w:rsidR="00F315D3">
          <w:rPr>
            <w:noProof/>
            <w:webHidden/>
          </w:rPr>
          <w:fldChar w:fldCharType="begin"/>
        </w:r>
        <w:r w:rsidR="00F315D3">
          <w:rPr>
            <w:noProof/>
            <w:webHidden/>
          </w:rPr>
          <w:instrText xml:space="preserve"> PAGEREF _Toc242708341 \h </w:instrText>
        </w:r>
        <w:r w:rsidR="00F315D3">
          <w:rPr>
            <w:noProof/>
            <w:webHidden/>
          </w:rPr>
        </w:r>
        <w:r w:rsidR="00F315D3">
          <w:rPr>
            <w:noProof/>
            <w:webHidden/>
          </w:rPr>
          <w:fldChar w:fldCharType="separate"/>
        </w:r>
        <w:r w:rsidR="00364D01">
          <w:rPr>
            <w:noProof/>
            <w:webHidden/>
          </w:rPr>
          <w:t>70</w:t>
        </w:r>
        <w:r w:rsidR="00F315D3">
          <w:rPr>
            <w:noProof/>
            <w:webHidden/>
          </w:rPr>
          <w:fldChar w:fldCharType="end"/>
        </w:r>
      </w:hyperlink>
    </w:p>
    <w:p w14:paraId="1B10B134" w14:textId="2CFDAB29"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2" w:history="1">
        <w:r w:rsidR="00F315D3" w:rsidRPr="00B54F4C">
          <w:rPr>
            <w:rStyle w:val="Lienhypertexte"/>
            <w:noProof/>
          </w:rPr>
          <w:t>11.2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Collection by Regional and Global Centres</w:t>
        </w:r>
        <w:r w:rsidR="00F315D3">
          <w:rPr>
            <w:noProof/>
            <w:webHidden/>
          </w:rPr>
          <w:tab/>
        </w:r>
        <w:r w:rsidR="00F315D3">
          <w:rPr>
            <w:noProof/>
            <w:webHidden/>
          </w:rPr>
          <w:fldChar w:fldCharType="begin"/>
        </w:r>
        <w:r w:rsidR="00F315D3">
          <w:rPr>
            <w:noProof/>
            <w:webHidden/>
          </w:rPr>
          <w:instrText xml:space="preserve"> PAGEREF _Toc242708342 \h </w:instrText>
        </w:r>
        <w:r w:rsidR="00F315D3">
          <w:rPr>
            <w:noProof/>
            <w:webHidden/>
          </w:rPr>
        </w:r>
        <w:r w:rsidR="00F315D3">
          <w:rPr>
            <w:noProof/>
            <w:webHidden/>
          </w:rPr>
          <w:fldChar w:fldCharType="separate"/>
        </w:r>
        <w:r w:rsidR="00364D01">
          <w:rPr>
            <w:noProof/>
            <w:webHidden/>
          </w:rPr>
          <w:t>71</w:t>
        </w:r>
        <w:r w:rsidR="00F315D3">
          <w:rPr>
            <w:noProof/>
            <w:webHidden/>
          </w:rPr>
          <w:fldChar w:fldCharType="end"/>
        </w:r>
      </w:hyperlink>
    </w:p>
    <w:p w14:paraId="6A6ACFA3" w14:textId="6EAF8F30"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3" w:history="1">
        <w:r w:rsidR="00F315D3" w:rsidRPr="00B54F4C">
          <w:rPr>
            <w:rStyle w:val="Lienhypertexte"/>
            <w:noProof/>
          </w:rPr>
          <w:t>11.3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Supporting Climate Services</w:t>
        </w:r>
        <w:r w:rsidR="00F315D3">
          <w:rPr>
            <w:noProof/>
            <w:webHidden/>
          </w:rPr>
          <w:tab/>
        </w:r>
        <w:r w:rsidR="00F315D3">
          <w:rPr>
            <w:noProof/>
            <w:webHidden/>
          </w:rPr>
          <w:fldChar w:fldCharType="begin"/>
        </w:r>
        <w:r w:rsidR="00F315D3">
          <w:rPr>
            <w:noProof/>
            <w:webHidden/>
          </w:rPr>
          <w:instrText xml:space="preserve"> PAGEREF _Toc242708343 \h </w:instrText>
        </w:r>
        <w:r w:rsidR="00F315D3">
          <w:rPr>
            <w:noProof/>
            <w:webHidden/>
          </w:rPr>
        </w:r>
        <w:r w:rsidR="00F315D3">
          <w:rPr>
            <w:noProof/>
            <w:webHidden/>
          </w:rPr>
          <w:fldChar w:fldCharType="separate"/>
        </w:r>
        <w:r w:rsidR="00364D01">
          <w:rPr>
            <w:noProof/>
            <w:webHidden/>
          </w:rPr>
          <w:t>71</w:t>
        </w:r>
        <w:r w:rsidR="00F315D3">
          <w:rPr>
            <w:noProof/>
            <w:webHidden/>
          </w:rPr>
          <w:fldChar w:fldCharType="end"/>
        </w:r>
      </w:hyperlink>
    </w:p>
    <w:p w14:paraId="1EAC7F73" w14:textId="22B3415D"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44" w:history="1">
        <w:r w:rsidR="00F315D3" w:rsidRPr="00B54F4C">
          <w:rPr>
            <w:rStyle w:val="Lienhypertexte"/>
            <w:rFonts w:eastAsia="Times New Roman"/>
            <w:noProof/>
            <w:lang w:val="en-US" w:eastAsia="fr-FR"/>
          </w:rPr>
          <w:t>12</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eastAsia="fr-FR"/>
          </w:rPr>
          <w:t>Annex A - References</w:t>
        </w:r>
        <w:r w:rsidR="00F315D3">
          <w:rPr>
            <w:noProof/>
            <w:webHidden/>
          </w:rPr>
          <w:tab/>
        </w:r>
        <w:r w:rsidR="00F315D3">
          <w:rPr>
            <w:noProof/>
            <w:webHidden/>
          </w:rPr>
          <w:fldChar w:fldCharType="begin"/>
        </w:r>
        <w:r w:rsidR="00F315D3">
          <w:rPr>
            <w:noProof/>
            <w:webHidden/>
          </w:rPr>
          <w:instrText xml:space="preserve"> PAGEREF _Toc242708344 \h </w:instrText>
        </w:r>
        <w:r w:rsidR="00F315D3">
          <w:rPr>
            <w:noProof/>
            <w:webHidden/>
          </w:rPr>
        </w:r>
        <w:r w:rsidR="00F315D3">
          <w:rPr>
            <w:noProof/>
            <w:webHidden/>
          </w:rPr>
          <w:fldChar w:fldCharType="separate"/>
        </w:r>
        <w:r w:rsidR="00364D01">
          <w:rPr>
            <w:noProof/>
            <w:webHidden/>
          </w:rPr>
          <w:t>73</w:t>
        </w:r>
        <w:r w:rsidR="00F315D3">
          <w:rPr>
            <w:noProof/>
            <w:webHidden/>
          </w:rPr>
          <w:fldChar w:fldCharType="end"/>
        </w:r>
      </w:hyperlink>
    </w:p>
    <w:p w14:paraId="5AA23372" w14:textId="7FD317ED"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5" w:history="1">
        <w:r w:rsidR="00F315D3" w:rsidRPr="00B54F4C">
          <w:rPr>
            <w:rStyle w:val="Lienhypertexte"/>
            <w:noProof/>
          </w:rPr>
          <w:t>12.1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WMO regulatory and technical documents</w:t>
        </w:r>
        <w:r w:rsidR="00F315D3">
          <w:rPr>
            <w:noProof/>
            <w:webHidden/>
          </w:rPr>
          <w:tab/>
        </w:r>
        <w:r w:rsidR="00F315D3">
          <w:rPr>
            <w:noProof/>
            <w:webHidden/>
          </w:rPr>
          <w:fldChar w:fldCharType="begin"/>
        </w:r>
        <w:r w:rsidR="00F315D3">
          <w:rPr>
            <w:noProof/>
            <w:webHidden/>
          </w:rPr>
          <w:instrText xml:space="preserve"> PAGEREF _Toc242708345 \h </w:instrText>
        </w:r>
        <w:r w:rsidR="00F315D3">
          <w:rPr>
            <w:noProof/>
            <w:webHidden/>
          </w:rPr>
        </w:r>
        <w:r w:rsidR="00F315D3">
          <w:rPr>
            <w:noProof/>
            <w:webHidden/>
          </w:rPr>
          <w:fldChar w:fldCharType="separate"/>
        </w:r>
        <w:r w:rsidR="00364D01">
          <w:rPr>
            <w:noProof/>
            <w:webHidden/>
          </w:rPr>
          <w:t>73</w:t>
        </w:r>
        <w:r w:rsidR="00F315D3">
          <w:rPr>
            <w:noProof/>
            <w:webHidden/>
          </w:rPr>
          <w:fldChar w:fldCharType="end"/>
        </w:r>
      </w:hyperlink>
    </w:p>
    <w:p w14:paraId="1B9C7FFF" w14:textId="0D223D7C"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6" w:history="1">
        <w:r w:rsidR="00F315D3" w:rsidRPr="00B54F4C">
          <w:rPr>
            <w:rStyle w:val="Lienhypertexte"/>
            <w:noProof/>
          </w:rPr>
          <w:t>12.2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BUFR software and implementation resources</w:t>
        </w:r>
        <w:r w:rsidR="00F315D3">
          <w:rPr>
            <w:noProof/>
            <w:webHidden/>
          </w:rPr>
          <w:tab/>
        </w:r>
        <w:r w:rsidR="00F315D3">
          <w:rPr>
            <w:noProof/>
            <w:webHidden/>
          </w:rPr>
          <w:fldChar w:fldCharType="begin"/>
        </w:r>
        <w:r w:rsidR="00F315D3">
          <w:rPr>
            <w:noProof/>
            <w:webHidden/>
          </w:rPr>
          <w:instrText xml:space="preserve"> PAGEREF _Toc242708346 \h </w:instrText>
        </w:r>
        <w:r w:rsidR="00F315D3">
          <w:rPr>
            <w:noProof/>
            <w:webHidden/>
          </w:rPr>
        </w:r>
        <w:r w:rsidR="00F315D3">
          <w:rPr>
            <w:noProof/>
            <w:webHidden/>
          </w:rPr>
          <w:fldChar w:fldCharType="separate"/>
        </w:r>
        <w:r w:rsidR="00364D01">
          <w:rPr>
            <w:noProof/>
            <w:webHidden/>
          </w:rPr>
          <w:t>73</w:t>
        </w:r>
        <w:r w:rsidR="00F315D3">
          <w:rPr>
            <w:noProof/>
            <w:webHidden/>
          </w:rPr>
          <w:fldChar w:fldCharType="end"/>
        </w:r>
      </w:hyperlink>
    </w:p>
    <w:p w14:paraId="5DE71C79" w14:textId="343891EE"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47" w:history="1">
        <w:r w:rsidR="00F315D3" w:rsidRPr="00B54F4C">
          <w:rPr>
            <w:rStyle w:val="Lienhypertexte"/>
            <w:noProof/>
            <w:lang w:val="en-US"/>
          </w:rPr>
          <w:t>13</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Annex B - Example Implementation of DAYCLI Production Using Existing Software (INPE, Brazil)</w:t>
        </w:r>
        <w:r w:rsidR="00F315D3">
          <w:rPr>
            <w:noProof/>
            <w:webHidden/>
          </w:rPr>
          <w:tab/>
        </w:r>
        <w:r w:rsidR="00F315D3">
          <w:rPr>
            <w:noProof/>
            <w:webHidden/>
          </w:rPr>
          <w:fldChar w:fldCharType="begin"/>
        </w:r>
        <w:r w:rsidR="00F315D3">
          <w:rPr>
            <w:noProof/>
            <w:webHidden/>
          </w:rPr>
          <w:instrText xml:space="preserve"> PAGEREF _Toc242708347 \h </w:instrText>
        </w:r>
        <w:r w:rsidR="00F315D3">
          <w:rPr>
            <w:noProof/>
            <w:webHidden/>
          </w:rPr>
        </w:r>
        <w:r w:rsidR="00F315D3">
          <w:rPr>
            <w:noProof/>
            <w:webHidden/>
          </w:rPr>
          <w:fldChar w:fldCharType="separate"/>
        </w:r>
        <w:r w:rsidR="00364D01">
          <w:rPr>
            <w:noProof/>
            <w:webHidden/>
          </w:rPr>
          <w:t>75</w:t>
        </w:r>
        <w:r w:rsidR="00F315D3">
          <w:rPr>
            <w:noProof/>
            <w:webHidden/>
          </w:rPr>
          <w:fldChar w:fldCharType="end"/>
        </w:r>
      </w:hyperlink>
    </w:p>
    <w:p w14:paraId="063C28B3" w14:textId="20AD7552"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8" w:history="1">
        <w:r w:rsidR="00F315D3" w:rsidRPr="00B54F4C">
          <w:rPr>
            <w:rStyle w:val="Lienhypertexte"/>
            <w:noProof/>
          </w:rPr>
          <w:t>13.1</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Context and objectives</w:t>
        </w:r>
        <w:r w:rsidR="00F315D3">
          <w:rPr>
            <w:noProof/>
            <w:webHidden/>
          </w:rPr>
          <w:tab/>
        </w:r>
        <w:r w:rsidR="00F315D3">
          <w:rPr>
            <w:noProof/>
            <w:webHidden/>
          </w:rPr>
          <w:fldChar w:fldCharType="begin"/>
        </w:r>
        <w:r w:rsidR="00F315D3">
          <w:rPr>
            <w:noProof/>
            <w:webHidden/>
          </w:rPr>
          <w:instrText xml:space="preserve"> PAGEREF _Toc242708348 \h </w:instrText>
        </w:r>
        <w:r w:rsidR="00F315D3">
          <w:rPr>
            <w:noProof/>
            <w:webHidden/>
          </w:rPr>
        </w:r>
        <w:r w:rsidR="00F315D3">
          <w:rPr>
            <w:noProof/>
            <w:webHidden/>
          </w:rPr>
          <w:fldChar w:fldCharType="separate"/>
        </w:r>
        <w:r w:rsidR="00364D01">
          <w:rPr>
            <w:noProof/>
            <w:webHidden/>
          </w:rPr>
          <w:t>75</w:t>
        </w:r>
        <w:r w:rsidR="00F315D3">
          <w:rPr>
            <w:noProof/>
            <w:webHidden/>
          </w:rPr>
          <w:fldChar w:fldCharType="end"/>
        </w:r>
      </w:hyperlink>
    </w:p>
    <w:p w14:paraId="4CF20D3B" w14:textId="2E41A63C"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49" w:history="1">
        <w:r w:rsidR="00F315D3" w:rsidRPr="00B54F4C">
          <w:rPr>
            <w:rStyle w:val="Lienhypertexte"/>
            <w:noProof/>
          </w:rPr>
          <w:t>13.2</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Position within NMHS workflows</w:t>
        </w:r>
        <w:r w:rsidR="00F315D3">
          <w:rPr>
            <w:noProof/>
            <w:webHidden/>
          </w:rPr>
          <w:tab/>
        </w:r>
        <w:r w:rsidR="00F315D3">
          <w:rPr>
            <w:noProof/>
            <w:webHidden/>
          </w:rPr>
          <w:fldChar w:fldCharType="begin"/>
        </w:r>
        <w:r w:rsidR="00F315D3">
          <w:rPr>
            <w:noProof/>
            <w:webHidden/>
          </w:rPr>
          <w:instrText xml:space="preserve"> PAGEREF _Toc242708349 \h </w:instrText>
        </w:r>
        <w:r w:rsidR="00F315D3">
          <w:rPr>
            <w:noProof/>
            <w:webHidden/>
          </w:rPr>
        </w:r>
        <w:r w:rsidR="00F315D3">
          <w:rPr>
            <w:noProof/>
            <w:webHidden/>
          </w:rPr>
          <w:fldChar w:fldCharType="separate"/>
        </w:r>
        <w:r w:rsidR="00364D01">
          <w:rPr>
            <w:noProof/>
            <w:webHidden/>
          </w:rPr>
          <w:t>75</w:t>
        </w:r>
        <w:r w:rsidR="00F315D3">
          <w:rPr>
            <w:noProof/>
            <w:webHidden/>
          </w:rPr>
          <w:fldChar w:fldCharType="end"/>
        </w:r>
      </w:hyperlink>
    </w:p>
    <w:p w14:paraId="7CF25EBB" w14:textId="50F58875"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50" w:history="1">
        <w:r w:rsidR="00F315D3" w:rsidRPr="00B54F4C">
          <w:rPr>
            <w:rStyle w:val="Lienhypertexte"/>
            <w:noProof/>
          </w:rPr>
          <w:t>13.3</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Input data formats and handling of observation time practices</w:t>
        </w:r>
        <w:r w:rsidR="00F315D3">
          <w:rPr>
            <w:noProof/>
            <w:webHidden/>
          </w:rPr>
          <w:tab/>
        </w:r>
        <w:r w:rsidR="00F315D3">
          <w:rPr>
            <w:noProof/>
            <w:webHidden/>
          </w:rPr>
          <w:fldChar w:fldCharType="begin"/>
        </w:r>
        <w:r w:rsidR="00F315D3">
          <w:rPr>
            <w:noProof/>
            <w:webHidden/>
          </w:rPr>
          <w:instrText xml:space="preserve"> PAGEREF _Toc242708350 \h </w:instrText>
        </w:r>
        <w:r w:rsidR="00F315D3">
          <w:rPr>
            <w:noProof/>
            <w:webHidden/>
          </w:rPr>
        </w:r>
        <w:r w:rsidR="00F315D3">
          <w:rPr>
            <w:noProof/>
            <w:webHidden/>
          </w:rPr>
          <w:fldChar w:fldCharType="separate"/>
        </w:r>
        <w:r w:rsidR="00364D01">
          <w:rPr>
            <w:noProof/>
            <w:webHidden/>
          </w:rPr>
          <w:t>75</w:t>
        </w:r>
        <w:r w:rsidR="00F315D3">
          <w:rPr>
            <w:noProof/>
            <w:webHidden/>
          </w:rPr>
          <w:fldChar w:fldCharType="end"/>
        </w:r>
      </w:hyperlink>
    </w:p>
    <w:p w14:paraId="79292504" w14:textId="4829C942"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51" w:history="1">
        <w:r w:rsidR="00F315D3" w:rsidRPr="00B54F4C">
          <w:rPr>
            <w:rStyle w:val="Lienhypertexte"/>
            <w:noProof/>
            <w:lang w:val="en-US"/>
          </w:rPr>
          <w:t>13.4</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lang w:val="en-US"/>
          </w:rPr>
          <w:t>Examples of input files for DAYCLI BUFR production</w:t>
        </w:r>
        <w:r w:rsidR="00F315D3">
          <w:rPr>
            <w:noProof/>
            <w:webHidden/>
          </w:rPr>
          <w:tab/>
        </w:r>
        <w:r w:rsidR="00F315D3">
          <w:rPr>
            <w:noProof/>
            <w:webHidden/>
          </w:rPr>
          <w:fldChar w:fldCharType="begin"/>
        </w:r>
        <w:r w:rsidR="00F315D3">
          <w:rPr>
            <w:noProof/>
            <w:webHidden/>
          </w:rPr>
          <w:instrText xml:space="preserve"> PAGEREF _Toc242708351 \h </w:instrText>
        </w:r>
        <w:r w:rsidR="00F315D3">
          <w:rPr>
            <w:noProof/>
            <w:webHidden/>
          </w:rPr>
        </w:r>
        <w:r w:rsidR="00F315D3">
          <w:rPr>
            <w:noProof/>
            <w:webHidden/>
          </w:rPr>
          <w:fldChar w:fldCharType="separate"/>
        </w:r>
        <w:r w:rsidR="00364D01">
          <w:rPr>
            <w:noProof/>
            <w:webHidden/>
          </w:rPr>
          <w:t>75</w:t>
        </w:r>
        <w:r w:rsidR="00F315D3">
          <w:rPr>
            <w:noProof/>
            <w:webHidden/>
          </w:rPr>
          <w:fldChar w:fldCharType="end"/>
        </w:r>
      </w:hyperlink>
    </w:p>
    <w:p w14:paraId="3A7DF8AC" w14:textId="4C23986D" w:rsidR="00F315D3" w:rsidRDefault="003141D3">
      <w:pPr>
        <w:pStyle w:val="TM3"/>
        <w:tabs>
          <w:tab w:val="left" w:pos="1320"/>
          <w:tab w:val="right" w:leader="dot" w:pos="9600"/>
        </w:tabs>
        <w:rPr>
          <w:rFonts w:eastAsiaTheme="minorEastAsia" w:cstheme="minorBidi"/>
          <w:i w:val="0"/>
          <w:iCs w:val="0"/>
          <w:noProof/>
          <w:kern w:val="0"/>
          <w:sz w:val="22"/>
          <w:szCs w:val="22"/>
          <w:lang w:val="fr-FR" w:eastAsia="fr-FR"/>
          <w14:ligatures w14:val="none"/>
        </w:rPr>
      </w:pPr>
      <w:hyperlink w:anchor="_Toc242708352" w:history="1">
        <w:r w:rsidR="00F315D3" w:rsidRPr="00B54F4C">
          <w:rPr>
            <w:rStyle w:val="Lienhypertexte"/>
            <w:noProof/>
          </w:rPr>
          <w:t>13.4.1</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Format 1 – Fixed observation times</w:t>
        </w:r>
        <w:r w:rsidR="00F315D3">
          <w:rPr>
            <w:noProof/>
            <w:webHidden/>
          </w:rPr>
          <w:tab/>
        </w:r>
        <w:r w:rsidR="00F315D3">
          <w:rPr>
            <w:noProof/>
            <w:webHidden/>
          </w:rPr>
          <w:fldChar w:fldCharType="begin"/>
        </w:r>
        <w:r w:rsidR="00F315D3">
          <w:rPr>
            <w:noProof/>
            <w:webHidden/>
          </w:rPr>
          <w:instrText xml:space="preserve"> PAGEREF _Toc242708352 \h </w:instrText>
        </w:r>
        <w:r w:rsidR="00F315D3">
          <w:rPr>
            <w:noProof/>
            <w:webHidden/>
          </w:rPr>
        </w:r>
        <w:r w:rsidR="00F315D3">
          <w:rPr>
            <w:noProof/>
            <w:webHidden/>
          </w:rPr>
          <w:fldChar w:fldCharType="separate"/>
        </w:r>
        <w:r w:rsidR="00364D01">
          <w:rPr>
            <w:noProof/>
            <w:webHidden/>
          </w:rPr>
          <w:t>76</w:t>
        </w:r>
        <w:r w:rsidR="00F315D3">
          <w:rPr>
            <w:noProof/>
            <w:webHidden/>
          </w:rPr>
          <w:fldChar w:fldCharType="end"/>
        </w:r>
      </w:hyperlink>
    </w:p>
    <w:p w14:paraId="0DB9BFD2" w14:textId="3F15D9CB" w:rsidR="00F315D3" w:rsidRDefault="003141D3">
      <w:pPr>
        <w:pStyle w:val="TM3"/>
        <w:tabs>
          <w:tab w:val="left" w:pos="1320"/>
          <w:tab w:val="right" w:leader="dot" w:pos="9600"/>
        </w:tabs>
        <w:rPr>
          <w:rFonts w:eastAsiaTheme="minorEastAsia" w:cstheme="minorBidi"/>
          <w:i w:val="0"/>
          <w:iCs w:val="0"/>
          <w:noProof/>
          <w:kern w:val="0"/>
          <w:sz w:val="22"/>
          <w:szCs w:val="22"/>
          <w:lang w:val="fr-FR" w:eastAsia="fr-FR"/>
          <w14:ligatures w14:val="none"/>
        </w:rPr>
      </w:pPr>
      <w:hyperlink w:anchor="_Toc242708353" w:history="1">
        <w:r w:rsidR="00F315D3" w:rsidRPr="00B54F4C">
          <w:rPr>
            <w:rStyle w:val="Lienhypertexte"/>
            <w:noProof/>
          </w:rPr>
          <w:t>13.4.2</w:t>
        </w:r>
        <w:r w:rsidR="00F315D3">
          <w:rPr>
            <w:rFonts w:eastAsiaTheme="minorEastAsia" w:cstheme="minorBidi"/>
            <w:i w:val="0"/>
            <w:iCs w:val="0"/>
            <w:noProof/>
            <w:kern w:val="0"/>
            <w:sz w:val="22"/>
            <w:szCs w:val="22"/>
            <w:lang w:val="fr-FR" w:eastAsia="fr-FR"/>
            <w14:ligatures w14:val="none"/>
          </w:rPr>
          <w:tab/>
        </w:r>
        <w:r w:rsidR="00F315D3" w:rsidRPr="00B54F4C">
          <w:rPr>
            <w:rStyle w:val="Lienhypertexte"/>
            <w:noProof/>
          </w:rPr>
          <w:t>Format 2 -Explicit measurement intervals</w:t>
        </w:r>
        <w:r w:rsidR="00F315D3">
          <w:rPr>
            <w:noProof/>
            <w:webHidden/>
          </w:rPr>
          <w:tab/>
        </w:r>
        <w:r w:rsidR="00F315D3">
          <w:rPr>
            <w:noProof/>
            <w:webHidden/>
          </w:rPr>
          <w:fldChar w:fldCharType="begin"/>
        </w:r>
        <w:r w:rsidR="00F315D3">
          <w:rPr>
            <w:noProof/>
            <w:webHidden/>
          </w:rPr>
          <w:instrText xml:space="preserve"> PAGEREF _Toc242708353 \h </w:instrText>
        </w:r>
        <w:r w:rsidR="00F315D3">
          <w:rPr>
            <w:noProof/>
            <w:webHidden/>
          </w:rPr>
        </w:r>
        <w:r w:rsidR="00F315D3">
          <w:rPr>
            <w:noProof/>
            <w:webHidden/>
          </w:rPr>
          <w:fldChar w:fldCharType="separate"/>
        </w:r>
        <w:r w:rsidR="00364D01">
          <w:rPr>
            <w:noProof/>
            <w:webHidden/>
          </w:rPr>
          <w:t>77</w:t>
        </w:r>
        <w:r w:rsidR="00F315D3">
          <w:rPr>
            <w:noProof/>
            <w:webHidden/>
          </w:rPr>
          <w:fldChar w:fldCharType="end"/>
        </w:r>
      </w:hyperlink>
    </w:p>
    <w:p w14:paraId="2A008CE5" w14:textId="763C40BF" w:rsidR="00F315D3" w:rsidRDefault="003141D3">
      <w:pPr>
        <w:pStyle w:val="TM2"/>
        <w:tabs>
          <w:tab w:val="left" w:pos="880"/>
          <w:tab w:val="right" w:leader="dot" w:pos="9600"/>
        </w:tabs>
        <w:rPr>
          <w:rFonts w:eastAsiaTheme="minorEastAsia" w:cstheme="minorBidi"/>
          <w:smallCaps w:val="0"/>
          <w:noProof/>
          <w:kern w:val="0"/>
          <w:sz w:val="22"/>
          <w:szCs w:val="22"/>
          <w:lang w:val="fr-FR" w:eastAsia="fr-FR"/>
          <w14:ligatures w14:val="none"/>
        </w:rPr>
      </w:pPr>
      <w:hyperlink w:anchor="_Toc242708354" w:history="1">
        <w:r w:rsidR="00F315D3" w:rsidRPr="00B54F4C">
          <w:rPr>
            <w:rStyle w:val="Lienhypertexte"/>
            <w:noProof/>
          </w:rPr>
          <w:t>13.5</w:t>
        </w:r>
        <w:r w:rsidR="00F315D3">
          <w:rPr>
            <w:rFonts w:eastAsiaTheme="minorEastAsia" w:cstheme="minorBidi"/>
            <w:smallCaps w:val="0"/>
            <w:noProof/>
            <w:kern w:val="0"/>
            <w:sz w:val="22"/>
            <w:szCs w:val="22"/>
            <w:lang w:val="fr-FR" w:eastAsia="fr-FR"/>
            <w14:ligatures w14:val="none"/>
          </w:rPr>
          <w:tab/>
        </w:r>
        <w:r w:rsidR="00F315D3" w:rsidRPr="00B54F4C">
          <w:rPr>
            <w:rStyle w:val="Lienhypertexte"/>
            <w:noProof/>
          </w:rPr>
          <w:t>Additional information</w:t>
        </w:r>
        <w:r w:rsidR="00F315D3">
          <w:rPr>
            <w:noProof/>
            <w:webHidden/>
          </w:rPr>
          <w:tab/>
        </w:r>
        <w:r w:rsidR="00F315D3">
          <w:rPr>
            <w:noProof/>
            <w:webHidden/>
          </w:rPr>
          <w:fldChar w:fldCharType="begin"/>
        </w:r>
        <w:r w:rsidR="00F315D3">
          <w:rPr>
            <w:noProof/>
            <w:webHidden/>
          </w:rPr>
          <w:instrText xml:space="preserve"> PAGEREF _Toc242708354 \h </w:instrText>
        </w:r>
        <w:r w:rsidR="00F315D3">
          <w:rPr>
            <w:noProof/>
            <w:webHidden/>
          </w:rPr>
        </w:r>
        <w:r w:rsidR="00F315D3">
          <w:rPr>
            <w:noProof/>
            <w:webHidden/>
          </w:rPr>
          <w:fldChar w:fldCharType="separate"/>
        </w:r>
        <w:r w:rsidR="00364D01">
          <w:rPr>
            <w:noProof/>
            <w:webHidden/>
          </w:rPr>
          <w:t>77</w:t>
        </w:r>
        <w:r w:rsidR="00F315D3">
          <w:rPr>
            <w:noProof/>
            <w:webHidden/>
          </w:rPr>
          <w:fldChar w:fldCharType="end"/>
        </w:r>
      </w:hyperlink>
    </w:p>
    <w:p w14:paraId="7229EA1B" w14:textId="3833AC8D"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55" w:history="1">
        <w:r w:rsidR="00F315D3" w:rsidRPr="00B54F4C">
          <w:rPr>
            <w:rStyle w:val="Lienhypertexte"/>
            <w:noProof/>
            <w:lang w:val="en-US"/>
          </w:rPr>
          <w:t>14</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Annex C - Siting and Measurement Quality Classification for Temperature Code Table 0 08 095</w:t>
        </w:r>
        <w:r w:rsidR="00F315D3">
          <w:rPr>
            <w:noProof/>
            <w:webHidden/>
          </w:rPr>
          <w:tab/>
        </w:r>
        <w:r w:rsidR="00F315D3">
          <w:rPr>
            <w:noProof/>
            <w:webHidden/>
          </w:rPr>
          <w:fldChar w:fldCharType="begin"/>
        </w:r>
        <w:r w:rsidR="00F315D3">
          <w:rPr>
            <w:noProof/>
            <w:webHidden/>
          </w:rPr>
          <w:instrText xml:space="preserve"> PAGEREF _Toc242708355 \h </w:instrText>
        </w:r>
        <w:r w:rsidR="00F315D3">
          <w:rPr>
            <w:noProof/>
            <w:webHidden/>
          </w:rPr>
        </w:r>
        <w:r w:rsidR="00F315D3">
          <w:rPr>
            <w:noProof/>
            <w:webHidden/>
          </w:rPr>
          <w:fldChar w:fldCharType="separate"/>
        </w:r>
        <w:r w:rsidR="00364D01">
          <w:rPr>
            <w:noProof/>
            <w:webHidden/>
          </w:rPr>
          <w:t>78</w:t>
        </w:r>
        <w:r w:rsidR="00F315D3">
          <w:rPr>
            <w:noProof/>
            <w:webHidden/>
          </w:rPr>
          <w:fldChar w:fldCharType="end"/>
        </w:r>
      </w:hyperlink>
    </w:p>
    <w:p w14:paraId="4D07017F" w14:textId="1A34F51A"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56" w:history="1">
        <w:r w:rsidR="00F315D3" w:rsidRPr="00B54F4C">
          <w:rPr>
            <w:rStyle w:val="Lienhypertexte"/>
            <w:noProof/>
            <w:lang w:val="en-US"/>
          </w:rPr>
          <w:t>15</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en-US"/>
          </w:rPr>
          <w:t>Annex D - Siting and Measurement Quality Classification for Precipitation Code Table 0 08 096</w:t>
        </w:r>
        <w:r w:rsidR="00F315D3">
          <w:rPr>
            <w:noProof/>
            <w:webHidden/>
          </w:rPr>
          <w:tab/>
        </w:r>
        <w:r w:rsidR="00F315D3">
          <w:rPr>
            <w:noProof/>
            <w:webHidden/>
          </w:rPr>
          <w:fldChar w:fldCharType="begin"/>
        </w:r>
        <w:r w:rsidR="00F315D3">
          <w:rPr>
            <w:noProof/>
            <w:webHidden/>
          </w:rPr>
          <w:instrText xml:space="preserve"> PAGEREF _Toc242708356 \h </w:instrText>
        </w:r>
        <w:r w:rsidR="00F315D3">
          <w:rPr>
            <w:noProof/>
            <w:webHidden/>
          </w:rPr>
        </w:r>
        <w:r w:rsidR="00F315D3">
          <w:rPr>
            <w:noProof/>
            <w:webHidden/>
          </w:rPr>
          <w:fldChar w:fldCharType="separate"/>
        </w:r>
        <w:r w:rsidR="00364D01">
          <w:rPr>
            <w:noProof/>
            <w:webHidden/>
          </w:rPr>
          <w:t>79</w:t>
        </w:r>
        <w:r w:rsidR="00F315D3">
          <w:rPr>
            <w:noProof/>
            <w:webHidden/>
          </w:rPr>
          <w:fldChar w:fldCharType="end"/>
        </w:r>
      </w:hyperlink>
    </w:p>
    <w:p w14:paraId="20D1505D" w14:textId="5E4843E3" w:rsidR="00F315D3" w:rsidRDefault="003141D3">
      <w:pPr>
        <w:pStyle w:val="TM1"/>
        <w:tabs>
          <w:tab w:val="left" w:pos="440"/>
          <w:tab w:val="right" w:leader="dot" w:pos="9600"/>
        </w:tabs>
        <w:rPr>
          <w:rFonts w:eastAsiaTheme="minorEastAsia" w:cstheme="minorBidi"/>
          <w:b w:val="0"/>
          <w:bCs w:val="0"/>
          <w:caps w:val="0"/>
          <w:noProof/>
          <w:kern w:val="0"/>
          <w:sz w:val="22"/>
          <w:szCs w:val="22"/>
          <w:lang w:val="fr-FR" w:eastAsia="fr-FR"/>
          <w14:ligatures w14:val="none"/>
        </w:rPr>
      </w:pPr>
      <w:hyperlink w:anchor="_Toc242708357" w:history="1">
        <w:r w:rsidR="00F315D3" w:rsidRPr="00B54F4C">
          <w:rPr>
            <w:rStyle w:val="Lienhypertexte"/>
            <w:noProof/>
            <w:lang w:val="fr-FR"/>
          </w:rPr>
          <w:t>16</w:t>
        </w:r>
        <w:r w:rsidR="00F315D3">
          <w:rPr>
            <w:rFonts w:eastAsiaTheme="minorEastAsia" w:cstheme="minorBidi"/>
            <w:b w:val="0"/>
            <w:bCs w:val="0"/>
            <w:caps w:val="0"/>
            <w:noProof/>
            <w:kern w:val="0"/>
            <w:sz w:val="22"/>
            <w:szCs w:val="22"/>
            <w:lang w:val="fr-FR" w:eastAsia="fr-FR"/>
            <w14:ligatures w14:val="none"/>
          </w:rPr>
          <w:tab/>
        </w:r>
        <w:r w:rsidR="00F315D3" w:rsidRPr="00B54F4C">
          <w:rPr>
            <w:rStyle w:val="Lienhypertexte"/>
            <w:noProof/>
            <w:lang w:val="fr-FR"/>
          </w:rPr>
          <w:t>Annex E - BUFR DAYCLI Template</w:t>
        </w:r>
        <w:r w:rsidR="00F315D3">
          <w:rPr>
            <w:noProof/>
            <w:webHidden/>
          </w:rPr>
          <w:tab/>
        </w:r>
        <w:r w:rsidR="00F315D3">
          <w:rPr>
            <w:noProof/>
            <w:webHidden/>
          </w:rPr>
          <w:fldChar w:fldCharType="begin"/>
        </w:r>
        <w:r w:rsidR="00F315D3">
          <w:rPr>
            <w:noProof/>
            <w:webHidden/>
          </w:rPr>
          <w:instrText xml:space="preserve"> PAGEREF _Toc242708357 \h </w:instrText>
        </w:r>
        <w:r w:rsidR="00F315D3">
          <w:rPr>
            <w:noProof/>
            <w:webHidden/>
          </w:rPr>
        </w:r>
        <w:r w:rsidR="00F315D3">
          <w:rPr>
            <w:noProof/>
            <w:webHidden/>
          </w:rPr>
          <w:fldChar w:fldCharType="separate"/>
        </w:r>
        <w:r w:rsidR="00364D01">
          <w:rPr>
            <w:noProof/>
            <w:webHidden/>
          </w:rPr>
          <w:t>80</w:t>
        </w:r>
        <w:r w:rsidR="00F315D3">
          <w:rPr>
            <w:noProof/>
            <w:webHidden/>
          </w:rPr>
          <w:fldChar w:fldCharType="end"/>
        </w:r>
      </w:hyperlink>
    </w:p>
    <w:p w14:paraId="481123B1" w14:textId="7FADE993" w:rsidR="00972CE0" w:rsidRPr="00077227" w:rsidRDefault="00972CE0" w:rsidP="00972CE0">
      <w:pPr>
        <w:rPr>
          <w:rStyle w:val="lev"/>
          <w:sz w:val="32"/>
          <w:szCs w:val="32"/>
        </w:rPr>
      </w:pPr>
      <w:r>
        <w:rPr>
          <w:rFonts w:cstheme="minorHAnsi"/>
          <w:sz w:val="20"/>
          <w:szCs w:val="20"/>
          <w:lang w:val="en-US"/>
        </w:rPr>
        <w:fldChar w:fldCharType="end"/>
      </w:r>
      <w:r w:rsidRPr="00077227">
        <w:rPr>
          <w:rStyle w:val="lev"/>
          <w:sz w:val="32"/>
          <w:szCs w:val="32"/>
        </w:rPr>
        <w:t>Figures Content</w:t>
      </w:r>
    </w:p>
    <w:p w14:paraId="01B32989" w14:textId="078EDB59" w:rsidR="00187D12" w:rsidRDefault="00972CE0">
      <w:pPr>
        <w:pStyle w:val="Tabledesillustrations"/>
        <w:tabs>
          <w:tab w:val="right" w:leader="dot" w:pos="9600"/>
        </w:tabs>
        <w:rPr>
          <w:rFonts w:eastAsiaTheme="minorEastAsia"/>
          <w:noProof/>
          <w:kern w:val="0"/>
          <w:lang w:val="fr-FR" w:eastAsia="fr-FR"/>
          <w14:ligatures w14:val="none"/>
        </w:rPr>
      </w:pPr>
      <w:r>
        <w:rPr>
          <w:lang w:val="en-US"/>
        </w:rPr>
        <w:fldChar w:fldCharType="begin"/>
      </w:r>
      <w:r>
        <w:rPr>
          <w:lang w:val="en-US"/>
        </w:rPr>
        <w:instrText xml:space="preserve"> TOC \h \z \c "Figure" </w:instrText>
      </w:r>
      <w:r>
        <w:rPr>
          <w:lang w:val="en-US"/>
        </w:rPr>
        <w:fldChar w:fldCharType="separate"/>
      </w:r>
      <w:hyperlink w:anchor="_Toc242185840" w:history="1">
        <w:r w:rsidR="00187D12" w:rsidRPr="001F6276">
          <w:rPr>
            <w:rStyle w:val="Lienhypertexte"/>
            <w:noProof/>
          </w:rPr>
          <w:t>Figure 5</w:t>
        </w:r>
        <w:r w:rsidR="00187D12" w:rsidRPr="001F6276">
          <w:rPr>
            <w:rStyle w:val="Lienhypertexte"/>
            <w:noProof/>
          </w:rPr>
          <w:noBreakHyphen/>
          <w:t>1 Conceptual Organization of a DAYCLI Message</w:t>
        </w:r>
        <w:r w:rsidR="00187D12">
          <w:rPr>
            <w:noProof/>
            <w:webHidden/>
          </w:rPr>
          <w:tab/>
        </w:r>
        <w:r w:rsidR="00187D12">
          <w:rPr>
            <w:noProof/>
            <w:webHidden/>
          </w:rPr>
          <w:fldChar w:fldCharType="begin"/>
        </w:r>
        <w:r w:rsidR="00187D12">
          <w:rPr>
            <w:noProof/>
            <w:webHidden/>
          </w:rPr>
          <w:instrText xml:space="preserve"> PAGEREF _Toc242185840 \h </w:instrText>
        </w:r>
        <w:r w:rsidR="00187D12">
          <w:rPr>
            <w:noProof/>
            <w:webHidden/>
          </w:rPr>
        </w:r>
        <w:r w:rsidR="00187D12">
          <w:rPr>
            <w:noProof/>
            <w:webHidden/>
          </w:rPr>
          <w:fldChar w:fldCharType="separate"/>
        </w:r>
        <w:r w:rsidR="00364D01">
          <w:rPr>
            <w:noProof/>
            <w:webHidden/>
          </w:rPr>
          <w:t>20</w:t>
        </w:r>
        <w:r w:rsidR="00187D12">
          <w:rPr>
            <w:noProof/>
            <w:webHidden/>
          </w:rPr>
          <w:fldChar w:fldCharType="end"/>
        </w:r>
      </w:hyperlink>
    </w:p>
    <w:p w14:paraId="514D100F" w14:textId="1F45928D" w:rsidR="00187D12" w:rsidRDefault="003141D3">
      <w:pPr>
        <w:pStyle w:val="Tabledesillustrations"/>
        <w:tabs>
          <w:tab w:val="right" w:leader="dot" w:pos="9600"/>
        </w:tabs>
        <w:rPr>
          <w:rFonts w:eastAsiaTheme="minorEastAsia"/>
          <w:noProof/>
          <w:kern w:val="0"/>
          <w:lang w:val="fr-FR" w:eastAsia="fr-FR"/>
          <w14:ligatures w14:val="none"/>
        </w:rPr>
      </w:pPr>
      <w:hyperlink w:anchor="_Toc242185841" w:history="1">
        <w:r w:rsidR="00187D12" w:rsidRPr="001F6276">
          <w:rPr>
            <w:rStyle w:val="Lienhypertexte"/>
            <w:noProof/>
          </w:rPr>
          <w:t>Figure 5</w:t>
        </w:r>
        <w:r w:rsidR="00187D12" w:rsidRPr="001F6276">
          <w:rPr>
            <w:rStyle w:val="Lienhypertexte"/>
            <w:noProof/>
          </w:rPr>
          <w:noBreakHyphen/>
          <w:t>2 Information Families of a DAYCLI Record</w:t>
        </w:r>
        <w:r w:rsidR="00187D12">
          <w:rPr>
            <w:noProof/>
            <w:webHidden/>
          </w:rPr>
          <w:tab/>
        </w:r>
        <w:r w:rsidR="00187D12">
          <w:rPr>
            <w:noProof/>
            <w:webHidden/>
          </w:rPr>
          <w:fldChar w:fldCharType="begin"/>
        </w:r>
        <w:r w:rsidR="00187D12">
          <w:rPr>
            <w:noProof/>
            <w:webHidden/>
          </w:rPr>
          <w:instrText xml:space="preserve"> PAGEREF _Toc242185841 \h </w:instrText>
        </w:r>
        <w:r w:rsidR="00187D12">
          <w:rPr>
            <w:noProof/>
            <w:webHidden/>
          </w:rPr>
        </w:r>
        <w:r w:rsidR="00187D12">
          <w:rPr>
            <w:noProof/>
            <w:webHidden/>
          </w:rPr>
          <w:fldChar w:fldCharType="separate"/>
        </w:r>
        <w:r w:rsidR="00364D01">
          <w:rPr>
            <w:noProof/>
            <w:webHidden/>
          </w:rPr>
          <w:t>21</w:t>
        </w:r>
        <w:r w:rsidR="00187D12">
          <w:rPr>
            <w:noProof/>
            <w:webHidden/>
          </w:rPr>
          <w:fldChar w:fldCharType="end"/>
        </w:r>
      </w:hyperlink>
    </w:p>
    <w:p w14:paraId="146DFE80" w14:textId="56FC8C0C" w:rsidR="00187D12" w:rsidRDefault="003141D3">
      <w:pPr>
        <w:pStyle w:val="Tabledesillustrations"/>
        <w:tabs>
          <w:tab w:val="right" w:leader="dot" w:pos="9600"/>
        </w:tabs>
        <w:rPr>
          <w:rFonts w:eastAsiaTheme="minorEastAsia"/>
          <w:noProof/>
          <w:kern w:val="0"/>
          <w:lang w:val="fr-FR" w:eastAsia="fr-FR"/>
          <w14:ligatures w14:val="none"/>
        </w:rPr>
      </w:pPr>
      <w:hyperlink w:anchor="_Toc242185842" w:history="1">
        <w:r w:rsidR="00187D12" w:rsidRPr="001F6276">
          <w:rPr>
            <w:rStyle w:val="Lienhypertexte"/>
            <w:noProof/>
          </w:rPr>
          <w:t>Figure 5</w:t>
        </w:r>
        <w:r w:rsidR="00187D12" w:rsidRPr="001F6276">
          <w:rPr>
            <w:rStyle w:val="Lienhypertexte"/>
            <w:noProof/>
          </w:rPr>
          <w:noBreakHyphen/>
          <w:t>3 Structure of a WIGOS Station Identifier</w:t>
        </w:r>
        <w:r w:rsidR="00187D12">
          <w:rPr>
            <w:noProof/>
            <w:webHidden/>
          </w:rPr>
          <w:tab/>
        </w:r>
        <w:r w:rsidR="00187D12">
          <w:rPr>
            <w:noProof/>
            <w:webHidden/>
          </w:rPr>
          <w:fldChar w:fldCharType="begin"/>
        </w:r>
        <w:r w:rsidR="00187D12">
          <w:rPr>
            <w:noProof/>
            <w:webHidden/>
          </w:rPr>
          <w:instrText xml:space="preserve"> PAGEREF _Toc242185842 \h </w:instrText>
        </w:r>
        <w:r w:rsidR="00187D12">
          <w:rPr>
            <w:noProof/>
            <w:webHidden/>
          </w:rPr>
        </w:r>
        <w:r w:rsidR="00187D12">
          <w:rPr>
            <w:noProof/>
            <w:webHidden/>
          </w:rPr>
          <w:fldChar w:fldCharType="separate"/>
        </w:r>
        <w:r w:rsidR="00364D01">
          <w:rPr>
            <w:noProof/>
            <w:webHidden/>
          </w:rPr>
          <w:t>23</w:t>
        </w:r>
        <w:r w:rsidR="00187D12">
          <w:rPr>
            <w:noProof/>
            <w:webHidden/>
          </w:rPr>
          <w:fldChar w:fldCharType="end"/>
        </w:r>
      </w:hyperlink>
    </w:p>
    <w:p w14:paraId="5AC91FF5" w14:textId="52BBAD27" w:rsidR="00187D12" w:rsidRDefault="003141D3">
      <w:pPr>
        <w:pStyle w:val="Tabledesillustrations"/>
        <w:tabs>
          <w:tab w:val="right" w:leader="dot" w:pos="9600"/>
        </w:tabs>
        <w:rPr>
          <w:rFonts w:eastAsiaTheme="minorEastAsia"/>
          <w:noProof/>
          <w:kern w:val="0"/>
          <w:lang w:val="fr-FR" w:eastAsia="fr-FR"/>
          <w14:ligatures w14:val="none"/>
        </w:rPr>
      </w:pPr>
      <w:hyperlink w:anchor="_Toc242185843" w:history="1">
        <w:r w:rsidR="00187D12" w:rsidRPr="001F6276">
          <w:rPr>
            <w:rStyle w:val="Lienhypertexte"/>
            <w:noProof/>
          </w:rPr>
          <w:t>Figure 5</w:t>
        </w:r>
        <w:r w:rsidR="00187D12" w:rsidRPr="001F6276">
          <w:rPr>
            <w:rStyle w:val="Lienhypertexte"/>
            <w:noProof/>
          </w:rPr>
          <w:noBreakHyphen/>
          <w:t>4 Relationship Between the Attribution Day and the Climatological Day</w:t>
        </w:r>
        <w:r w:rsidR="00187D12">
          <w:rPr>
            <w:noProof/>
            <w:webHidden/>
          </w:rPr>
          <w:tab/>
        </w:r>
        <w:r w:rsidR="00187D12">
          <w:rPr>
            <w:noProof/>
            <w:webHidden/>
          </w:rPr>
          <w:fldChar w:fldCharType="begin"/>
        </w:r>
        <w:r w:rsidR="00187D12">
          <w:rPr>
            <w:noProof/>
            <w:webHidden/>
          </w:rPr>
          <w:instrText xml:space="preserve"> PAGEREF _Toc242185843 \h </w:instrText>
        </w:r>
        <w:r w:rsidR="00187D12">
          <w:rPr>
            <w:noProof/>
            <w:webHidden/>
          </w:rPr>
        </w:r>
        <w:r w:rsidR="00187D12">
          <w:rPr>
            <w:noProof/>
            <w:webHidden/>
          </w:rPr>
          <w:fldChar w:fldCharType="separate"/>
        </w:r>
        <w:r w:rsidR="00364D01">
          <w:rPr>
            <w:noProof/>
            <w:webHidden/>
          </w:rPr>
          <w:t>27</w:t>
        </w:r>
        <w:r w:rsidR="00187D12">
          <w:rPr>
            <w:noProof/>
            <w:webHidden/>
          </w:rPr>
          <w:fldChar w:fldCharType="end"/>
        </w:r>
      </w:hyperlink>
    </w:p>
    <w:p w14:paraId="70DBE154" w14:textId="4DA2858C" w:rsidR="00187D12" w:rsidRDefault="003141D3">
      <w:pPr>
        <w:pStyle w:val="Tabledesillustrations"/>
        <w:tabs>
          <w:tab w:val="right" w:leader="dot" w:pos="9600"/>
        </w:tabs>
        <w:rPr>
          <w:rFonts w:eastAsiaTheme="minorEastAsia"/>
          <w:noProof/>
          <w:kern w:val="0"/>
          <w:lang w:val="fr-FR" w:eastAsia="fr-FR"/>
          <w14:ligatures w14:val="none"/>
        </w:rPr>
      </w:pPr>
      <w:hyperlink w:anchor="_Toc242185844" w:history="1">
        <w:r w:rsidR="00187D12" w:rsidRPr="001F6276">
          <w:rPr>
            <w:rStyle w:val="Lienhypertexte"/>
            <w:noProof/>
          </w:rPr>
          <w:t>Figure 6</w:t>
        </w:r>
        <w:r w:rsidR="00187D12" w:rsidRPr="001F6276">
          <w:rPr>
            <w:rStyle w:val="Lienhypertexte"/>
            <w:noProof/>
          </w:rPr>
          <w:noBreakHyphen/>
          <w:t>1 Conceptual Organization of the DAYCLI Message</w:t>
        </w:r>
        <w:r w:rsidR="00187D12">
          <w:rPr>
            <w:noProof/>
            <w:webHidden/>
          </w:rPr>
          <w:tab/>
        </w:r>
        <w:r w:rsidR="00187D12">
          <w:rPr>
            <w:noProof/>
            <w:webHidden/>
          </w:rPr>
          <w:fldChar w:fldCharType="begin"/>
        </w:r>
        <w:r w:rsidR="00187D12">
          <w:rPr>
            <w:noProof/>
            <w:webHidden/>
          </w:rPr>
          <w:instrText xml:space="preserve"> PAGEREF _Toc242185844 \h </w:instrText>
        </w:r>
        <w:r w:rsidR="00187D12">
          <w:rPr>
            <w:noProof/>
            <w:webHidden/>
          </w:rPr>
        </w:r>
        <w:r w:rsidR="00187D12">
          <w:rPr>
            <w:noProof/>
            <w:webHidden/>
          </w:rPr>
          <w:fldChar w:fldCharType="separate"/>
        </w:r>
        <w:r w:rsidR="00364D01">
          <w:rPr>
            <w:noProof/>
            <w:webHidden/>
          </w:rPr>
          <w:t>42</w:t>
        </w:r>
        <w:r w:rsidR="00187D12">
          <w:rPr>
            <w:noProof/>
            <w:webHidden/>
          </w:rPr>
          <w:fldChar w:fldCharType="end"/>
        </w:r>
      </w:hyperlink>
    </w:p>
    <w:p w14:paraId="3E603FDD" w14:textId="264DC5DE" w:rsidR="00187D12" w:rsidRDefault="003141D3">
      <w:pPr>
        <w:pStyle w:val="Tabledesillustrations"/>
        <w:tabs>
          <w:tab w:val="right" w:leader="dot" w:pos="9600"/>
        </w:tabs>
        <w:rPr>
          <w:rFonts w:eastAsiaTheme="minorEastAsia"/>
          <w:noProof/>
          <w:kern w:val="0"/>
          <w:lang w:val="fr-FR" w:eastAsia="fr-FR"/>
          <w14:ligatures w14:val="none"/>
        </w:rPr>
      </w:pPr>
      <w:hyperlink w:anchor="_Toc242185845" w:history="1">
        <w:r w:rsidR="00187D12" w:rsidRPr="001F6276">
          <w:rPr>
            <w:rStyle w:val="Lienhypertexte"/>
            <w:noProof/>
          </w:rPr>
          <w:t>Figure 6</w:t>
        </w:r>
        <w:r w:rsidR="00187D12" w:rsidRPr="001F6276">
          <w:rPr>
            <w:rStyle w:val="Lienhypertexte"/>
            <w:noProof/>
          </w:rPr>
          <w:noBreakHyphen/>
          <w:t>2 Example of the replication mechanism used for the three daily temperature statistics</w:t>
        </w:r>
        <w:r w:rsidR="00187D12">
          <w:rPr>
            <w:noProof/>
            <w:webHidden/>
          </w:rPr>
          <w:tab/>
        </w:r>
        <w:r w:rsidR="00187D12">
          <w:rPr>
            <w:noProof/>
            <w:webHidden/>
          </w:rPr>
          <w:fldChar w:fldCharType="begin"/>
        </w:r>
        <w:r w:rsidR="00187D12">
          <w:rPr>
            <w:noProof/>
            <w:webHidden/>
          </w:rPr>
          <w:instrText xml:space="preserve"> PAGEREF _Toc242185845 \h </w:instrText>
        </w:r>
        <w:r w:rsidR="00187D12">
          <w:rPr>
            <w:noProof/>
            <w:webHidden/>
          </w:rPr>
        </w:r>
        <w:r w:rsidR="00187D12">
          <w:rPr>
            <w:noProof/>
            <w:webHidden/>
          </w:rPr>
          <w:fldChar w:fldCharType="separate"/>
        </w:r>
        <w:r w:rsidR="00364D01">
          <w:rPr>
            <w:noProof/>
            <w:webHidden/>
          </w:rPr>
          <w:t>45</w:t>
        </w:r>
        <w:r w:rsidR="00187D12">
          <w:rPr>
            <w:noProof/>
            <w:webHidden/>
          </w:rPr>
          <w:fldChar w:fldCharType="end"/>
        </w:r>
      </w:hyperlink>
    </w:p>
    <w:p w14:paraId="0D7ECDF1" w14:textId="487C869F" w:rsidR="00187D12" w:rsidRDefault="003141D3">
      <w:pPr>
        <w:pStyle w:val="Tabledesillustrations"/>
        <w:tabs>
          <w:tab w:val="right" w:leader="dot" w:pos="9600"/>
        </w:tabs>
        <w:rPr>
          <w:rFonts w:eastAsiaTheme="minorEastAsia"/>
          <w:noProof/>
          <w:kern w:val="0"/>
          <w:lang w:val="fr-FR" w:eastAsia="fr-FR"/>
          <w14:ligatures w14:val="none"/>
        </w:rPr>
      </w:pPr>
      <w:hyperlink w:anchor="_Toc242185846" w:history="1">
        <w:r w:rsidR="00187D12" w:rsidRPr="001F6276">
          <w:rPr>
            <w:rStyle w:val="Lienhypertexte"/>
            <w:noProof/>
          </w:rPr>
          <w:t>Figure 6</w:t>
        </w:r>
        <w:r w:rsidR="00187D12" w:rsidRPr="001F6276">
          <w:rPr>
            <w:rStyle w:val="Lienhypertexte"/>
            <w:noProof/>
          </w:rPr>
          <w:noBreakHyphen/>
          <w:t>3 Use of Operator Descriptors to control the Associated Field mechanism</w:t>
        </w:r>
        <w:r w:rsidR="00187D12">
          <w:rPr>
            <w:noProof/>
            <w:webHidden/>
          </w:rPr>
          <w:tab/>
        </w:r>
        <w:r w:rsidR="00187D12">
          <w:rPr>
            <w:noProof/>
            <w:webHidden/>
          </w:rPr>
          <w:fldChar w:fldCharType="begin"/>
        </w:r>
        <w:r w:rsidR="00187D12">
          <w:rPr>
            <w:noProof/>
            <w:webHidden/>
          </w:rPr>
          <w:instrText xml:space="preserve"> PAGEREF _Toc242185846 \h </w:instrText>
        </w:r>
        <w:r w:rsidR="00187D12">
          <w:rPr>
            <w:noProof/>
            <w:webHidden/>
          </w:rPr>
        </w:r>
        <w:r w:rsidR="00187D12">
          <w:rPr>
            <w:noProof/>
            <w:webHidden/>
          </w:rPr>
          <w:fldChar w:fldCharType="separate"/>
        </w:r>
        <w:r w:rsidR="00364D01">
          <w:rPr>
            <w:noProof/>
            <w:webHidden/>
          </w:rPr>
          <w:t>46</w:t>
        </w:r>
        <w:r w:rsidR="00187D12">
          <w:rPr>
            <w:noProof/>
            <w:webHidden/>
          </w:rPr>
          <w:fldChar w:fldCharType="end"/>
        </w:r>
      </w:hyperlink>
    </w:p>
    <w:p w14:paraId="54AF430F" w14:textId="3BD7F49E" w:rsidR="00187D12" w:rsidRDefault="003141D3">
      <w:pPr>
        <w:pStyle w:val="Tabledesillustrations"/>
        <w:tabs>
          <w:tab w:val="right" w:leader="dot" w:pos="9600"/>
        </w:tabs>
        <w:rPr>
          <w:rFonts w:eastAsiaTheme="minorEastAsia"/>
          <w:noProof/>
          <w:kern w:val="0"/>
          <w:lang w:val="fr-FR" w:eastAsia="fr-FR"/>
          <w14:ligatures w14:val="none"/>
        </w:rPr>
      </w:pPr>
      <w:hyperlink w:anchor="_Toc242185847" w:history="1">
        <w:r w:rsidR="00187D12" w:rsidRPr="001F6276">
          <w:rPr>
            <w:rStyle w:val="Lienhypertexte"/>
            <w:noProof/>
          </w:rPr>
          <w:t>Figure 8</w:t>
        </w:r>
        <w:r w:rsidR="00187D12" w:rsidRPr="001F6276">
          <w:rPr>
            <w:rStyle w:val="Lienhypertexte"/>
            <w:noProof/>
          </w:rPr>
          <w:noBreakHyphen/>
          <w:t>1 Generic Operational Workflow</w:t>
        </w:r>
        <w:r w:rsidR="00187D12">
          <w:rPr>
            <w:noProof/>
            <w:webHidden/>
          </w:rPr>
          <w:tab/>
        </w:r>
        <w:r w:rsidR="00187D12">
          <w:rPr>
            <w:noProof/>
            <w:webHidden/>
          </w:rPr>
          <w:fldChar w:fldCharType="begin"/>
        </w:r>
        <w:r w:rsidR="00187D12">
          <w:rPr>
            <w:noProof/>
            <w:webHidden/>
          </w:rPr>
          <w:instrText xml:space="preserve"> PAGEREF _Toc242185847 \h </w:instrText>
        </w:r>
        <w:r w:rsidR="00187D12">
          <w:rPr>
            <w:noProof/>
            <w:webHidden/>
          </w:rPr>
        </w:r>
        <w:r w:rsidR="00187D12">
          <w:rPr>
            <w:noProof/>
            <w:webHidden/>
          </w:rPr>
          <w:fldChar w:fldCharType="separate"/>
        </w:r>
        <w:r w:rsidR="00364D01">
          <w:rPr>
            <w:noProof/>
            <w:webHidden/>
          </w:rPr>
          <w:t>63</w:t>
        </w:r>
        <w:r w:rsidR="00187D12">
          <w:rPr>
            <w:noProof/>
            <w:webHidden/>
          </w:rPr>
          <w:fldChar w:fldCharType="end"/>
        </w:r>
      </w:hyperlink>
    </w:p>
    <w:p w14:paraId="62AC6C3E" w14:textId="5B0C1559" w:rsidR="00187D12" w:rsidRDefault="003141D3">
      <w:pPr>
        <w:pStyle w:val="Tabledesillustrations"/>
        <w:tabs>
          <w:tab w:val="right" w:leader="dot" w:pos="9600"/>
        </w:tabs>
        <w:rPr>
          <w:rFonts w:eastAsiaTheme="minorEastAsia"/>
          <w:noProof/>
          <w:kern w:val="0"/>
          <w:lang w:val="fr-FR" w:eastAsia="fr-FR"/>
          <w14:ligatures w14:val="none"/>
        </w:rPr>
      </w:pPr>
      <w:hyperlink w:anchor="_Toc242185848" w:history="1">
        <w:r w:rsidR="00187D12" w:rsidRPr="001F6276">
          <w:rPr>
            <w:rStyle w:val="Lienhypertexte"/>
            <w:noProof/>
            <w:lang w:val="en-US"/>
          </w:rPr>
          <w:t>Figure 11</w:t>
        </w:r>
        <w:r w:rsidR="00187D12" w:rsidRPr="001F6276">
          <w:rPr>
            <w:rStyle w:val="Lienhypertexte"/>
            <w:noProof/>
            <w:lang w:val="en-US"/>
          </w:rPr>
          <w:noBreakHyphen/>
          <w:t>1 Climate Information Value Chain Enabled by DAYCLI</w:t>
        </w:r>
        <w:r w:rsidR="00187D12">
          <w:rPr>
            <w:noProof/>
            <w:webHidden/>
          </w:rPr>
          <w:tab/>
        </w:r>
        <w:r w:rsidR="00187D12">
          <w:rPr>
            <w:noProof/>
            <w:webHidden/>
          </w:rPr>
          <w:fldChar w:fldCharType="begin"/>
        </w:r>
        <w:r w:rsidR="00187D12">
          <w:rPr>
            <w:noProof/>
            <w:webHidden/>
          </w:rPr>
          <w:instrText xml:space="preserve"> PAGEREF _Toc242185848 \h </w:instrText>
        </w:r>
        <w:r w:rsidR="00187D12">
          <w:rPr>
            <w:noProof/>
            <w:webHidden/>
          </w:rPr>
        </w:r>
        <w:r w:rsidR="00187D12">
          <w:rPr>
            <w:noProof/>
            <w:webHidden/>
          </w:rPr>
          <w:fldChar w:fldCharType="separate"/>
        </w:r>
        <w:r w:rsidR="00364D01">
          <w:rPr>
            <w:noProof/>
            <w:webHidden/>
          </w:rPr>
          <w:t>72</w:t>
        </w:r>
        <w:r w:rsidR="00187D12">
          <w:rPr>
            <w:noProof/>
            <w:webHidden/>
          </w:rPr>
          <w:fldChar w:fldCharType="end"/>
        </w:r>
      </w:hyperlink>
    </w:p>
    <w:p w14:paraId="455107D9" w14:textId="0AFF5D83" w:rsidR="00972CE0" w:rsidRDefault="00972CE0" w:rsidP="00972CE0">
      <w:pPr>
        <w:rPr>
          <w:lang w:val="en-US"/>
        </w:rPr>
      </w:pPr>
      <w:r>
        <w:rPr>
          <w:lang w:val="en-US"/>
        </w:rPr>
        <w:fldChar w:fldCharType="end"/>
      </w:r>
    </w:p>
    <w:p w14:paraId="50A6E16E" w14:textId="77777777" w:rsidR="00972CE0" w:rsidRPr="00077227" w:rsidRDefault="00972CE0" w:rsidP="00972CE0">
      <w:pPr>
        <w:rPr>
          <w:rStyle w:val="lev"/>
          <w:sz w:val="32"/>
          <w:szCs w:val="32"/>
        </w:rPr>
      </w:pPr>
      <w:r w:rsidRPr="00077227">
        <w:rPr>
          <w:rStyle w:val="lev"/>
          <w:sz w:val="32"/>
          <w:szCs w:val="32"/>
        </w:rPr>
        <w:t>Tables Content</w:t>
      </w:r>
    </w:p>
    <w:p w14:paraId="4F2756EC" w14:textId="6C1B7AFA" w:rsidR="00187D12" w:rsidRDefault="00972CE0">
      <w:pPr>
        <w:pStyle w:val="Tabledesillustrations"/>
        <w:tabs>
          <w:tab w:val="right" w:leader="dot" w:pos="9600"/>
        </w:tabs>
        <w:rPr>
          <w:rFonts w:eastAsiaTheme="minorEastAsia"/>
          <w:noProof/>
          <w:kern w:val="0"/>
          <w:lang w:val="fr-FR" w:eastAsia="fr-FR"/>
          <w14:ligatures w14:val="none"/>
        </w:rPr>
      </w:pPr>
      <w:r>
        <w:rPr>
          <w:lang w:val="en-US"/>
        </w:rPr>
        <w:fldChar w:fldCharType="begin"/>
      </w:r>
      <w:r>
        <w:rPr>
          <w:lang w:val="en-US"/>
        </w:rPr>
        <w:instrText xml:space="preserve"> TOC \h \z \c "Table" </w:instrText>
      </w:r>
      <w:r>
        <w:rPr>
          <w:lang w:val="en-US"/>
        </w:rPr>
        <w:fldChar w:fldCharType="separate"/>
      </w:r>
      <w:hyperlink w:anchor="_Toc242185849" w:history="1">
        <w:r w:rsidR="00187D12" w:rsidRPr="006E3EAD">
          <w:rPr>
            <w:rStyle w:val="Lienhypertexte"/>
            <w:noProof/>
          </w:rPr>
          <w:t>Table 4</w:t>
        </w:r>
        <w:r w:rsidR="00187D12" w:rsidRPr="006E3EAD">
          <w:rPr>
            <w:rStyle w:val="Lienhypertexte"/>
            <w:noProof/>
          </w:rPr>
          <w:noBreakHyphen/>
          <w:t>1 The Four Information Families of the DAYCLI Information Model</w:t>
        </w:r>
        <w:r w:rsidR="00187D12">
          <w:rPr>
            <w:noProof/>
            <w:webHidden/>
          </w:rPr>
          <w:tab/>
        </w:r>
        <w:r w:rsidR="00187D12">
          <w:rPr>
            <w:noProof/>
            <w:webHidden/>
          </w:rPr>
          <w:fldChar w:fldCharType="begin"/>
        </w:r>
        <w:r w:rsidR="00187D12">
          <w:rPr>
            <w:noProof/>
            <w:webHidden/>
          </w:rPr>
          <w:instrText xml:space="preserve"> PAGEREF _Toc242185849 \h </w:instrText>
        </w:r>
        <w:r w:rsidR="00187D12">
          <w:rPr>
            <w:noProof/>
            <w:webHidden/>
          </w:rPr>
        </w:r>
        <w:r w:rsidR="00187D12">
          <w:rPr>
            <w:noProof/>
            <w:webHidden/>
          </w:rPr>
          <w:fldChar w:fldCharType="separate"/>
        </w:r>
        <w:r w:rsidR="00364D01">
          <w:rPr>
            <w:noProof/>
            <w:webHidden/>
          </w:rPr>
          <w:t>18</w:t>
        </w:r>
        <w:r w:rsidR="00187D12">
          <w:rPr>
            <w:noProof/>
            <w:webHidden/>
          </w:rPr>
          <w:fldChar w:fldCharType="end"/>
        </w:r>
      </w:hyperlink>
    </w:p>
    <w:p w14:paraId="333E8370" w14:textId="2AB1BCEE" w:rsidR="00187D12" w:rsidRDefault="003141D3">
      <w:pPr>
        <w:pStyle w:val="Tabledesillustrations"/>
        <w:tabs>
          <w:tab w:val="right" w:leader="dot" w:pos="9600"/>
        </w:tabs>
        <w:rPr>
          <w:rFonts w:eastAsiaTheme="minorEastAsia"/>
          <w:noProof/>
          <w:kern w:val="0"/>
          <w:lang w:val="fr-FR" w:eastAsia="fr-FR"/>
          <w14:ligatures w14:val="none"/>
        </w:rPr>
      </w:pPr>
      <w:hyperlink w:anchor="_Toc242185850" w:history="1">
        <w:r w:rsidR="00187D12" w:rsidRPr="006E3EAD">
          <w:rPr>
            <w:rStyle w:val="Lienhypertexte"/>
            <w:noProof/>
          </w:rPr>
          <w:t>Table 5</w:t>
        </w:r>
        <w:r w:rsidR="00187D12" w:rsidRPr="006E3EAD">
          <w:rPr>
            <w:rStyle w:val="Lienhypertexte"/>
            <w:noProof/>
          </w:rPr>
          <w:noBreakHyphen/>
          <w:t>1 Methods Used to Calculate Daily Mean Air Temperature (BUFR Code Table 0-08-094)</w:t>
        </w:r>
        <w:r w:rsidR="00187D12">
          <w:rPr>
            <w:noProof/>
            <w:webHidden/>
          </w:rPr>
          <w:tab/>
        </w:r>
        <w:r w:rsidR="00187D12">
          <w:rPr>
            <w:noProof/>
            <w:webHidden/>
          </w:rPr>
          <w:fldChar w:fldCharType="begin"/>
        </w:r>
        <w:r w:rsidR="00187D12">
          <w:rPr>
            <w:noProof/>
            <w:webHidden/>
          </w:rPr>
          <w:instrText xml:space="preserve"> PAGEREF _Toc242185850 \h </w:instrText>
        </w:r>
        <w:r w:rsidR="00187D12">
          <w:rPr>
            <w:noProof/>
            <w:webHidden/>
          </w:rPr>
        </w:r>
        <w:r w:rsidR="00187D12">
          <w:rPr>
            <w:noProof/>
            <w:webHidden/>
          </w:rPr>
          <w:fldChar w:fldCharType="separate"/>
        </w:r>
        <w:r w:rsidR="00364D01">
          <w:rPr>
            <w:noProof/>
            <w:webHidden/>
          </w:rPr>
          <w:t>28</w:t>
        </w:r>
        <w:r w:rsidR="00187D12">
          <w:rPr>
            <w:noProof/>
            <w:webHidden/>
          </w:rPr>
          <w:fldChar w:fldCharType="end"/>
        </w:r>
      </w:hyperlink>
    </w:p>
    <w:p w14:paraId="00452227" w14:textId="2BE6227B" w:rsidR="00187D12" w:rsidRDefault="003141D3">
      <w:pPr>
        <w:pStyle w:val="Tabledesillustrations"/>
        <w:tabs>
          <w:tab w:val="right" w:leader="dot" w:pos="9600"/>
        </w:tabs>
        <w:rPr>
          <w:rFonts w:eastAsiaTheme="minorEastAsia"/>
          <w:noProof/>
          <w:kern w:val="0"/>
          <w:lang w:val="fr-FR" w:eastAsia="fr-FR"/>
          <w14:ligatures w14:val="none"/>
        </w:rPr>
      </w:pPr>
      <w:hyperlink w:anchor="_Toc242185851" w:history="1">
        <w:r w:rsidR="00187D12" w:rsidRPr="006E3EAD">
          <w:rPr>
            <w:rStyle w:val="Lienhypertexte"/>
            <w:noProof/>
          </w:rPr>
          <w:t>Table 5</w:t>
        </w:r>
        <w:r w:rsidR="00187D12" w:rsidRPr="006E3EAD">
          <w:rPr>
            <w:rStyle w:val="Lienhypertexte"/>
            <w:noProof/>
          </w:rPr>
          <w:noBreakHyphen/>
          <w:t>2 Illustrative Examples of Operational Criteria Used by NMHSs for Handling Missing Observations</w:t>
        </w:r>
        <w:r w:rsidR="00187D12">
          <w:rPr>
            <w:noProof/>
            <w:webHidden/>
          </w:rPr>
          <w:tab/>
        </w:r>
        <w:r w:rsidR="00187D12">
          <w:rPr>
            <w:noProof/>
            <w:webHidden/>
          </w:rPr>
          <w:fldChar w:fldCharType="begin"/>
        </w:r>
        <w:r w:rsidR="00187D12">
          <w:rPr>
            <w:noProof/>
            <w:webHidden/>
          </w:rPr>
          <w:instrText xml:space="preserve"> PAGEREF _Toc242185851 \h </w:instrText>
        </w:r>
        <w:r w:rsidR="00187D12">
          <w:rPr>
            <w:noProof/>
            <w:webHidden/>
          </w:rPr>
        </w:r>
        <w:r w:rsidR="00187D12">
          <w:rPr>
            <w:noProof/>
            <w:webHidden/>
          </w:rPr>
          <w:fldChar w:fldCharType="separate"/>
        </w:r>
        <w:r w:rsidR="00364D01">
          <w:rPr>
            <w:noProof/>
            <w:webHidden/>
          </w:rPr>
          <w:t>31</w:t>
        </w:r>
        <w:r w:rsidR="00187D12">
          <w:rPr>
            <w:noProof/>
            <w:webHidden/>
          </w:rPr>
          <w:fldChar w:fldCharType="end"/>
        </w:r>
      </w:hyperlink>
    </w:p>
    <w:p w14:paraId="773BEA10" w14:textId="54525EDF" w:rsidR="00187D12" w:rsidRDefault="003141D3">
      <w:pPr>
        <w:pStyle w:val="Tabledesillustrations"/>
        <w:tabs>
          <w:tab w:val="right" w:leader="dot" w:pos="9600"/>
        </w:tabs>
        <w:rPr>
          <w:rFonts w:eastAsiaTheme="minorEastAsia"/>
          <w:noProof/>
          <w:kern w:val="0"/>
          <w:lang w:val="fr-FR" w:eastAsia="fr-FR"/>
          <w14:ligatures w14:val="none"/>
        </w:rPr>
      </w:pPr>
      <w:hyperlink w:anchor="_Toc242185852" w:history="1">
        <w:r w:rsidR="00187D12" w:rsidRPr="006E3EAD">
          <w:rPr>
            <w:rStyle w:val="Lienhypertexte"/>
            <w:noProof/>
          </w:rPr>
          <w:t>Table 5</w:t>
        </w:r>
        <w:r w:rsidR="00187D12" w:rsidRPr="006E3EAD">
          <w:rPr>
            <w:rStyle w:val="Lienhypertexte"/>
            <w:noProof/>
          </w:rPr>
          <w:noBreakHyphen/>
          <w:t>3 DAYCLI QC flags</w:t>
        </w:r>
        <w:r w:rsidR="00187D12">
          <w:rPr>
            <w:noProof/>
            <w:webHidden/>
          </w:rPr>
          <w:tab/>
        </w:r>
        <w:r w:rsidR="00187D12">
          <w:rPr>
            <w:noProof/>
            <w:webHidden/>
          </w:rPr>
          <w:fldChar w:fldCharType="begin"/>
        </w:r>
        <w:r w:rsidR="00187D12">
          <w:rPr>
            <w:noProof/>
            <w:webHidden/>
          </w:rPr>
          <w:instrText xml:space="preserve"> PAGEREF _Toc242185852 \h </w:instrText>
        </w:r>
        <w:r w:rsidR="00187D12">
          <w:rPr>
            <w:noProof/>
            <w:webHidden/>
          </w:rPr>
        </w:r>
        <w:r w:rsidR="00187D12">
          <w:rPr>
            <w:noProof/>
            <w:webHidden/>
          </w:rPr>
          <w:fldChar w:fldCharType="separate"/>
        </w:r>
        <w:r w:rsidR="00364D01">
          <w:rPr>
            <w:noProof/>
            <w:webHidden/>
          </w:rPr>
          <w:t>33</w:t>
        </w:r>
        <w:r w:rsidR="00187D12">
          <w:rPr>
            <w:noProof/>
            <w:webHidden/>
          </w:rPr>
          <w:fldChar w:fldCharType="end"/>
        </w:r>
      </w:hyperlink>
    </w:p>
    <w:p w14:paraId="508F54FC" w14:textId="011A285E" w:rsidR="00187D12" w:rsidRDefault="003141D3">
      <w:pPr>
        <w:pStyle w:val="Tabledesillustrations"/>
        <w:tabs>
          <w:tab w:val="right" w:leader="dot" w:pos="9600"/>
        </w:tabs>
        <w:rPr>
          <w:rFonts w:eastAsiaTheme="minorEastAsia"/>
          <w:noProof/>
          <w:kern w:val="0"/>
          <w:lang w:val="fr-FR" w:eastAsia="fr-FR"/>
          <w14:ligatures w14:val="none"/>
        </w:rPr>
      </w:pPr>
      <w:hyperlink w:anchor="_Toc242185853" w:history="1">
        <w:r w:rsidR="00187D12" w:rsidRPr="006E3EAD">
          <w:rPr>
            <w:rStyle w:val="Lienhypertexte"/>
            <w:noProof/>
          </w:rPr>
          <w:t>Table 6</w:t>
        </w:r>
        <w:r w:rsidR="00187D12" w:rsidRPr="006E3EAD">
          <w:rPr>
            <w:rStyle w:val="Lienhypertexte"/>
            <w:noProof/>
          </w:rPr>
          <w:noBreakHyphen/>
          <w:t>1 BUFR Descriptor Types</w:t>
        </w:r>
        <w:r w:rsidR="00187D12">
          <w:rPr>
            <w:noProof/>
            <w:webHidden/>
          </w:rPr>
          <w:tab/>
        </w:r>
        <w:r w:rsidR="00187D12">
          <w:rPr>
            <w:noProof/>
            <w:webHidden/>
          </w:rPr>
          <w:fldChar w:fldCharType="begin"/>
        </w:r>
        <w:r w:rsidR="00187D12">
          <w:rPr>
            <w:noProof/>
            <w:webHidden/>
          </w:rPr>
          <w:instrText xml:space="preserve"> PAGEREF _Toc242185853 \h </w:instrText>
        </w:r>
        <w:r w:rsidR="00187D12">
          <w:rPr>
            <w:noProof/>
            <w:webHidden/>
          </w:rPr>
        </w:r>
        <w:r w:rsidR="00187D12">
          <w:rPr>
            <w:noProof/>
            <w:webHidden/>
          </w:rPr>
          <w:fldChar w:fldCharType="separate"/>
        </w:r>
        <w:r w:rsidR="00364D01">
          <w:rPr>
            <w:noProof/>
            <w:webHidden/>
          </w:rPr>
          <w:t>43</w:t>
        </w:r>
        <w:r w:rsidR="00187D12">
          <w:rPr>
            <w:noProof/>
            <w:webHidden/>
          </w:rPr>
          <w:fldChar w:fldCharType="end"/>
        </w:r>
      </w:hyperlink>
    </w:p>
    <w:p w14:paraId="25BC2270" w14:textId="747C2523" w:rsidR="00187D12" w:rsidRDefault="003141D3">
      <w:pPr>
        <w:pStyle w:val="Tabledesillustrations"/>
        <w:tabs>
          <w:tab w:val="right" w:leader="dot" w:pos="9600"/>
        </w:tabs>
        <w:rPr>
          <w:rFonts w:eastAsiaTheme="minorEastAsia"/>
          <w:noProof/>
          <w:kern w:val="0"/>
          <w:lang w:val="fr-FR" w:eastAsia="fr-FR"/>
          <w14:ligatures w14:val="none"/>
        </w:rPr>
      </w:pPr>
      <w:hyperlink w:anchor="_Toc242185854" w:history="1">
        <w:r w:rsidR="00187D12" w:rsidRPr="006E3EAD">
          <w:rPr>
            <w:rStyle w:val="Lienhypertexte"/>
            <w:noProof/>
          </w:rPr>
          <w:t>Table 6</w:t>
        </w:r>
        <w:r w:rsidR="00187D12" w:rsidRPr="006E3EAD">
          <w:rPr>
            <w:rStyle w:val="Lienhypertexte"/>
            <w:noProof/>
          </w:rPr>
          <w:noBreakHyphen/>
          <w:t>2 Examples of BUFR Descriptor Types Used in DAYCLI</w:t>
        </w:r>
        <w:r w:rsidR="00187D12">
          <w:rPr>
            <w:noProof/>
            <w:webHidden/>
          </w:rPr>
          <w:tab/>
        </w:r>
        <w:r w:rsidR="00187D12">
          <w:rPr>
            <w:noProof/>
            <w:webHidden/>
          </w:rPr>
          <w:fldChar w:fldCharType="begin"/>
        </w:r>
        <w:r w:rsidR="00187D12">
          <w:rPr>
            <w:noProof/>
            <w:webHidden/>
          </w:rPr>
          <w:instrText xml:space="preserve"> PAGEREF _Toc242185854 \h </w:instrText>
        </w:r>
        <w:r w:rsidR="00187D12">
          <w:rPr>
            <w:noProof/>
            <w:webHidden/>
          </w:rPr>
        </w:r>
        <w:r w:rsidR="00187D12">
          <w:rPr>
            <w:noProof/>
            <w:webHidden/>
          </w:rPr>
          <w:fldChar w:fldCharType="separate"/>
        </w:r>
        <w:r w:rsidR="00364D01">
          <w:rPr>
            <w:noProof/>
            <w:webHidden/>
          </w:rPr>
          <w:t>43</w:t>
        </w:r>
        <w:r w:rsidR="00187D12">
          <w:rPr>
            <w:noProof/>
            <w:webHidden/>
          </w:rPr>
          <w:fldChar w:fldCharType="end"/>
        </w:r>
      </w:hyperlink>
    </w:p>
    <w:p w14:paraId="3D81E2D4" w14:textId="5D923EE8" w:rsidR="00187D12" w:rsidRDefault="003141D3">
      <w:pPr>
        <w:pStyle w:val="Tabledesillustrations"/>
        <w:tabs>
          <w:tab w:val="right" w:leader="dot" w:pos="9600"/>
        </w:tabs>
        <w:rPr>
          <w:rFonts w:eastAsiaTheme="minorEastAsia"/>
          <w:noProof/>
          <w:kern w:val="0"/>
          <w:lang w:val="fr-FR" w:eastAsia="fr-FR"/>
          <w14:ligatures w14:val="none"/>
        </w:rPr>
      </w:pPr>
      <w:hyperlink w:anchor="_Toc242185855" w:history="1">
        <w:r w:rsidR="00187D12" w:rsidRPr="006E3EAD">
          <w:rPr>
            <w:rStyle w:val="Lienhypertexte"/>
            <w:noProof/>
            <w:lang w:val="fr-FR"/>
          </w:rPr>
          <w:t>Table 6</w:t>
        </w:r>
        <w:r w:rsidR="00187D12" w:rsidRPr="006E3EAD">
          <w:rPr>
            <w:rStyle w:val="Lienhypertexte"/>
            <w:noProof/>
            <w:lang w:val="fr-FR"/>
          </w:rPr>
          <w:noBreakHyphen/>
          <w:t>3 Sequence Descriptor Latitude/Longitude</w:t>
        </w:r>
        <w:r w:rsidR="00187D12">
          <w:rPr>
            <w:noProof/>
            <w:webHidden/>
          </w:rPr>
          <w:tab/>
        </w:r>
        <w:r w:rsidR="00187D12">
          <w:rPr>
            <w:noProof/>
            <w:webHidden/>
          </w:rPr>
          <w:fldChar w:fldCharType="begin"/>
        </w:r>
        <w:r w:rsidR="00187D12">
          <w:rPr>
            <w:noProof/>
            <w:webHidden/>
          </w:rPr>
          <w:instrText xml:space="preserve"> PAGEREF _Toc242185855 \h </w:instrText>
        </w:r>
        <w:r w:rsidR="00187D12">
          <w:rPr>
            <w:noProof/>
            <w:webHidden/>
          </w:rPr>
        </w:r>
        <w:r w:rsidR="00187D12">
          <w:rPr>
            <w:noProof/>
            <w:webHidden/>
          </w:rPr>
          <w:fldChar w:fldCharType="separate"/>
        </w:r>
        <w:r w:rsidR="00364D01">
          <w:rPr>
            <w:noProof/>
            <w:webHidden/>
          </w:rPr>
          <w:t>44</w:t>
        </w:r>
        <w:r w:rsidR="00187D12">
          <w:rPr>
            <w:noProof/>
            <w:webHidden/>
          </w:rPr>
          <w:fldChar w:fldCharType="end"/>
        </w:r>
      </w:hyperlink>
    </w:p>
    <w:p w14:paraId="3AE7A513" w14:textId="41E882B7" w:rsidR="00187D12" w:rsidRDefault="003141D3">
      <w:pPr>
        <w:pStyle w:val="Tabledesillustrations"/>
        <w:tabs>
          <w:tab w:val="right" w:leader="dot" w:pos="9600"/>
        </w:tabs>
        <w:rPr>
          <w:rFonts w:eastAsiaTheme="minorEastAsia"/>
          <w:noProof/>
          <w:kern w:val="0"/>
          <w:lang w:val="fr-FR" w:eastAsia="fr-FR"/>
          <w14:ligatures w14:val="none"/>
        </w:rPr>
      </w:pPr>
      <w:hyperlink w:anchor="_Toc242185856" w:history="1">
        <w:r w:rsidR="00187D12" w:rsidRPr="006E3EAD">
          <w:rPr>
            <w:rStyle w:val="Lienhypertexte"/>
            <w:noProof/>
          </w:rPr>
          <w:t>Table 7</w:t>
        </w:r>
        <w:r w:rsidR="00187D12" w:rsidRPr="006E3EAD">
          <w:rPr>
            <w:rStyle w:val="Lienhypertexte"/>
            <w:noProof/>
          </w:rPr>
          <w:noBreakHyphen/>
          <w:t>1 Summary of BUFR Descriptor for Station Information</w:t>
        </w:r>
        <w:r w:rsidR="00187D12">
          <w:rPr>
            <w:noProof/>
            <w:webHidden/>
          </w:rPr>
          <w:tab/>
        </w:r>
        <w:r w:rsidR="00187D12">
          <w:rPr>
            <w:noProof/>
            <w:webHidden/>
          </w:rPr>
          <w:fldChar w:fldCharType="begin"/>
        </w:r>
        <w:r w:rsidR="00187D12">
          <w:rPr>
            <w:noProof/>
            <w:webHidden/>
          </w:rPr>
          <w:instrText xml:space="preserve"> PAGEREF _Toc242185856 \h </w:instrText>
        </w:r>
        <w:r w:rsidR="00187D12">
          <w:rPr>
            <w:noProof/>
            <w:webHidden/>
          </w:rPr>
        </w:r>
        <w:r w:rsidR="00187D12">
          <w:rPr>
            <w:noProof/>
            <w:webHidden/>
          </w:rPr>
          <w:fldChar w:fldCharType="separate"/>
        </w:r>
        <w:r w:rsidR="00364D01">
          <w:rPr>
            <w:noProof/>
            <w:webHidden/>
          </w:rPr>
          <w:t>47</w:t>
        </w:r>
        <w:r w:rsidR="00187D12">
          <w:rPr>
            <w:noProof/>
            <w:webHidden/>
          </w:rPr>
          <w:fldChar w:fldCharType="end"/>
        </w:r>
      </w:hyperlink>
    </w:p>
    <w:p w14:paraId="63B49D5F" w14:textId="563C9744" w:rsidR="00187D12" w:rsidRDefault="003141D3">
      <w:pPr>
        <w:pStyle w:val="Tabledesillustrations"/>
        <w:tabs>
          <w:tab w:val="right" w:leader="dot" w:pos="9600"/>
        </w:tabs>
        <w:rPr>
          <w:rFonts w:eastAsiaTheme="minorEastAsia"/>
          <w:noProof/>
          <w:kern w:val="0"/>
          <w:lang w:val="fr-FR" w:eastAsia="fr-FR"/>
          <w14:ligatures w14:val="none"/>
        </w:rPr>
      </w:pPr>
      <w:hyperlink w:anchor="_Toc242185857" w:history="1">
        <w:r w:rsidR="00187D12" w:rsidRPr="006E3EAD">
          <w:rPr>
            <w:rStyle w:val="Lienhypertexte"/>
            <w:noProof/>
          </w:rPr>
          <w:t>Table 7</w:t>
        </w:r>
        <w:r w:rsidR="00187D12" w:rsidRPr="006E3EAD">
          <w:rPr>
            <w:rStyle w:val="Lienhypertexte"/>
            <w:noProof/>
          </w:rPr>
          <w:noBreakHyphen/>
          <w:t>2 BUFR Representation of the WIGOS Station Identifier</w:t>
        </w:r>
        <w:r w:rsidR="00187D12">
          <w:rPr>
            <w:noProof/>
            <w:webHidden/>
          </w:rPr>
          <w:tab/>
        </w:r>
        <w:r w:rsidR="00187D12">
          <w:rPr>
            <w:noProof/>
            <w:webHidden/>
          </w:rPr>
          <w:fldChar w:fldCharType="begin"/>
        </w:r>
        <w:r w:rsidR="00187D12">
          <w:rPr>
            <w:noProof/>
            <w:webHidden/>
          </w:rPr>
          <w:instrText xml:space="preserve"> PAGEREF _Toc242185857 \h </w:instrText>
        </w:r>
        <w:r w:rsidR="00187D12">
          <w:rPr>
            <w:noProof/>
            <w:webHidden/>
          </w:rPr>
        </w:r>
        <w:r w:rsidR="00187D12">
          <w:rPr>
            <w:noProof/>
            <w:webHidden/>
          </w:rPr>
          <w:fldChar w:fldCharType="separate"/>
        </w:r>
        <w:r w:rsidR="00364D01">
          <w:rPr>
            <w:noProof/>
            <w:webHidden/>
          </w:rPr>
          <w:t>48</w:t>
        </w:r>
        <w:r w:rsidR="00187D12">
          <w:rPr>
            <w:noProof/>
            <w:webHidden/>
          </w:rPr>
          <w:fldChar w:fldCharType="end"/>
        </w:r>
      </w:hyperlink>
    </w:p>
    <w:p w14:paraId="23062CB1" w14:textId="7885719B" w:rsidR="00187D12" w:rsidRDefault="003141D3">
      <w:pPr>
        <w:pStyle w:val="Tabledesillustrations"/>
        <w:tabs>
          <w:tab w:val="right" w:leader="dot" w:pos="9600"/>
        </w:tabs>
        <w:rPr>
          <w:rFonts w:eastAsiaTheme="minorEastAsia"/>
          <w:noProof/>
          <w:kern w:val="0"/>
          <w:lang w:val="fr-FR" w:eastAsia="fr-FR"/>
          <w14:ligatures w14:val="none"/>
        </w:rPr>
      </w:pPr>
      <w:hyperlink w:anchor="_Toc242185858" w:history="1">
        <w:r w:rsidR="00187D12" w:rsidRPr="006E3EAD">
          <w:rPr>
            <w:rStyle w:val="Lienhypertexte"/>
            <w:noProof/>
          </w:rPr>
          <w:t>Table 7</w:t>
        </w:r>
        <w:r w:rsidR="00187D12" w:rsidRPr="006E3EAD">
          <w:rPr>
            <w:rStyle w:val="Lienhypertexte"/>
            <w:noProof/>
          </w:rPr>
          <w:noBreakHyphen/>
          <w:t>3 Descriptor Characteristics for Observation and Processing Information</w:t>
        </w:r>
        <w:r w:rsidR="00187D12">
          <w:rPr>
            <w:noProof/>
            <w:webHidden/>
          </w:rPr>
          <w:tab/>
        </w:r>
        <w:r w:rsidR="00187D12">
          <w:rPr>
            <w:noProof/>
            <w:webHidden/>
          </w:rPr>
          <w:fldChar w:fldCharType="begin"/>
        </w:r>
        <w:r w:rsidR="00187D12">
          <w:rPr>
            <w:noProof/>
            <w:webHidden/>
          </w:rPr>
          <w:instrText xml:space="preserve"> PAGEREF _Toc242185858 \h </w:instrText>
        </w:r>
        <w:r w:rsidR="00187D12">
          <w:rPr>
            <w:noProof/>
            <w:webHidden/>
          </w:rPr>
        </w:r>
        <w:r w:rsidR="00187D12">
          <w:rPr>
            <w:noProof/>
            <w:webHidden/>
          </w:rPr>
          <w:fldChar w:fldCharType="separate"/>
        </w:r>
        <w:r w:rsidR="00364D01">
          <w:rPr>
            <w:noProof/>
            <w:webHidden/>
          </w:rPr>
          <w:t>50</w:t>
        </w:r>
        <w:r w:rsidR="00187D12">
          <w:rPr>
            <w:noProof/>
            <w:webHidden/>
          </w:rPr>
          <w:fldChar w:fldCharType="end"/>
        </w:r>
      </w:hyperlink>
    </w:p>
    <w:p w14:paraId="3EED3A59" w14:textId="487AA7FB" w:rsidR="00187D12" w:rsidRDefault="003141D3">
      <w:pPr>
        <w:pStyle w:val="Tabledesillustrations"/>
        <w:tabs>
          <w:tab w:val="right" w:leader="dot" w:pos="9600"/>
        </w:tabs>
        <w:rPr>
          <w:rFonts w:eastAsiaTheme="minorEastAsia"/>
          <w:noProof/>
          <w:kern w:val="0"/>
          <w:lang w:val="fr-FR" w:eastAsia="fr-FR"/>
          <w14:ligatures w14:val="none"/>
        </w:rPr>
      </w:pPr>
      <w:hyperlink w:anchor="_Toc242185859" w:history="1">
        <w:r w:rsidR="00187D12" w:rsidRPr="006E3EAD">
          <w:rPr>
            <w:rStyle w:val="Lienhypertexte"/>
            <w:noProof/>
          </w:rPr>
          <w:t>Table 10</w:t>
        </w:r>
        <w:r w:rsidR="00187D12" w:rsidRPr="006E3EAD">
          <w:rPr>
            <w:rStyle w:val="Lienhypertexte"/>
            <w:noProof/>
          </w:rPr>
          <w:noBreakHyphen/>
          <w:t>1 Core and Rich Information Associated with the DAYCLI Information Families</w:t>
        </w:r>
        <w:r w:rsidR="00187D12">
          <w:rPr>
            <w:noProof/>
            <w:webHidden/>
          </w:rPr>
          <w:tab/>
        </w:r>
        <w:r w:rsidR="00187D12">
          <w:rPr>
            <w:noProof/>
            <w:webHidden/>
          </w:rPr>
          <w:fldChar w:fldCharType="begin"/>
        </w:r>
        <w:r w:rsidR="00187D12">
          <w:rPr>
            <w:noProof/>
            <w:webHidden/>
          </w:rPr>
          <w:instrText xml:space="preserve"> PAGEREF _Toc242185859 \h </w:instrText>
        </w:r>
        <w:r w:rsidR="00187D12">
          <w:rPr>
            <w:noProof/>
            <w:webHidden/>
          </w:rPr>
        </w:r>
        <w:r w:rsidR="00187D12">
          <w:rPr>
            <w:noProof/>
            <w:webHidden/>
          </w:rPr>
          <w:fldChar w:fldCharType="separate"/>
        </w:r>
        <w:r w:rsidR="00364D01">
          <w:rPr>
            <w:noProof/>
            <w:webHidden/>
          </w:rPr>
          <w:t>70</w:t>
        </w:r>
        <w:r w:rsidR="00187D12">
          <w:rPr>
            <w:noProof/>
            <w:webHidden/>
          </w:rPr>
          <w:fldChar w:fldCharType="end"/>
        </w:r>
      </w:hyperlink>
    </w:p>
    <w:p w14:paraId="1799DB1D" w14:textId="5BF4888C" w:rsidR="00972CE0" w:rsidRDefault="00972CE0" w:rsidP="00972CE0">
      <w:pPr>
        <w:rPr>
          <w:lang w:val="en-US"/>
        </w:rPr>
      </w:pPr>
      <w:r>
        <w:rPr>
          <w:lang w:val="en-US"/>
        </w:rPr>
        <w:fldChar w:fldCharType="end"/>
      </w:r>
    </w:p>
    <w:p w14:paraId="06D7282B" w14:textId="77777777" w:rsidR="00C768BC" w:rsidRPr="008465D3" w:rsidRDefault="00C768BC" w:rsidP="00D3510E"/>
    <w:p w14:paraId="15BD2278" w14:textId="77777777" w:rsidR="00A017D3" w:rsidRPr="00727122" w:rsidRDefault="00A017D3" w:rsidP="00727122">
      <w:pPr>
        <w:pStyle w:val="FrontMatter"/>
        <w:rPr>
          <w:rStyle w:val="lev"/>
          <w:b/>
          <w:bCs w:val="0"/>
        </w:rPr>
      </w:pPr>
      <w:bookmarkStart w:id="5" w:name="_Toc242708231"/>
      <w:r w:rsidRPr="00727122">
        <w:rPr>
          <w:rStyle w:val="lev"/>
          <w:b/>
          <w:bCs w:val="0"/>
        </w:rPr>
        <w:lastRenderedPageBreak/>
        <w:t>Guiding Principles</w:t>
      </w:r>
      <w:bookmarkEnd w:id="5"/>
    </w:p>
    <w:p w14:paraId="71941E20" w14:textId="0BDD6BB8" w:rsidR="00516437" w:rsidRPr="006C2706" w:rsidRDefault="00516437" w:rsidP="00BA02AF">
      <w:pPr>
        <w:rPr>
          <w:lang w:val="en-US" w:eastAsia="fr-FR"/>
        </w:rPr>
      </w:pPr>
      <w:r w:rsidRPr="006C2706">
        <w:rPr>
          <w:lang w:val="en-US" w:eastAsia="fr-FR"/>
        </w:rPr>
        <w:t xml:space="preserve">Daily climate </w:t>
      </w:r>
      <w:r w:rsidR="00BC5AB9">
        <w:rPr>
          <w:lang w:val="en-US" w:eastAsia="fr-FR"/>
        </w:rPr>
        <w:t>data</w:t>
      </w:r>
      <w:r w:rsidR="00BC5AB9" w:rsidRPr="006C2706">
        <w:rPr>
          <w:lang w:val="en-US" w:eastAsia="fr-FR"/>
        </w:rPr>
        <w:t xml:space="preserve"> </w:t>
      </w:r>
      <w:r w:rsidRPr="006C2706">
        <w:rPr>
          <w:lang w:val="en-US" w:eastAsia="fr-FR"/>
        </w:rPr>
        <w:t xml:space="preserve">are essential for climate monitoring, climate services, climate research and the assessment of climate variability and change. </w:t>
      </w:r>
      <w:r w:rsidR="00971BF0">
        <w:rPr>
          <w:lang w:val="en-US" w:eastAsia="fr-FR"/>
        </w:rPr>
        <w:t xml:space="preserve">Daily climate </w:t>
      </w:r>
      <w:r w:rsidR="00F61433">
        <w:rPr>
          <w:lang w:val="en-US" w:eastAsia="fr-FR"/>
        </w:rPr>
        <w:t>data</w:t>
      </w:r>
      <w:r w:rsidR="00F61433" w:rsidRPr="009E164A">
        <w:rPr>
          <w:lang w:val="en-US"/>
        </w:rPr>
        <w:t xml:space="preserve"> </w:t>
      </w:r>
      <w:r w:rsidR="00BA02AF" w:rsidRPr="009E164A">
        <w:rPr>
          <w:lang w:val="en-US"/>
        </w:rPr>
        <w:t>are produced by National Meteorological and Hydrological Services (NMHSs) using observing practices, climatological conventions and operational procedures that have often evolved over many decades</w:t>
      </w:r>
      <w:r w:rsidRPr="006C2706">
        <w:rPr>
          <w:lang w:val="en-US" w:eastAsia="fr-FR"/>
        </w:rPr>
        <w:t>.</w:t>
      </w:r>
    </w:p>
    <w:p w14:paraId="5A549F3F" w14:textId="71C19A91" w:rsidR="00516437" w:rsidRPr="006C2706" w:rsidRDefault="00516437" w:rsidP="00BA02AF">
      <w:pPr>
        <w:rPr>
          <w:lang w:val="en-US" w:eastAsia="fr-FR"/>
        </w:rPr>
      </w:pPr>
      <w:r w:rsidRPr="006C2706">
        <w:rPr>
          <w:lang w:val="en-US" w:eastAsia="fr-FR"/>
        </w:rPr>
        <w:t xml:space="preserve">These practices legitimately differ between </w:t>
      </w:r>
      <w:r w:rsidR="00BA02AF">
        <w:rPr>
          <w:lang w:val="en-US" w:eastAsia="fr-FR"/>
        </w:rPr>
        <w:t xml:space="preserve">WMO </w:t>
      </w:r>
      <w:r w:rsidRPr="006C2706">
        <w:rPr>
          <w:lang w:val="en-US" w:eastAsia="fr-FR"/>
        </w:rPr>
        <w:t>Members. Differences in observation periods, attribution days, calculation methods, quality control procedures and observing environments may reflect historical continuity, operational requirements and national climatological policies. Preserving the homogeneity and scientific integrity of national climate records is therefore an essential consideration in international data exchange.</w:t>
      </w:r>
    </w:p>
    <w:p w14:paraId="7B6E0F5F" w14:textId="77777777" w:rsidR="00516437" w:rsidRPr="006C2706" w:rsidRDefault="00516437" w:rsidP="00BA02AF">
      <w:pPr>
        <w:rPr>
          <w:lang w:val="en-US" w:eastAsia="fr-FR"/>
        </w:rPr>
      </w:pPr>
      <w:r w:rsidRPr="006C2706">
        <w:rPr>
          <w:lang w:val="en-US" w:eastAsia="fr-FR"/>
        </w:rPr>
        <w:t xml:space="preserve">The purpose of DAYCLI is </w:t>
      </w:r>
      <w:r w:rsidRPr="006C2706">
        <w:rPr>
          <w:bCs/>
          <w:lang w:val="en-US" w:eastAsia="fr-FR"/>
        </w:rPr>
        <w:t>not to harmonize these national practices</w:t>
      </w:r>
      <w:r w:rsidRPr="006C2706">
        <w:rPr>
          <w:lang w:val="en-US" w:eastAsia="fr-FR"/>
        </w:rPr>
        <w:t>, but to provide a common international framework that enables their resulting daily climate information to be correctly interpreted, exchanged, compared and reused. The associated metadata provide the context needed to preserve the scientific meaning of the exchanged information.</w:t>
      </w:r>
    </w:p>
    <w:p w14:paraId="4850A766" w14:textId="77777777" w:rsidR="00516437" w:rsidRPr="006C2706" w:rsidRDefault="00516437" w:rsidP="00BA02AF">
      <w:pPr>
        <w:rPr>
          <w:lang w:val="en-US" w:eastAsia="fr-FR"/>
        </w:rPr>
      </w:pPr>
      <w:r w:rsidRPr="006C2706">
        <w:rPr>
          <w:lang w:val="en-US" w:eastAsia="fr-FR"/>
        </w:rPr>
        <w:t xml:space="preserve">DAYCLI is designed to support </w:t>
      </w:r>
      <w:r w:rsidRPr="006C2706">
        <w:rPr>
          <w:bCs/>
          <w:lang w:val="en-US" w:eastAsia="fr-FR"/>
        </w:rPr>
        <w:t>progressive implementation</w:t>
      </w:r>
      <w:r w:rsidRPr="006C2706">
        <w:rPr>
          <w:lang w:val="en-US" w:eastAsia="fr-FR"/>
        </w:rPr>
        <w:t>. Members may initially exchange a core set of essential information and progressively provide additional metadata as these become available, thereby enhancing the scientific value, traceability and interoperability of the exchanged data.</w:t>
      </w:r>
    </w:p>
    <w:p w14:paraId="5932BF82" w14:textId="77777777" w:rsidR="00516437" w:rsidRPr="006C2706" w:rsidRDefault="00516437" w:rsidP="00BA02AF">
      <w:pPr>
        <w:rPr>
          <w:lang w:val="en-US" w:eastAsia="fr-FR"/>
        </w:rPr>
      </w:pPr>
      <w:r w:rsidRPr="006C2706">
        <w:rPr>
          <w:lang w:val="en-US" w:eastAsia="fr-FR"/>
        </w:rPr>
        <w:t xml:space="preserve">The Guidelines follow the same principle by distinguishing the </w:t>
      </w:r>
      <w:r w:rsidRPr="006C2706">
        <w:rPr>
          <w:bCs/>
          <w:lang w:val="en-US" w:eastAsia="fr-FR"/>
        </w:rPr>
        <w:t>climatological concepts and information requirements</w:t>
      </w:r>
      <w:r w:rsidRPr="006C2706">
        <w:rPr>
          <w:lang w:val="en-US" w:eastAsia="fr-FR"/>
        </w:rPr>
        <w:t xml:space="preserve"> that define the meaning of daily climate information from their </w:t>
      </w:r>
      <w:r w:rsidRPr="006C2706">
        <w:rPr>
          <w:bCs/>
          <w:lang w:val="en-US" w:eastAsia="fr-FR"/>
        </w:rPr>
        <w:t>technical representation</w:t>
      </w:r>
      <w:r w:rsidRPr="006C2706">
        <w:rPr>
          <w:lang w:val="en-US" w:eastAsia="fr-FR"/>
        </w:rPr>
        <w:t xml:space="preserve"> in the DAYCLI BUFR message. Readers can therefore understand the information required and its purpose before considering its encoding.</w:t>
      </w:r>
    </w:p>
    <w:p w14:paraId="029E40C8" w14:textId="77777777" w:rsidR="008E14C4" w:rsidRPr="009E164A" w:rsidRDefault="008E14C4">
      <w:pPr>
        <w:jc w:val="left"/>
        <w:rPr>
          <w:lang w:val="en-US"/>
        </w:rPr>
      </w:pPr>
      <w:r w:rsidRPr="009E164A">
        <w:rPr>
          <w:lang w:val="en-US"/>
        </w:rPr>
        <w:br w:type="page"/>
      </w:r>
    </w:p>
    <w:p w14:paraId="0D676058" w14:textId="77777777" w:rsidR="006A45F5" w:rsidRPr="00BA02AF" w:rsidRDefault="006A45F5" w:rsidP="00BA02AF">
      <w:pPr>
        <w:pStyle w:val="FrontMatter"/>
      </w:pPr>
      <w:bookmarkStart w:id="6" w:name="_Toc242708232"/>
      <w:r w:rsidRPr="00BA02AF">
        <w:rPr>
          <w:rStyle w:val="lev"/>
          <w:b/>
          <w:bCs w:val="0"/>
        </w:rPr>
        <w:lastRenderedPageBreak/>
        <w:t>Executive Summary</w:t>
      </w:r>
      <w:bookmarkEnd w:id="6"/>
    </w:p>
    <w:p w14:paraId="15BB08D0" w14:textId="0EA4F9EB" w:rsidR="006E22D7" w:rsidRPr="006C2706" w:rsidRDefault="006E22D7" w:rsidP="003F39C3">
      <w:pPr>
        <w:rPr>
          <w:lang w:val="en-US" w:eastAsia="fr-FR"/>
        </w:rPr>
      </w:pPr>
      <w:r w:rsidRPr="006C2706">
        <w:rPr>
          <w:lang w:val="en-US" w:eastAsia="fr-FR"/>
        </w:rPr>
        <w:t xml:space="preserve">Daily climate observations provide essential information for climate monitoring, climate services, climate research, and assessments of climate variability and change at a temporal resolution needed to properly </w:t>
      </w:r>
      <w:r w:rsidR="00727122" w:rsidRPr="006C2706">
        <w:rPr>
          <w:lang w:val="en-US" w:eastAsia="fr-FR"/>
        </w:rPr>
        <w:t>analyze</w:t>
      </w:r>
      <w:r w:rsidRPr="006C2706">
        <w:rPr>
          <w:lang w:val="en-US" w:eastAsia="fr-FR"/>
        </w:rPr>
        <w:t xml:space="preserve"> and understand climate extremes. They complement real-time observational messages and monthly climate summaries (CLIMAT).</w:t>
      </w:r>
    </w:p>
    <w:p w14:paraId="434DE203" w14:textId="73CAB24E" w:rsidR="006E22D7" w:rsidRPr="006C2706" w:rsidRDefault="006E22D7" w:rsidP="003F39C3">
      <w:pPr>
        <w:rPr>
          <w:lang w:val="en-US" w:eastAsia="fr-FR"/>
        </w:rPr>
      </w:pPr>
      <w:r w:rsidRPr="006C2706">
        <w:rPr>
          <w:lang w:val="en-US" w:eastAsia="fr-FR"/>
        </w:rPr>
        <w:t xml:space="preserve">The data exchanged in DAYCLI messages provide an account of weather and climate conditions on a daily basis across the globe. The six variables currently exchanged in a DAYCLI message are daily maximum temperature, daily minimum temperature, daily mean temperature, depth of </w:t>
      </w:r>
      <w:r w:rsidR="005249C2">
        <w:rPr>
          <w:lang w:val="en-US" w:eastAsia="fr-FR"/>
        </w:rPr>
        <w:t>fresh</w:t>
      </w:r>
      <w:r w:rsidR="005249C2" w:rsidRPr="006C2706">
        <w:rPr>
          <w:lang w:val="en-US" w:eastAsia="fr-FR"/>
        </w:rPr>
        <w:t xml:space="preserve"> </w:t>
      </w:r>
      <w:r w:rsidRPr="006C2706">
        <w:rPr>
          <w:lang w:val="en-US" w:eastAsia="fr-FR"/>
        </w:rPr>
        <w:t>snow within 24 hours, daily total snow depth, and daily precipitation.</w:t>
      </w:r>
    </w:p>
    <w:p w14:paraId="1DE46DC0" w14:textId="77777777" w:rsidR="006E22D7" w:rsidRPr="006C2706" w:rsidRDefault="006E22D7" w:rsidP="003F39C3">
      <w:pPr>
        <w:rPr>
          <w:lang w:val="en-US" w:eastAsia="fr-FR"/>
        </w:rPr>
      </w:pPr>
      <w:r w:rsidRPr="006C2706">
        <w:rPr>
          <w:lang w:val="en-US" w:eastAsia="fr-FR"/>
        </w:rPr>
        <w:t>At the same time, daily climate observations are produced according to national climatological practices that have evolved over many decades. Differences between Members in observing periods, attribution days, calculation methods, quality control procedures and observing environments are legitimate and may be essential for preserving the homogeneity and scientific integrity of national climate records. The international exchange of daily climate information therefore requires more than the transmission of observed values alone. It also requires contextual information describing how those values were produced, so that they can be correctly interpreted, compared and reused beyond their national context.</w:t>
      </w:r>
    </w:p>
    <w:p w14:paraId="5F531E5D" w14:textId="77777777" w:rsidR="006E22D7" w:rsidRPr="006C2706" w:rsidRDefault="006E22D7" w:rsidP="003F39C3">
      <w:pPr>
        <w:rPr>
          <w:lang w:val="en-US" w:eastAsia="fr-FR"/>
        </w:rPr>
      </w:pPr>
      <w:r w:rsidRPr="006C2706">
        <w:rPr>
          <w:lang w:val="en-US" w:eastAsia="fr-FR"/>
        </w:rPr>
        <w:t>Rather than seeking to harmonize national climatological practices, DAYCLI provides a common international framework that enables Members to exchange daily climate information while preserving their established practices and historical climate records.</w:t>
      </w:r>
    </w:p>
    <w:p w14:paraId="12C0B7CB" w14:textId="77777777" w:rsidR="006E22D7" w:rsidRPr="006C2706" w:rsidRDefault="006E22D7" w:rsidP="003F39C3">
      <w:pPr>
        <w:rPr>
          <w:lang w:val="en-US" w:eastAsia="fr-FR"/>
        </w:rPr>
      </w:pPr>
      <w:r w:rsidRPr="006C2706">
        <w:rPr>
          <w:lang w:val="en-US" w:eastAsia="fr-FR"/>
        </w:rPr>
        <w:t>These Guidelines follow the same philosophy. They distinguish the climatological concepts and information requirements that define the meaning of exchanged information from their technical representation in the DAYCLI BUFR message. Readers are first introduced to the scientific and operational concepts underpinning DAYCLI, followed by the information model, its BUFR representation and guidance for implementation.</w:t>
      </w:r>
    </w:p>
    <w:p w14:paraId="0657B0B4" w14:textId="1AFAABA0" w:rsidR="006E22D7" w:rsidRPr="006C2706" w:rsidRDefault="006E22D7" w:rsidP="003F39C3">
      <w:pPr>
        <w:rPr>
          <w:lang w:val="en-US" w:eastAsia="fr-FR"/>
        </w:rPr>
      </w:pPr>
      <w:r w:rsidRPr="006C2706">
        <w:rPr>
          <w:lang w:val="en-US" w:eastAsia="fr-FR"/>
        </w:rPr>
        <w:t xml:space="preserve">The Guidelines are </w:t>
      </w:r>
      <w:r w:rsidR="00BA02AF" w:rsidRPr="006C2706">
        <w:rPr>
          <w:lang w:val="en-US" w:eastAsia="fr-FR"/>
        </w:rPr>
        <w:t>organized</w:t>
      </w:r>
      <w:r w:rsidRPr="006C2706">
        <w:rPr>
          <w:lang w:val="en-US" w:eastAsia="fr-FR"/>
        </w:rPr>
        <w:t xml:space="preserve"> progressively from concepts to implementation and operational use. The first part explains the rationale for DAYCLI, the nature of daily climate information and the principles governing its international exchange. The following parts describe the DAYCLI information model, including the temporal, station, observation and processing, and quality information required to </w:t>
      </w:r>
      <w:r w:rsidR="0011795D">
        <w:rPr>
          <w:lang w:val="en-US" w:eastAsia="fr-FR"/>
        </w:rPr>
        <w:t xml:space="preserve">properly understand </w:t>
      </w:r>
      <w:r w:rsidRPr="006C2706">
        <w:rPr>
          <w:lang w:val="en-US" w:eastAsia="fr-FR"/>
        </w:rPr>
        <w:t>the meaning of daily climate data. The subsequent part describes how this information model is represented in the DAYCLI BUFR sequence (3 07 095), while the final sections address implementation and operational use.</w:t>
      </w:r>
    </w:p>
    <w:p w14:paraId="3F2160AE" w14:textId="22204CDA" w:rsidR="00F94937" w:rsidRDefault="00F94937" w:rsidP="00140103">
      <w:pPr>
        <w:rPr>
          <w:lang w:val="en-US"/>
        </w:rPr>
      </w:pPr>
      <w:r>
        <w:rPr>
          <w:lang w:val="en-US"/>
        </w:rPr>
        <w:br w:type="page"/>
      </w:r>
    </w:p>
    <w:p w14:paraId="32C89E1C" w14:textId="77777777" w:rsidR="003D3D51" w:rsidRPr="00BA02AF" w:rsidRDefault="006A45F5" w:rsidP="00BA02AF">
      <w:pPr>
        <w:pStyle w:val="FrontMatter"/>
        <w:rPr>
          <w:rStyle w:val="lev"/>
          <w:b/>
          <w:bCs w:val="0"/>
        </w:rPr>
      </w:pPr>
      <w:bookmarkStart w:id="7" w:name="_Toc242708233"/>
      <w:r w:rsidRPr="00BA02AF">
        <w:rPr>
          <w:rStyle w:val="lev"/>
          <w:b/>
          <w:bCs w:val="0"/>
        </w:rPr>
        <w:lastRenderedPageBreak/>
        <w:t>Glossary</w:t>
      </w:r>
      <w:bookmarkEnd w:id="7"/>
    </w:p>
    <w:p w14:paraId="5566650C" w14:textId="42275B70" w:rsidR="003D3D51" w:rsidRPr="00595554" w:rsidRDefault="003D3D51" w:rsidP="003D3D51">
      <w:pPr>
        <w:pStyle w:val="Sansinterligne"/>
        <w:rPr>
          <w:b/>
          <w:lang w:val="en-US" w:eastAsia="fr-FR"/>
        </w:rPr>
      </w:pPr>
      <w:r>
        <w:rPr>
          <w:b/>
          <w:lang w:val="en-US" w:eastAsia="fr-FR"/>
        </w:rPr>
        <w:t xml:space="preserve">Attribution </w:t>
      </w:r>
      <w:r w:rsidR="005249C2">
        <w:rPr>
          <w:b/>
          <w:lang w:val="en-US" w:eastAsia="fr-FR"/>
        </w:rPr>
        <w:t>D</w:t>
      </w:r>
      <w:r>
        <w:rPr>
          <w:b/>
          <w:lang w:val="en-US" w:eastAsia="fr-FR"/>
        </w:rPr>
        <w:t>ay</w:t>
      </w:r>
    </w:p>
    <w:p w14:paraId="543F6522" w14:textId="222A2BE6" w:rsidR="003D3D51" w:rsidRDefault="003D3D51" w:rsidP="003D3D51">
      <w:pPr>
        <w:rPr>
          <w:lang w:val="en-US" w:eastAsia="fr-FR"/>
        </w:rPr>
      </w:pPr>
      <w:r>
        <w:rPr>
          <w:lang w:val="en-US" w:eastAsia="fr-FR"/>
        </w:rPr>
        <w:t xml:space="preserve">The </w:t>
      </w:r>
      <w:r>
        <w:rPr>
          <w:b/>
          <w:bCs/>
          <w:lang w:val="en-US" w:eastAsia="fr-FR"/>
        </w:rPr>
        <w:t>A</w:t>
      </w:r>
      <w:r w:rsidRPr="00170B79">
        <w:rPr>
          <w:b/>
          <w:bCs/>
          <w:lang w:val="en-US" w:eastAsia="fr-FR"/>
        </w:rPr>
        <w:t xml:space="preserve">ttribution </w:t>
      </w:r>
      <w:r w:rsidR="005249C2">
        <w:rPr>
          <w:b/>
          <w:bCs/>
          <w:lang w:val="en-US" w:eastAsia="fr-FR"/>
        </w:rPr>
        <w:t>D</w:t>
      </w:r>
      <w:r>
        <w:rPr>
          <w:b/>
          <w:bCs/>
          <w:lang w:val="en-US" w:eastAsia="fr-FR"/>
        </w:rPr>
        <w:t>ay</w:t>
      </w:r>
      <w:r>
        <w:rPr>
          <w:lang w:val="en-US" w:eastAsia="fr-FR"/>
        </w:rPr>
        <w:t xml:space="preserve"> is the calendar day to which </w:t>
      </w:r>
      <w:r w:rsidRPr="008C606F">
        <w:rPr>
          <w:lang w:val="en-US" w:eastAsia="fr-FR"/>
        </w:rPr>
        <w:t>an NMHS assign</w:t>
      </w:r>
      <w:r>
        <w:rPr>
          <w:lang w:val="en-US" w:eastAsia="fr-FR"/>
        </w:rPr>
        <w:t>s</w:t>
      </w:r>
      <w:r w:rsidRPr="008C606F">
        <w:rPr>
          <w:lang w:val="en-US" w:eastAsia="fr-FR"/>
        </w:rPr>
        <w:t xml:space="preserve"> daily climate values</w:t>
      </w:r>
      <w:r>
        <w:rPr>
          <w:lang w:val="en-US" w:eastAsia="fr-FR"/>
        </w:rPr>
        <w:t xml:space="preserve">, </w:t>
      </w:r>
      <w:r w:rsidRPr="008C606F">
        <w:rPr>
          <w:lang w:val="en-US" w:eastAsia="fr-FR"/>
        </w:rPr>
        <w:t xml:space="preserve">defined according to national climatological practices and referenced to a Local Meteorological Time Zone (LMTZ). An </w:t>
      </w:r>
      <w:r>
        <w:rPr>
          <w:lang w:val="en-US" w:eastAsia="fr-FR"/>
        </w:rPr>
        <w:t>A</w:t>
      </w:r>
      <w:r w:rsidRPr="008C606F">
        <w:rPr>
          <w:lang w:val="en-US" w:eastAsia="fr-FR"/>
        </w:rPr>
        <w:t xml:space="preserve">ttribution </w:t>
      </w:r>
      <w:r w:rsidR="002469D3">
        <w:rPr>
          <w:lang w:val="en-US" w:eastAsia="fr-FR"/>
        </w:rPr>
        <w:t>D</w:t>
      </w:r>
      <w:r>
        <w:rPr>
          <w:lang w:val="en-US" w:eastAsia="fr-FR"/>
        </w:rPr>
        <w:t>ay</w:t>
      </w:r>
      <w:r w:rsidRPr="008C606F">
        <w:rPr>
          <w:lang w:val="en-US" w:eastAsia="fr-FR"/>
        </w:rPr>
        <w:t xml:space="preserve"> is defined </w:t>
      </w:r>
      <w:r w:rsidRPr="008C606F">
        <w:rPr>
          <w:b/>
          <w:bCs/>
          <w:lang w:val="en-US" w:eastAsia="fr-FR"/>
        </w:rPr>
        <w:t>for a given observing station</w:t>
      </w:r>
      <w:r>
        <w:rPr>
          <w:b/>
          <w:bCs/>
          <w:lang w:val="en-US" w:eastAsia="fr-FR"/>
        </w:rPr>
        <w:t xml:space="preserve"> and </w:t>
      </w:r>
      <w:r w:rsidR="00E132CE">
        <w:rPr>
          <w:b/>
          <w:bCs/>
          <w:lang w:val="en-US" w:eastAsia="fr-FR"/>
        </w:rPr>
        <w:t>daily climate variable</w:t>
      </w:r>
      <w:r w:rsidRPr="008C606F">
        <w:rPr>
          <w:lang w:val="en-US" w:eastAsia="fr-FR"/>
        </w:rPr>
        <w:t xml:space="preserve">, recognizing that a national territory may include more than one LMTZ. The </w:t>
      </w:r>
      <w:r>
        <w:rPr>
          <w:lang w:val="en-US" w:eastAsia="fr-FR"/>
        </w:rPr>
        <w:t>A</w:t>
      </w:r>
      <w:r w:rsidRPr="008C606F">
        <w:rPr>
          <w:lang w:val="en-US" w:eastAsia="fr-FR"/>
        </w:rPr>
        <w:t xml:space="preserve">ttribution </w:t>
      </w:r>
      <w:r w:rsidR="002469D3">
        <w:rPr>
          <w:lang w:val="en-US" w:eastAsia="fr-FR"/>
        </w:rPr>
        <w:t>D</w:t>
      </w:r>
      <w:r>
        <w:rPr>
          <w:lang w:val="en-US" w:eastAsia="fr-FR"/>
        </w:rPr>
        <w:t>ay</w:t>
      </w:r>
      <w:r w:rsidRPr="008C606F">
        <w:rPr>
          <w:lang w:val="en-US" w:eastAsia="fr-FR"/>
        </w:rPr>
        <w:t xml:space="preserve"> provides the </w:t>
      </w:r>
      <w:r w:rsidR="005318B3">
        <w:rPr>
          <w:lang w:val="en-US" w:eastAsia="fr-FR"/>
        </w:rPr>
        <w:t>calendar</w:t>
      </w:r>
      <w:r w:rsidRPr="008C606F">
        <w:rPr>
          <w:lang w:val="en-US" w:eastAsia="fr-FR"/>
        </w:rPr>
        <w:t xml:space="preserve"> </w:t>
      </w:r>
      <w:r w:rsidR="002B56CF">
        <w:rPr>
          <w:lang w:val="en-US" w:eastAsia="fr-FR"/>
        </w:rPr>
        <w:t xml:space="preserve">day </w:t>
      </w:r>
      <w:r w:rsidRPr="0037709B">
        <w:rPr>
          <w:rStyle w:val="Sautdindex"/>
        </w:rPr>
        <w:t>reference</w:t>
      </w:r>
      <w:r w:rsidRPr="008C606F">
        <w:rPr>
          <w:lang w:val="en-US" w:eastAsia="fr-FR"/>
        </w:rPr>
        <w:t xml:space="preserve"> used for </w:t>
      </w:r>
      <w:r>
        <w:rPr>
          <w:lang w:val="en-US" w:eastAsia="fr-FR"/>
        </w:rPr>
        <w:t xml:space="preserve">daily </w:t>
      </w:r>
      <w:r w:rsidRPr="008C606F">
        <w:rPr>
          <w:lang w:val="en-US" w:eastAsia="fr-FR"/>
        </w:rPr>
        <w:t>climate data exchange and archiving.</w:t>
      </w:r>
    </w:p>
    <w:p w14:paraId="1F17B926" w14:textId="77777777" w:rsidR="003D3D51" w:rsidRPr="00853071" w:rsidRDefault="003D3D51" w:rsidP="003D3D51">
      <w:pPr>
        <w:pStyle w:val="Sansinterligne"/>
        <w:rPr>
          <w:b/>
          <w:lang w:val="en-US" w:eastAsia="fr-FR"/>
        </w:rPr>
      </w:pPr>
      <w:r w:rsidRPr="00853071">
        <w:rPr>
          <w:b/>
          <w:lang w:val="en-US" w:eastAsia="fr-FR"/>
        </w:rPr>
        <w:t>BUFR</w:t>
      </w:r>
    </w:p>
    <w:p w14:paraId="6C269A94" w14:textId="29754542" w:rsidR="003D3D51" w:rsidRPr="00853071" w:rsidRDefault="003D3D51" w:rsidP="003D3D51">
      <w:pPr>
        <w:rPr>
          <w:lang w:val="en-US" w:eastAsia="fr-FR"/>
        </w:rPr>
      </w:pPr>
      <w:r w:rsidRPr="00853071">
        <w:rPr>
          <w:lang w:val="en-US" w:eastAsia="fr-FR"/>
        </w:rPr>
        <w:t xml:space="preserve">BUFR, </w:t>
      </w:r>
      <w:r w:rsidRPr="00853071">
        <w:rPr>
          <w:rFonts w:eastAsia="Times New Roman"/>
          <w:lang w:val="en-US" w:eastAsia="fr-FR"/>
        </w:rPr>
        <w:t>Binary Universal Form for the Representation of meteorological data</w:t>
      </w:r>
      <w:r>
        <w:rPr>
          <w:rFonts w:eastAsia="Times New Roman"/>
          <w:lang w:val="en-US" w:eastAsia="fr-FR"/>
        </w:rPr>
        <w:t xml:space="preserve">, </w:t>
      </w:r>
      <w:r w:rsidRPr="00853071">
        <w:rPr>
          <w:lang w:val="en-US" w:eastAsia="fr-FR"/>
        </w:rPr>
        <w:t>is the name of a binary code for the exchange and storage of data</w:t>
      </w:r>
      <w:r w:rsidR="00E73508">
        <w:rPr>
          <w:lang w:val="en-US" w:eastAsia="fr-FR"/>
        </w:rPr>
        <w:t xml:space="preserve"> and accompanying metadata</w:t>
      </w:r>
      <w:r w:rsidRPr="00853071">
        <w:rPr>
          <w:lang w:val="en-US" w:eastAsia="fr-FR"/>
        </w:rPr>
        <w:t>.</w:t>
      </w:r>
    </w:p>
    <w:p w14:paraId="20050D50" w14:textId="77777777" w:rsidR="003D3D51" w:rsidRPr="0037709B" w:rsidRDefault="003D3D51" w:rsidP="003D3D51">
      <w:pPr>
        <w:pStyle w:val="Sansinterligne"/>
        <w:rPr>
          <w:b/>
          <w:lang w:val="en-US" w:eastAsia="fr-FR"/>
        </w:rPr>
      </w:pPr>
      <w:r w:rsidRPr="0037709B">
        <w:rPr>
          <w:b/>
          <w:lang w:val="en-US" w:eastAsia="fr-FR"/>
        </w:rPr>
        <w:t>Climate record</w:t>
      </w:r>
    </w:p>
    <w:p w14:paraId="7CDC7F1D" w14:textId="73052CE1" w:rsidR="003D3D51" w:rsidRDefault="003D3D51" w:rsidP="003D3D51">
      <w:r>
        <w:t xml:space="preserve">A set of long-term observations covering any or all of the atmosphere, ocean, land and water, cryosphere and space weather domains, with associated metadata, recorded according to standards and archived for climate purposes. It includes observations recorded on paper, as well as scanned and digitized records. </w:t>
      </w:r>
      <w:r w:rsidR="001465B4">
        <w:t>At a minimum, t</w:t>
      </w:r>
      <w:r>
        <w:t>he metadata document the what, who, when, where and how an observation was made</w:t>
      </w:r>
      <w:r w:rsidR="00E73508">
        <w:t xml:space="preserve"> or derived</w:t>
      </w:r>
      <w:r>
        <w:t>.</w:t>
      </w:r>
    </w:p>
    <w:p w14:paraId="32057F8F" w14:textId="77777777" w:rsidR="003D3D51" w:rsidRPr="00595554" w:rsidRDefault="003D3D51" w:rsidP="003D3D51">
      <w:pPr>
        <w:pStyle w:val="Sansinterligne"/>
        <w:rPr>
          <w:b/>
          <w:lang w:val="en-US" w:eastAsia="fr-FR"/>
        </w:rPr>
      </w:pPr>
      <w:r w:rsidRPr="00595554">
        <w:rPr>
          <w:b/>
          <w:lang w:val="en-US" w:eastAsia="fr-FR"/>
        </w:rPr>
        <w:t>Climate Data Management System (CDMS)</w:t>
      </w:r>
    </w:p>
    <w:p w14:paraId="17FB6CE4" w14:textId="26D6DBA4" w:rsidR="003D3D51" w:rsidRDefault="003D3D51" w:rsidP="003D3D51">
      <w:pPr>
        <w:jc w:val="left"/>
        <w:rPr>
          <w:lang w:val="en-US" w:eastAsia="fr-FR"/>
        </w:rPr>
      </w:pPr>
      <w:r w:rsidRPr="008C606F">
        <w:rPr>
          <w:lang w:val="en-US" w:eastAsia="fr-FR"/>
        </w:rPr>
        <w:t>A system used by NMHSs for the collection, quality control, validation, archiving and management of climat</w:t>
      </w:r>
      <w:r>
        <w:rPr>
          <w:lang w:val="en-US" w:eastAsia="fr-FR"/>
        </w:rPr>
        <w:t>e</w:t>
      </w:r>
      <w:r w:rsidRPr="008C606F">
        <w:rPr>
          <w:lang w:val="en-US" w:eastAsia="fr-FR"/>
        </w:rPr>
        <w:t xml:space="preserve"> </w:t>
      </w:r>
      <w:r w:rsidR="00E73508">
        <w:rPr>
          <w:lang w:val="en-US" w:eastAsia="fr-FR"/>
        </w:rPr>
        <w:t>data</w:t>
      </w:r>
      <w:r w:rsidRPr="008C606F">
        <w:rPr>
          <w:lang w:val="en-US" w:eastAsia="fr-FR"/>
        </w:rPr>
        <w:t>. The CDMS constitutes the authoritative environment for the production of nationally validated daily climate datasets.</w:t>
      </w:r>
    </w:p>
    <w:p w14:paraId="21B14B75" w14:textId="3B46C697" w:rsidR="00727122" w:rsidRPr="00727122" w:rsidRDefault="003D3D51" w:rsidP="00727122">
      <w:pPr>
        <w:pStyle w:val="Sansinterligne"/>
        <w:rPr>
          <w:b/>
          <w:lang w:val="en-US" w:eastAsia="fr-FR"/>
        </w:rPr>
      </w:pPr>
      <w:r w:rsidRPr="00595554">
        <w:rPr>
          <w:b/>
          <w:lang w:val="en-US" w:eastAsia="fr-FR"/>
        </w:rPr>
        <w:t>Climatological</w:t>
      </w:r>
      <w:r w:rsidR="00306BC5">
        <w:rPr>
          <w:b/>
          <w:lang w:val="en-US" w:eastAsia="fr-FR"/>
        </w:rPr>
        <w:t xml:space="preserve"> </w:t>
      </w:r>
      <w:r w:rsidR="005206F0">
        <w:rPr>
          <w:b/>
          <w:lang w:val="en-US" w:eastAsia="fr-FR"/>
        </w:rPr>
        <w:t>D</w:t>
      </w:r>
      <w:r w:rsidRPr="00595554">
        <w:rPr>
          <w:b/>
          <w:lang w:val="en-US" w:eastAsia="fr-FR"/>
        </w:rPr>
        <w:t>ay</w:t>
      </w:r>
    </w:p>
    <w:p w14:paraId="767C1C69" w14:textId="598014F8" w:rsidR="003D3D51" w:rsidRDefault="00B8297D" w:rsidP="003F39C3">
      <w:pPr>
        <w:jc w:val="left"/>
        <w:rPr>
          <w:lang w:val="en-US" w:eastAsia="fr-FR"/>
        </w:rPr>
      </w:pPr>
      <w:r>
        <w:t xml:space="preserve">The 24-hour time period (for instance midnight to midnight, 6am to 6am, 8pm to 8pm) over which a daily climate variable is observed, accumulated or derived according to national climatological practices. Depending on the variable and the observing station, the </w:t>
      </w:r>
      <w:r w:rsidR="005206F0">
        <w:t>C</w:t>
      </w:r>
      <w:r>
        <w:t xml:space="preserve">limatological </w:t>
      </w:r>
      <w:r w:rsidR="005206F0">
        <w:t>D</w:t>
      </w:r>
      <w:r>
        <w:t>ay may differ from the civil calendar day, may differ between variables, and may differ from the Attribution Day.</w:t>
      </w:r>
    </w:p>
    <w:p w14:paraId="125AE73A" w14:textId="4657860F" w:rsidR="003D3D51" w:rsidRDefault="003D3D51" w:rsidP="003D3D51">
      <w:pPr>
        <w:pStyle w:val="Sansinterligne"/>
        <w:rPr>
          <w:b/>
          <w:lang w:val="en-US" w:eastAsia="fr-FR"/>
        </w:rPr>
      </w:pPr>
      <w:r>
        <w:rPr>
          <w:b/>
          <w:lang w:val="en-US" w:eastAsia="fr-FR"/>
        </w:rPr>
        <w:t>DAYCLI record</w:t>
      </w:r>
    </w:p>
    <w:p w14:paraId="105D43BA" w14:textId="20C368D0" w:rsidR="00B8297D" w:rsidRDefault="00B8297D" w:rsidP="003D3D51">
      <w:pPr>
        <w:pStyle w:val="Sansinterligne"/>
      </w:pPr>
      <w:r>
        <w:t>The basic set of information exchanged via the DAYCLI message for one observing station and one Attribution Day. A DAYCLI Record contains the daily climate values together with associated metadata required for their correct interpretation.</w:t>
      </w:r>
    </w:p>
    <w:p w14:paraId="7E057B64" w14:textId="77777777" w:rsidR="003D3D51" w:rsidRDefault="003D3D51" w:rsidP="003D3D51">
      <w:pPr>
        <w:pStyle w:val="Sansinterligne"/>
        <w:rPr>
          <w:b/>
          <w:lang w:val="en-US" w:eastAsia="fr-FR"/>
        </w:rPr>
      </w:pPr>
    </w:p>
    <w:p w14:paraId="335B9A4C" w14:textId="77777777" w:rsidR="003D3D51" w:rsidRPr="00595554" w:rsidRDefault="003D3D51" w:rsidP="003D3D51">
      <w:pPr>
        <w:pStyle w:val="Sansinterligne"/>
        <w:rPr>
          <w:b/>
          <w:lang w:val="en-US" w:eastAsia="fr-FR"/>
        </w:rPr>
      </w:pPr>
      <w:r w:rsidRPr="00595554">
        <w:rPr>
          <w:b/>
          <w:lang w:val="en-US" w:eastAsia="fr-FR"/>
        </w:rPr>
        <w:t>Daily climate value</w:t>
      </w:r>
    </w:p>
    <w:p w14:paraId="3E6E95EE" w14:textId="77777777" w:rsidR="00FC1B28" w:rsidRDefault="00FC1B28" w:rsidP="003D3D51">
      <w:pPr>
        <w:jc w:val="left"/>
      </w:pPr>
      <w:r>
        <w:t>A value representing a climatological variable (e.g. temperature, precipitation, snow depth) attributed to a specific Attribution Day, according to national climatological practices.</w:t>
      </w:r>
    </w:p>
    <w:p w14:paraId="65A95FAC" w14:textId="7E018082" w:rsidR="003D3D51" w:rsidRPr="00595554" w:rsidRDefault="003D3D51" w:rsidP="003D3D51">
      <w:pPr>
        <w:pStyle w:val="Sansinterligne"/>
        <w:rPr>
          <w:b/>
          <w:lang w:val="en-US" w:eastAsia="fr-FR"/>
        </w:rPr>
      </w:pPr>
      <w:r w:rsidRPr="00595554">
        <w:rPr>
          <w:b/>
          <w:lang w:val="en-US" w:eastAsia="fr-FR"/>
        </w:rPr>
        <w:t>Daily mean temperature</w:t>
      </w:r>
    </w:p>
    <w:p w14:paraId="2DC83083" w14:textId="1BB4E3C5" w:rsidR="003D3D51" w:rsidRDefault="003D3D51" w:rsidP="003D3D51">
      <w:pPr>
        <w:jc w:val="left"/>
        <w:rPr>
          <w:lang w:val="en-US" w:eastAsia="fr-FR"/>
        </w:rPr>
      </w:pPr>
      <w:r w:rsidRPr="008C606F">
        <w:rPr>
          <w:lang w:val="en-US" w:eastAsia="fr-FR"/>
        </w:rPr>
        <w:t xml:space="preserve">A daily climate value representing the mean air temperature associated with an </w:t>
      </w:r>
      <w:r>
        <w:rPr>
          <w:lang w:val="en-US" w:eastAsia="fr-FR"/>
        </w:rPr>
        <w:t xml:space="preserve">Attribution </w:t>
      </w:r>
      <w:r w:rsidR="002469D3">
        <w:rPr>
          <w:lang w:val="en-US" w:eastAsia="fr-FR"/>
        </w:rPr>
        <w:t>D</w:t>
      </w:r>
      <w:r>
        <w:rPr>
          <w:lang w:val="en-US" w:eastAsia="fr-FR"/>
        </w:rPr>
        <w:t>ay</w:t>
      </w:r>
      <w:r w:rsidRPr="008C606F">
        <w:rPr>
          <w:lang w:val="en-US" w:eastAsia="fr-FR"/>
        </w:rPr>
        <w:t xml:space="preserve">, calculated according to national methods. Information on the calculation method </w:t>
      </w:r>
      <w:r w:rsidR="00EB5383">
        <w:rPr>
          <w:lang w:val="en-US" w:eastAsia="fr-FR"/>
        </w:rPr>
        <w:t xml:space="preserve">should </w:t>
      </w:r>
      <w:r w:rsidRPr="008C606F">
        <w:rPr>
          <w:lang w:val="en-US" w:eastAsia="fr-FR"/>
        </w:rPr>
        <w:t>be provided as metadata where available.</w:t>
      </w:r>
    </w:p>
    <w:p w14:paraId="53258AA9" w14:textId="77777777" w:rsidR="00727122" w:rsidRDefault="003D3D51" w:rsidP="00727122">
      <w:pPr>
        <w:pStyle w:val="Sansinterligne"/>
        <w:rPr>
          <w:b/>
          <w:lang w:val="en-US" w:eastAsia="fr-FR"/>
        </w:rPr>
      </w:pPr>
      <w:r w:rsidRPr="007A4E7D">
        <w:rPr>
          <w:b/>
          <w:lang w:val="en-US" w:eastAsia="fr-FR"/>
        </w:rPr>
        <w:t>INFCOM</w:t>
      </w:r>
    </w:p>
    <w:p w14:paraId="73F9E20F" w14:textId="683EFAB9" w:rsidR="003D3D51" w:rsidRPr="007A4E7D" w:rsidRDefault="005318B3" w:rsidP="003D3D51">
      <w:pPr>
        <w:jc w:val="left"/>
        <w:rPr>
          <w:b/>
          <w:lang w:val="en-US" w:eastAsia="fr-FR"/>
        </w:rPr>
      </w:pPr>
      <w:r>
        <w:t>Infrastructure Commission of the World Meteorological Organization (WMO), responsible for information management, data exchange standards and the WMO Information System (WIS).</w:t>
      </w:r>
    </w:p>
    <w:p w14:paraId="7FDE8438" w14:textId="77777777" w:rsidR="00727122" w:rsidRPr="00727122" w:rsidRDefault="000C723D" w:rsidP="00727122">
      <w:pPr>
        <w:pStyle w:val="Sansinterligne"/>
        <w:rPr>
          <w:b/>
          <w:bCs/>
          <w:lang w:val="en-US" w:eastAsia="fr-FR"/>
        </w:rPr>
      </w:pPr>
      <w:r w:rsidRPr="00727122">
        <w:rPr>
          <w:b/>
          <w:bCs/>
          <w:lang w:val="en-US" w:eastAsia="fr-FR"/>
        </w:rPr>
        <w:t>Local Meteorological Time Zone (LMTZ)</w:t>
      </w:r>
    </w:p>
    <w:p w14:paraId="16EF5FE7" w14:textId="5469F4BB" w:rsidR="006D48F5" w:rsidRDefault="00EF06B2" w:rsidP="006D48F5">
      <w:pPr>
        <w:jc w:val="left"/>
        <w:rPr>
          <w:lang w:val="en-US" w:eastAsia="fr-FR"/>
        </w:rPr>
      </w:pPr>
      <w:r>
        <w:t>The Local Meteorological Time Zone (LMTZ) is the local time reference adopted by an NMHS for producing, exchanging and interpreting its official national daily climate dataset for a given observing station. It provides the temporal reference used to define the Attribution Day and the observation periods associated with the daily climate variables. The LMTZ does not necessarily correspond to the civil or administrative time zone of the station location</w:t>
      </w:r>
      <w:r w:rsidR="006D48F5">
        <w:t xml:space="preserve">, and it may vary </w:t>
      </w:r>
      <w:r w:rsidR="008E4CED">
        <w:t xml:space="preserve">across different parts of the country </w:t>
      </w:r>
      <w:r w:rsidR="004E4FCB">
        <w:t xml:space="preserve">represented by the NMHS, and </w:t>
      </w:r>
      <w:r w:rsidR="00A91099">
        <w:t>seasonally where daylight saving time</w:t>
      </w:r>
      <w:r w:rsidR="006B1C14">
        <w:t xml:space="preserve"> applies. </w:t>
      </w:r>
    </w:p>
    <w:p w14:paraId="71667B45" w14:textId="4C53476D" w:rsidR="003D3D51" w:rsidRPr="00695EB3" w:rsidRDefault="003D3D51" w:rsidP="003D3D51">
      <w:pPr>
        <w:pStyle w:val="Sansinterligne"/>
        <w:rPr>
          <w:b/>
          <w:lang w:val="en-US" w:eastAsia="fr-FR"/>
        </w:rPr>
      </w:pPr>
      <w:r w:rsidRPr="00695EB3">
        <w:rPr>
          <w:b/>
          <w:lang w:val="en-US" w:eastAsia="fr-FR"/>
        </w:rPr>
        <w:t>Measurement quality classification</w:t>
      </w:r>
    </w:p>
    <w:p w14:paraId="03940646" w14:textId="76DD474F" w:rsidR="003D3D51" w:rsidRPr="008C606F" w:rsidRDefault="003D3D51" w:rsidP="003D3D51">
      <w:pPr>
        <w:jc w:val="left"/>
        <w:rPr>
          <w:lang w:val="en-US" w:eastAsia="fr-FR"/>
        </w:rPr>
      </w:pPr>
      <w:r w:rsidRPr="008C606F">
        <w:rPr>
          <w:lang w:val="en-US" w:eastAsia="fr-FR"/>
        </w:rPr>
        <w:lastRenderedPageBreak/>
        <w:t xml:space="preserve">A classification </w:t>
      </w:r>
      <w:r w:rsidR="00F72A98">
        <w:rPr>
          <w:lang w:val="en-US" w:eastAsia="fr-FR"/>
        </w:rPr>
        <w:t xml:space="preserve">metric </w:t>
      </w:r>
      <w:r w:rsidRPr="008C606F">
        <w:rPr>
          <w:lang w:val="en-US" w:eastAsia="fr-FR"/>
        </w:rPr>
        <w:t xml:space="preserve">describing the overall quality of a measurement process and instrumentation, as defined in </w:t>
      </w:r>
      <w:r w:rsidRPr="008C606F">
        <w:rPr>
          <w:i/>
          <w:iCs/>
          <w:lang w:val="en-US" w:eastAsia="fr-FR"/>
        </w:rPr>
        <w:t>WMO-No. 8</w:t>
      </w:r>
      <w:r w:rsidRPr="008C606F">
        <w:rPr>
          <w:lang w:val="en-US" w:eastAsia="fr-FR"/>
        </w:rPr>
        <w:t>. It comprises four classes (A to D), where Class A represents the highest measurement quality.</w:t>
      </w:r>
    </w:p>
    <w:p w14:paraId="60C156D0" w14:textId="77777777" w:rsidR="003D3D51" w:rsidRPr="00695EB3" w:rsidRDefault="003D3D51" w:rsidP="003D3D51">
      <w:pPr>
        <w:pStyle w:val="Sansinterligne"/>
        <w:rPr>
          <w:b/>
          <w:lang w:val="en-US" w:eastAsia="fr-FR"/>
        </w:rPr>
      </w:pPr>
      <w:r w:rsidRPr="00695EB3">
        <w:rPr>
          <w:b/>
          <w:lang w:val="en-US" w:eastAsia="fr-FR"/>
        </w:rPr>
        <w:t>National responsibility</w:t>
      </w:r>
    </w:p>
    <w:p w14:paraId="742C49EB" w14:textId="77777777" w:rsidR="003D3D51" w:rsidRDefault="003D3D51" w:rsidP="003D3D51">
      <w:pPr>
        <w:jc w:val="left"/>
        <w:rPr>
          <w:lang w:val="en-US" w:eastAsia="fr-FR"/>
        </w:rPr>
      </w:pPr>
      <w:r w:rsidRPr="008C606F">
        <w:rPr>
          <w:lang w:val="en-US" w:eastAsia="fr-FR"/>
        </w:rPr>
        <w:t xml:space="preserve">The principle that NMHSs retain full authority over the definition, validation, interpretation and dissemination of their </w:t>
      </w:r>
      <w:r>
        <w:rPr>
          <w:lang w:val="en-US" w:eastAsia="fr-FR"/>
        </w:rPr>
        <w:t xml:space="preserve">country’s </w:t>
      </w:r>
      <w:r w:rsidRPr="008C606F">
        <w:rPr>
          <w:lang w:val="en-US" w:eastAsia="fr-FR"/>
        </w:rPr>
        <w:t>national climatological data.</w:t>
      </w:r>
    </w:p>
    <w:p w14:paraId="301AECC0" w14:textId="77777777" w:rsidR="00727122" w:rsidRPr="00727122" w:rsidRDefault="000C723D" w:rsidP="00727122">
      <w:pPr>
        <w:pStyle w:val="Sansinterligne"/>
        <w:rPr>
          <w:b/>
          <w:bCs/>
          <w:lang w:val="en-US" w:eastAsia="fr-FR"/>
        </w:rPr>
      </w:pPr>
      <w:r w:rsidRPr="00727122">
        <w:rPr>
          <w:b/>
          <w:bCs/>
          <w:lang w:val="en-US" w:eastAsia="fr-FR"/>
        </w:rPr>
        <w:t>National Temporal Reference (NTR)</w:t>
      </w:r>
    </w:p>
    <w:p w14:paraId="0DA77238" w14:textId="50309259" w:rsidR="00EF06B2" w:rsidRDefault="00EF06B2" w:rsidP="003D3D51">
      <w:pPr>
        <w:jc w:val="left"/>
      </w:pPr>
      <w:r>
        <w:t>The temporal reference adopted by a</w:t>
      </w:r>
      <w:r w:rsidR="00E132CE">
        <w:t>n</w:t>
      </w:r>
      <w:r>
        <w:t xml:space="preserve"> NMHS for producing, exchanging and interpreting its official national daily climate datasets. It provides the temporal basis for defining the Climatological Day and assigning daily climate values to an Attribution Day. Within DAYCLI, the National Temporal Reference is represented by the Local Meteorological Time Zone (LMTZ) associated with each observing station.</w:t>
      </w:r>
    </w:p>
    <w:p w14:paraId="308A2620" w14:textId="77777777" w:rsidR="003D3D51" w:rsidRPr="00BB55E0" w:rsidRDefault="003D3D51" w:rsidP="003D3D51">
      <w:pPr>
        <w:pStyle w:val="Sansinterligne"/>
        <w:rPr>
          <w:b/>
          <w:lang w:val="en-US"/>
        </w:rPr>
      </w:pPr>
      <w:r w:rsidRPr="00BB55E0">
        <w:rPr>
          <w:b/>
          <w:lang w:val="en-US"/>
        </w:rPr>
        <w:t>OSCAR/Surface database</w:t>
      </w:r>
    </w:p>
    <w:p w14:paraId="3EE561C8" w14:textId="0B7C2BF4" w:rsidR="003D3D51" w:rsidRDefault="005318B3" w:rsidP="003D3D51">
      <w:pPr>
        <w:rPr>
          <w:b/>
          <w:bCs/>
          <w:lang w:val="en-US" w:eastAsia="fr-FR"/>
        </w:rPr>
      </w:pPr>
      <w:r>
        <w:rPr>
          <w:lang w:val="en-US"/>
        </w:rPr>
        <w:t>T</w:t>
      </w:r>
      <w:r w:rsidR="003D3D51">
        <w:t xml:space="preserve">he </w:t>
      </w:r>
      <w:r w:rsidR="003D3D51">
        <w:rPr>
          <w:rStyle w:val="lev"/>
        </w:rPr>
        <w:t>WMO’s official global repository</w:t>
      </w:r>
      <w:r w:rsidR="003D3D51">
        <w:t xml:space="preserve"> for metadata on surface-based observing stations and platforms, including their location, instrumentation, and operational details. It supports the registration and management of </w:t>
      </w:r>
      <w:r w:rsidR="003D3D51">
        <w:rPr>
          <w:rStyle w:val="lev"/>
        </w:rPr>
        <w:t>WIGOS Station Identifiers (WSI)</w:t>
      </w:r>
      <w:r w:rsidR="003D3D51">
        <w:t xml:space="preserve"> and ensures standardized international data exchange.</w:t>
      </w:r>
    </w:p>
    <w:p w14:paraId="00E517EE" w14:textId="77777777" w:rsidR="003D3D51" w:rsidRPr="00695EB3" w:rsidRDefault="003D3D51" w:rsidP="003D3D51">
      <w:pPr>
        <w:pStyle w:val="Sansinterligne"/>
        <w:rPr>
          <w:b/>
          <w:lang w:val="en-US" w:eastAsia="fr-FR"/>
        </w:rPr>
      </w:pPr>
      <w:r w:rsidRPr="00695EB3">
        <w:rPr>
          <w:b/>
          <w:lang w:val="en-US" w:eastAsia="fr-FR"/>
        </w:rPr>
        <w:t>QC flag</w:t>
      </w:r>
    </w:p>
    <w:p w14:paraId="6FD3AE38" w14:textId="0592BEEB" w:rsidR="003D3D51" w:rsidRPr="008C606F" w:rsidRDefault="003D3D51" w:rsidP="003D3D51">
      <w:pPr>
        <w:jc w:val="left"/>
        <w:rPr>
          <w:lang w:val="en-US" w:eastAsia="fr-FR"/>
        </w:rPr>
      </w:pPr>
      <w:r w:rsidRPr="008C606F">
        <w:rPr>
          <w:lang w:val="en-US" w:eastAsia="fr-FR"/>
        </w:rPr>
        <w:t xml:space="preserve">A code used to describe the outcome of quality control </w:t>
      </w:r>
      <w:r w:rsidR="002B56CF">
        <w:rPr>
          <w:lang w:val="en-US" w:eastAsia="fr-FR"/>
        </w:rPr>
        <w:t xml:space="preserve">(QC) </w:t>
      </w:r>
      <w:r w:rsidRPr="008C606F">
        <w:rPr>
          <w:lang w:val="en-US" w:eastAsia="fr-FR"/>
        </w:rPr>
        <w:t xml:space="preserve">applied to a daily climate value. </w:t>
      </w:r>
      <w:r>
        <w:rPr>
          <w:lang w:val="en-US" w:eastAsia="fr-FR"/>
        </w:rPr>
        <w:t xml:space="preserve">It is included as part of the metadata and provides information on the confidence one may place in the data, as well as other pertinent information about whether a stated daily value is aggregated, represents an overflow, etc. </w:t>
      </w:r>
      <w:r w:rsidRPr="008C606F">
        <w:rPr>
          <w:lang w:val="en-US" w:eastAsia="fr-FR"/>
        </w:rPr>
        <w:t>QC flags in DAYCLI represent the result of national quality control processes and do not replace national assessments.</w:t>
      </w:r>
    </w:p>
    <w:p w14:paraId="26CF935B" w14:textId="77777777" w:rsidR="003D3D51" w:rsidRPr="00695EB3" w:rsidRDefault="003D3D51" w:rsidP="003D3D51">
      <w:pPr>
        <w:pStyle w:val="Sansinterligne"/>
        <w:rPr>
          <w:b/>
          <w:lang w:val="en-US" w:eastAsia="fr-FR"/>
        </w:rPr>
      </w:pPr>
      <w:r w:rsidRPr="00695EB3">
        <w:rPr>
          <w:b/>
          <w:lang w:val="en-US" w:eastAsia="fr-FR"/>
        </w:rPr>
        <w:t>Quality control (QC)</w:t>
      </w:r>
    </w:p>
    <w:p w14:paraId="4D00D647" w14:textId="0D45FCC6" w:rsidR="00563F80" w:rsidRDefault="00563F80" w:rsidP="003D3D51">
      <w:pPr>
        <w:jc w:val="left"/>
        <w:rPr>
          <w:b/>
          <w:lang w:val="en-US" w:eastAsia="fr-FR"/>
        </w:rPr>
      </w:pPr>
      <w:r>
        <w:t xml:space="preserve">The process of ensuring that errors in the data are detected and flagged. It involves checking the data to assess representativeness in time, space and internal consistency, and flagging any potential errors, inconsistencies or special circumstances that may affect the interpretation of the data, such as instrumental limitations or incomplete data. The purpose of </w:t>
      </w:r>
      <w:r w:rsidR="002B56CF">
        <w:t>QC</w:t>
      </w:r>
      <w:r>
        <w:t xml:space="preserve"> is to ensure that meteorological and climate data available to potential users are sufficiently reliable to be used with confidence. Q</w:t>
      </w:r>
      <w:r w:rsidR="002B56CF">
        <w:t>C</w:t>
      </w:r>
      <w:r>
        <w:t xml:space="preserve"> is therefore part of the overall data quality assessment.</w:t>
      </w:r>
    </w:p>
    <w:p w14:paraId="38C05F16" w14:textId="77777777" w:rsidR="00727122" w:rsidRDefault="003D3D51" w:rsidP="00727122">
      <w:pPr>
        <w:pStyle w:val="Sansinterligne"/>
        <w:rPr>
          <w:b/>
          <w:lang w:val="en-US" w:eastAsia="fr-FR"/>
        </w:rPr>
      </w:pPr>
      <w:r w:rsidRPr="007A4E7D">
        <w:rPr>
          <w:b/>
          <w:lang w:val="en-US" w:eastAsia="fr-FR"/>
        </w:rPr>
        <w:t>SERCOM</w:t>
      </w:r>
    </w:p>
    <w:p w14:paraId="4260A9EC" w14:textId="27811BDA" w:rsidR="003D3D51" w:rsidRPr="007A4E7D" w:rsidRDefault="005318B3" w:rsidP="003D3D51">
      <w:pPr>
        <w:jc w:val="left"/>
        <w:rPr>
          <w:b/>
          <w:lang w:val="en-US" w:eastAsia="fr-FR"/>
        </w:rPr>
      </w:pPr>
      <w:r>
        <w:t xml:space="preserve">Services Commission of the World Meteorological Organization (WMO), responsible for technical guidance </w:t>
      </w:r>
      <w:r w:rsidR="00600735">
        <w:t xml:space="preserve">requirements </w:t>
      </w:r>
      <w:r>
        <w:t>and standards supporting weather, climate, hydrological and related services.</w:t>
      </w:r>
    </w:p>
    <w:p w14:paraId="11639B01" w14:textId="77777777" w:rsidR="003D3D51" w:rsidRPr="00695EB3" w:rsidRDefault="003D3D51" w:rsidP="003D3D51">
      <w:pPr>
        <w:pStyle w:val="Sansinterligne"/>
        <w:rPr>
          <w:b/>
          <w:lang w:val="en-US" w:eastAsia="fr-FR"/>
        </w:rPr>
      </w:pPr>
      <w:r w:rsidRPr="00695EB3">
        <w:rPr>
          <w:b/>
          <w:lang w:val="en-US" w:eastAsia="fr-FR"/>
        </w:rPr>
        <w:t>Siting classification</w:t>
      </w:r>
    </w:p>
    <w:p w14:paraId="353E27CA" w14:textId="4771B44B" w:rsidR="003D3D51" w:rsidRDefault="003D3D51" w:rsidP="003D3D51">
      <w:pPr>
        <w:jc w:val="left"/>
        <w:rPr>
          <w:lang w:val="en-US" w:eastAsia="fr-FR"/>
        </w:rPr>
      </w:pPr>
      <w:r w:rsidRPr="008C606F">
        <w:rPr>
          <w:lang w:val="en-US" w:eastAsia="fr-FR"/>
        </w:rPr>
        <w:t xml:space="preserve">A classification describing the exposure and environment of an observing station, as defined in the </w:t>
      </w:r>
      <w:r w:rsidRPr="008C606F">
        <w:rPr>
          <w:i/>
          <w:iCs/>
          <w:lang w:val="en-US" w:eastAsia="fr-FR"/>
        </w:rPr>
        <w:t>Guide to Instruments and Methods of Observation (WMO-No. 8)</w:t>
      </w:r>
      <w:r w:rsidRPr="008C606F">
        <w:rPr>
          <w:lang w:val="en-US" w:eastAsia="fr-FR"/>
        </w:rPr>
        <w:t xml:space="preserve">. It </w:t>
      </w:r>
      <w:r w:rsidR="00600735">
        <w:rPr>
          <w:lang w:val="en-US" w:eastAsia="fr-FR"/>
        </w:rPr>
        <w:t xml:space="preserve">quantifies the </w:t>
      </w:r>
      <w:r w:rsidR="00D90552">
        <w:rPr>
          <w:lang w:val="en-US" w:eastAsia="fr-FR"/>
        </w:rPr>
        <w:t>representativeness</w:t>
      </w:r>
      <w:r w:rsidR="00600735">
        <w:rPr>
          <w:lang w:val="en-US" w:eastAsia="fr-FR"/>
        </w:rPr>
        <w:t xml:space="preserve"> of an observing site, and </w:t>
      </w:r>
      <w:r w:rsidRPr="008C606F">
        <w:rPr>
          <w:lang w:val="en-US" w:eastAsia="fr-FR"/>
        </w:rPr>
        <w:t>comprises five classes (Class 1 to Class 5), where Class 1 represents optimal siting conditions.</w:t>
      </w:r>
    </w:p>
    <w:p w14:paraId="6FA1CB26" w14:textId="77777777" w:rsidR="00727122" w:rsidRDefault="005318B3" w:rsidP="00727122">
      <w:pPr>
        <w:pStyle w:val="Sansinterligne"/>
        <w:rPr>
          <w:b/>
          <w:lang w:val="en-US" w:eastAsia="fr-FR"/>
        </w:rPr>
      </w:pPr>
      <w:r w:rsidRPr="000253D7">
        <w:rPr>
          <w:b/>
          <w:lang w:val="en-US" w:eastAsia="fr-FR"/>
        </w:rPr>
        <w:t>Time Period</w:t>
      </w:r>
    </w:p>
    <w:p w14:paraId="73E559EA" w14:textId="327C255F" w:rsidR="005318B3" w:rsidRDefault="00C12796" w:rsidP="003D3D51">
      <w:pPr>
        <w:jc w:val="left"/>
      </w:pPr>
      <w:r>
        <w:t>The interval between the beginning and end of the period over which a daily climate variable is observed, accumulated or derived. In general usage, a Time Period may be described by its beginning and end times without specifying whether the boundary instants are included. In DAYCLI, when a Time Period is explicitly represented with minute-level precision, both boundary times are included. The beginning and end times therefore identify the first and last minutes of the period, respectively.</w:t>
      </w:r>
      <w:r w:rsidR="00600735">
        <w:t xml:space="preserve"> In the DAYCLI Guidelines, the Time Period corresponds to the </w:t>
      </w:r>
      <w:r w:rsidR="00600735" w:rsidRPr="004039AD">
        <w:rPr>
          <w:b/>
        </w:rPr>
        <w:t>Climatological Day</w:t>
      </w:r>
      <w:r w:rsidR="00600735">
        <w:t xml:space="preserve"> associated with a reported daily climate variable.</w:t>
      </w:r>
    </w:p>
    <w:p w14:paraId="2C895397" w14:textId="77777777" w:rsidR="003D3D51" w:rsidRPr="00BD22D1" w:rsidRDefault="003D3D51" w:rsidP="003D3D51">
      <w:pPr>
        <w:pStyle w:val="Sansinterligne"/>
        <w:rPr>
          <w:rStyle w:val="Sautdindex"/>
          <w:b/>
        </w:rPr>
      </w:pPr>
      <w:r w:rsidRPr="00BD22D1">
        <w:rPr>
          <w:rStyle w:val="Sautdindex"/>
          <w:b/>
        </w:rPr>
        <w:t>WIGOS Station Identifier (WSI)</w:t>
      </w:r>
    </w:p>
    <w:p w14:paraId="7C3A33A3" w14:textId="5FDBF371" w:rsidR="00727122" w:rsidRDefault="005318B3" w:rsidP="00727122">
      <w:pPr>
        <w:rPr>
          <w:b/>
          <w:bCs/>
          <w:lang w:val="en-US" w:eastAsia="fr-FR"/>
        </w:rPr>
      </w:pPr>
      <w:r>
        <w:rPr>
          <w:rStyle w:val="Sautdindex"/>
        </w:rPr>
        <w:t>A</w:t>
      </w:r>
      <w:r w:rsidR="003D3D51" w:rsidRPr="00BD22D1">
        <w:rPr>
          <w:rStyle w:val="Sautdindex"/>
        </w:rPr>
        <w:t xml:space="preserve"> unique identifier used to register an observing station or platform in the OSCAR/Surface database. It replaces the legacy WMO identifiers (5-digit numbers for synoptic and climate stations), which had limited capacity.</w:t>
      </w:r>
      <w:r w:rsidR="00727122" w:rsidRPr="00727122">
        <w:rPr>
          <w:b/>
          <w:bCs/>
          <w:lang w:val="en-US" w:eastAsia="fr-FR"/>
        </w:rPr>
        <w:t xml:space="preserve"> </w:t>
      </w:r>
    </w:p>
    <w:p w14:paraId="3844C4F5" w14:textId="5A9B3067" w:rsidR="00727122" w:rsidRPr="00727122" w:rsidRDefault="00D07F6B" w:rsidP="003D3D51">
      <w:pPr>
        <w:pStyle w:val="Sansinterligne"/>
        <w:rPr>
          <w:b/>
          <w:lang w:val="en-US" w:eastAsia="fr-FR"/>
        </w:rPr>
      </w:pPr>
      <w:r w:rsidRPr="00727122">
        <w:rPr>
          <w:b/>
          <w:lang w:val="en-US" w:eastAsia="fr-FR"/>
        </w:rPr>
        <w:t>WIS2Box</w:t>
      </w:r>
    </w:p>
    <w:p w14:paraId="5FEABFDE" w14:textId="5B238AEC" w:rsidR="00D07F6B" w:rsidRPr="00D07F6B" w:rsidRDefault="00D07F6B" w:rsidP="003D3D51">
      <w:pPr>
        <w:pStyle w:val="Sansinterligne"/>
        <w:rPr>
          <w:rStyle w:val="Sautdindex"/>
          <w:lang w:val="en-US"/>
        </w:rPr>
      </w:pPr>
      <w:r>
        <w:t xml:space="preserve">An open-source software package developed under the WMO WIS 2.0 framework to facilitate the publication, discovery and exchange of meteorological and climatological data. It is referenced in these Guidelines as an </w:t>
      </w:r>
      <w:r>
        <w:lastRenderedPageBreak/>
        <w:t xml:space="preserve">example of a WMO community software initiative that </w:t>
      </w:r>
      <w:r w:rsidR="00600735">
        <w:t>is expected to</w:t>
      </w:r>
      <w:r>
        <w:t xml:space="preserve"> </w:t>
      </w:r>
      <w:r w:rsidR="005318B3">
        <w:t>the future implementation of DAYCLI by WMO Members.</w:t>
      </w:r>
    </w:p>
    <w:p w14:paraId="6AA6D4CC" w14:textId="644B2B4A" w:rsidR="006A45F5" w:rsidRPr="006A45F5" w:rsidRDefault="006A45F5" w:rsidP="0003283C">
      <w:pPr>
        <w:pStyle w:val="Titre1"/>
        <w:numPr>
          <w:ilvl w:val="0"/>
          <w:numId w:val="0"/>
        </w:numPr>
        <w:rPr>
          <w:rStyle w:val="lev"/>
        </w:rPr>
      </w:pPr>
      <w:r w:rsidRPr="006A45F5">
        <w:rPr>
          <w:rStyle w:val="lev"/>
        </w:rPr>
        <w:br w:type="page"/>
      </w:r>
    </w:p>
    <w:p w14:paraId="4F0702B4" w14:textId="1F0B716F" w:rsidR="00976A37" w:rsidRPr="00976A37" w:rsidRDefault="00976A37" w:rsidP="00976A37">
      <w:pPr>
        <w:pStyle w:val="Part"/>
      </w:pPr>
      <w:bookmarkStart w:id="8" w:name="_Toc242708234"/>
      <w:bookmarkStart w:id="9" w:name="_Toc222331192"/>
      <w:bookmarkStart w:id="10" w:name="_Hlk235981174"/>
      <w:r>
        <w:lastRenderedPageBreak/>
        <w:t>Part I - Foundations</w:t>
      </w:r>
      <w:bookmarkEnd w:id="8"/>
    </w:p>
    <w:p w14:paraId="78C322A6" w14:textId="092C122B" w:rsidR="00867B90" w:rsidRDefault="00405302" w:rsidP="00405302">
      <w:pPr>
        <w:pStyle w:val="Titre1"/>
        <w:rPr>
          <w:lang w:val="en-US"/>
        </w:rPr>
      </w:pPr>
      <w:bookmarkStart w:id="11" w:name="_Toc242708235"/>
      <w:r>
        <w:rPr>
          <w:lang w:val="en-US"/>
        </w:rPr>
        <w:t>Purpose of the DAYCLI Guidelines</w:t>
      </w:r>
      <w:bookmarkEnd w:id="9"/>
      <w:bookmarkEnd w:id="11"/>
    </w:p>
    <w:p w14:paraId="5AAECE67" w14:textId="098D629A" w:rsidR="00F76D98" w:rsidRPr="00F76D98" w:rsidRDefault="00F76D98" w:rsidP="00F76D98">
      <w:pPr>
        <w:rPr>
          <w:lang w:val="en-US"/>
        </w:rPr>
      </w:pPr>
      <w:r w:rsidRPr="00F76D98">
        <w:rPr>
          <w:lang w:val="en-US"/>
        </w:rPr>
        <w:t xml:space="preserve">The increasing need to better understand climate variability, monitor climate change, </w:t>
      </w:r>
      <w:r w:rsidR="00727122" w:rsidRPr="00F76D98">
        <w:rPr>
          <w:lang w:val="en-US"/>
        </w:rPr>
        <w:t>analyze</w:t>
      </w:r>
      <w:r w:rsidRPr="00F76D98">
        <w:rPr>
          <w:lang w:val="en-US"/>
        </w:rPr>
        <w:t xml:space="preserve"> climate extremes, and support the growing range of climate services has highlighted the importance of the international exchange of official daily climate datasets. This need has been recognized by both the scientific community and the World Meteorological Organization (WMO). In particular, the Global Climate Observing System (GCOS) identified the scientific value of internationally exchanged daily climate observations for climate monitoring, research and climate services, leading to recommendations for strengthening their global exchange.</w:t>
      </w:r>
    </w:p>
    <w:p w14:paraId="7F3131C3" w14:textId="5B02F5BD" w:rsidR="00F76D98" w:rsidRPr="00F76D98" w:rsidRDefault="00F76D98" w:rsidP="00F76D98">
      <w:pPr>
        <w:rPr>
          <w:lang w:val="en-US"/>
        </w:rPr>
      </w:pPr>
      <w:r w:rsidRPr="00F76D98">
        <w:rPr>
          <w:lang w:val="en-US"/>
        </w:rPr>
        <w:t xml:space="preserve">The increasing scientific interest in daily climate information has been driven in particular by the need to </w:t>
      </w:r>
      <w:r w:rsidR="00727122" w:rsidRPr="00F76D98">
        <w:rPr>
          <w:lang w:val="en-US"/>
        </w:rPr>
        <w:t>analyze</w:t>
      </w:r>
      <w:r w:rsidRPr="00F76D98">
        <w:rPr>
          <w:lang w:val="en-US"/>
        </w:rPr>
        <w:t xml:space="preserve"> climate variability and extremes at temporal scales that cannot be captured by monthly summaries alone. This need has been recognized by the climate research community and by GCOS, which highlighted the importance of internationally accessible daily climate datasets for climate monitoring, climate change assessment and climate services (Jones et al., 2012).</w:t>
      </w:r>
    </w:p>
    <w:p w14:paraId="1D4EF8B5" w14:textId="256F23F4" w:rsidR="00F76D98" w:rsidRPr="00F76D98" w:rsidRDefault="00F76D98" w:rsidP="00F76D98">
      <w:pPr>
        <w:rPr>
          <w:lang w:val="en-US"/>
        </w:rPr>
      </w:pPr>
      <w:r w:rsidRPr="00F76D98">
        <w:rPr>
          <w:lang w:val="en-US"/>
        </w:rPr>
        <w:t xml:space="preserve">For many years, the international exchange of climate information has relied primarily on monthly CLIMAT reports. While these reports remain essential for climate monitoring, they do not provide the temporal resolution required to </w:t>
      </w:r>
      <w:r w:rsidR="00727122" w:rsidRPr="00F76D98">
        <w:rPr>
          <w:lang w:val="en-US"/>
        </w:rPr>
        <w:t>analyze</w:t>
      </w:r>
      <w:r w:rsidRPr="00F76D98">
        <w:rPr>
          <w:lang w:val="en-US"/>
        </w:rPr>
        <w:t xml:space="preserve"> daily climate variability and extremes.</w:t>
      </w:r>
    </w:p>
    <w:p w14:paraId="79A7FCC2" w14:textId="201EB2D1" w:rsidR="00F76D98" w:rsidRPr="00F76D98" w:rsidRDefault="00F76D98" w:rsidP="00F76D98">
      <w:pPr>
        <w:rPr>
          <w:lang w:val="en-US"/>
        </w:rPr>
      </w:pPr>
      <w:r w:rsidRPr="00F76D98">
        <w:rPr>
          <w:lang w:val="en-US"/>
        </w:rPr>
        <w:t xml:space="preserve">Several initiatives explored the use of operational SYNOP messages to extend daily climate records and improve their spatial and temporal coverage. Although these studies demonstrated the scientific value of SYNOP observations for climate applications, they also highlighted that operational weather reports cannot fully represent officially validated national daily climate datasets together with their temporal reference, metadata and quality information (Van den </w:t>
      </w:r>
      <w:proofErr w:type="spellStart"/>
      <w:r w:rsidRPr="00F76D98">
        <w:rPr>
          <w:lang w:val="en-US"/>
        </w:rPr>
        <w:t>Besselaar</w:t>
      </w:r>
      <w:proofErr w:type="spellEnd"/>
      <w:r w:rsidRPr="00F76D98">
        <w:rPr>
          <w:lang w:val="en-US"/>
        </w:rPr>
        <w:t xml:space="preserve"> et al., 2012).</w:t>
      </w:r>
    </w:p>
    <w:p w14:paraId="3C98A9D8" w14:textId="48096241" w:rsidR="00F76D98" w:rsidRPr="00D5714D" w:rsidRDefault="00F76D98" w:rsidP="00D5714D">
      <w:pPr>
        <w:rPr>
          <w:b/>
          <w:lang w:val="en-US"/>
        </w:rPr>
      </w:pPr>
      <w:r w:rsidRPr="00D5714D">
        <w:rPr>
          <w:rStyle w:val="lev"/>
          <w:b w:val="0"/>
          <w:lang w:val="en-US"/>
        </w:rPr>
        <w:t xml:space="preserve">Responding to these scientific and operational needs, WMO </w:t>
      </w:r>
      <w:r w:rsidR="003B54E7">
        <w:rPr>
          <w:rStyle w:val="lev"/>
          <w:b w:val="0"/>
          <w:lang w:val="en-US"/>
        </w:rPr>
        <w:t xml:space="preserve">has </w:t>
      </w:r>
      <w:r w:rsidRPr="00D5714D">
        <w:rPr>
          <w:rStyle w:val="lev"/>
          <w:b w:val="0"/>
          <w:lang w:val="en-US"/>
        </w:rPr>
        <w:t>developed the DAYCLI message to support the routine international exchange of officially validated national daily climate</w:t>
      </w:r>
      <w:r w:rsidR="000404EB">
        <w:rPr>
          <w:rStyle w:val="lev"/>
          <w:b w:val="0"/>
          <w:lang w:val="en-US"/>
        </w:rPr>
        <w:t xml:space="preserve"> information </w:t>
      </w:r>
      <w:r w:rsidRPr="00D5714D">
        <w:rPr>
          <w:rStyle w:val="lev"/>
          <w:b w:val="0"/>
          <w:lang w:val="en-US"/>
        </w:rPr>
        <w:t>together with the temporal, station and quality information required for their correct interpretation. DAYCLI therefore complements, rather than replaces, existing WMO data exchange products by providing the operational framework for the routine international exchange of nationally validated daily climate datas</w:t>
      </w:r>
      <w:r w:rsidR="00B27DE4">
        <w:rPr>
          <w:rStyle w:val="lev"/>
          <w:b w:val="0"/>
          <w:lang w:val="en-US"/>
        </w:rPr>
        <w:t>ets</w:t>
      </w:r>
      <w:r w:rsidRPr="00D5714D">
        <w:rPr>
          <w:rStyle w:val="lev"/>
          <w:b w:val="0"/>
          <w:lang w:val="en-US"/>
        </w:rPr>
        <w:t>.</w:t>
      </w:r>
    </w:p>
    <w:p w14:paraId="47B8979D" w14:textId="119DCAB9" w:rsidR="00F76D98" w:rsidRPr="00F76D98" w:rsidRDefault="00F76D98" w:rsidP="00F76D98">
      <w:pPr>
        <w:rPr>
          <w:lang w:val="en-US"/>
        </w:rPr>
      </w:pPr>
      <w:r w:rsidRPr="00F76D98">
        <w:rPr>
          <w:lang w:val="en-US"/>
        </w:rPr>
        <w:t>Unlike real-time meteorological observations, official daily climate values are produced according to well-established national climatological practices</w:t>
      </w:r>
      <w:r w:rsidR="00BF0D34">
        <w:rPr>
          <w:lang w:val="en-US"/>
        </w:rPr>
        <w:t xml:space="preserve">, which rely on </w:t>
      </w:r>
      <w:r w:rsidR="00D27D55">
        <w:rPr>
          <w:lang w:val="en-US"/>
        </w:rPr>
        <w:t xml:space="preserve">definitions of the </w:t>
      </w:r>
      <w:r w:rsidR="005206F0">
        <w:rPr>
          <w:lang w:val="en-US"/>
        </w:rPr>
        <w:t>C</w:t>
      </w:r>
      <w:r w:rsidR="00D27D55">
        <w:rPr>
          <w:lang w:val="en-US"/>
        </w:rPr>
        <w:t xml:space="preserve">limatological </w:t>
      </w:r>
      <w:r w:rsidR="005206F0">
        <w:rPr>
          <w:lang w:val="en-US"/>
        </w:rPr>
        <w:t>D</w:t>
      </w:r>
      <w:r w:rsidR="00D27D55">
        <w:rPr>
          <w:lang w:val="en-US"/>
        </w:rPr>
        <w:t xml:space="preserve">ay and </w:t>
      </w:r>
      <w:r w:rsidR="00B27DE4">
        <w:rPr>
          <w:lang w:val="en-US"/>
        </w:rPr>
        <w:t>A</w:t>
      </w:r>
      <w:r w:rsidR="00D27D55">
        <w:rPr>
          <w:lang w:val="en-US"/>
        </w:rPr>
        <w:t xml:space="preserve">ttribution </w:t>
      </w:r>
      <w:r w:rsidR="00B27DE4">
        <w:rPr>
          <w:lang w:val="en-US"/>
        </w:rPr>
        <w:t>D</w:t>
      </w:r>
      <w:r w:rsidR="00D27D55">
        <w:rPr>
          <w:lang w:val="en-US"/>
        </w:rPr>
        <w:t xml:space="preserve">ay specific to </w:t>
      </w:r>
      <w:r w:rsidR="008C6480">
        <w:rPr>
          <w:lang w:val="en-US"/>
        </w:rPr>
        <w:t>each NMHS</w:t>
      </w:r>
      <w:r w:rsidRPr="00F76D98">
        <w:rPr>
          <w:lang w:val="en-US"/>
        </w:rPr>
        <w:t>. Their interpretation depends not only on the reported values themselves, but also on their temporal reference, associated metadata and quality information. Consequently, the challenge is not simply to exchange daily climate information, but to ensure that its climatological meaning is preserved and interpreted consistently by users worldwide.</w:t>
      </w:r>
    </w:p>
    <w:p w14:paraId="0F9D3B34" w14:textId="33DEDDBC" w:rsidR="00F76D98" w:rsidRPr="00F76D98" w:rsidRDefault="00F76D98" w:rsidP="00F76D98">
      <w:pPr>
        <w:rPr>
          <w:lang w:val="en-US"/>
        </w:rPr>
      </w:pPr>
      <w:r w:rsidRPr="00F76D98">
        <w:rPr>
          <w:lang w:val="en-US"/>
        </w:rPr>
        <w:t xml:space="preserve">The DAYCLI message is specified in the </w:t>
      </w:r>
      <w:r w:rsidRPr="00F76D98">
        <w:rPr>
          <w:rStyle w:val="Accentuation"/>
          <w:lang w:val="en-US"/>
        </w:rPr>
        <w:t>Manual on Codes</w:t>
      </w:r>
      <w:r w:rsidRPr="00F76D98">
        <w:rPr>
          <w:lang w:val="en-US"/>
        </w:rPr>
        <w:t xml:space="preserve"> (WMO-No. 306). The</w:t>
      </w:r>
      <w:r w:rsidR="008C6480">
        <w:rPr>
          <w:lang w:val="en-US"/>
        </w:rPr>
        <w:t xml:space="preserve"> </w:t>
      </w:r>
      <w:r w:rsidRPr="00F76D98">
        <w:rPr>
          <w:lang w:val="en-US"/>
        </w:rPr>
        <w:t xml:space="preserve">Guidelines complement the regulatory framework established by WMO publications, including the </w:t>
      </w:r>
      <w:r w:rsidRPr="00F76D98">
        <w:rPr>
          <w:rStyle w:val="Accentuation"/>
          <w:lang w:val="en-US"/>
        </w:rPr>
        <w:t>Manual on the WMO Integrated Global Observing System</w:t>
      </w:r>
      <w:r w:rsidRPr="00F76D98">
        <w:rPr>
          <w:lang w:val="en-US"/>
        </w:rPr>
        <w:t xml:space="preserve"> (WMO-No. 1160) and the</w:t>
      </w:r>
      <w:r w:rsidR="00E708F4">
        <w:rPr>
          <w:lang w:val="en-US"/>
        </w:rPr>
        <w:t xml:space="preserve"> </w:t>
      </w:r>
      <w:r w:rsidR="00E708F4" w:rsidRPr="00E708F4">
        <w:rPr>
          <w:i/>
          <w:lang w:val="en-US"/>
        </w:rPr>
        <w:t>Manual on the High-Quality Global Data Management Framework</w:t>
      </w:r>
      <w:r w:rsidR="00E708F4" w:rsidRPr="00E708F4">
        <w:rPr>
          <w:rStyle w:val="Accentuation"/>
          <w:i w:val="0"/>
          <w:lang w:val="en-US"/>
        </w:rPr>
        <w:t xml:space="preserve"> for Climate</w:t>
      </w:r>
      <w:r w:rsidR="00E708F4">
        <w:rPr>
          <w:rStyle w:val="Accentuation"/>
          <w:lang w:val="en-US"/>
        </w:rPr>
        <w:t xml:space="preserve"> </w:t>
      </w:r>
      <w:r w:rsidRPr="00F76D98">
        <w:rPr>
          <w:lang w:val="en-US"/>
        </w:rPr>
        <w:t xml:space="preserve">(WMO-No. </w:t>
      </w:r>
      <w:r w:rsidR="00E708F4">
        <w:rPr>
          <w:lang w:val="en-US"/>
        </w:rPr>
        <w:t>1238</w:t>
      </w:r>
      <w:r w:rsidRPr="00F76D98">
        <w:rPr>
          <w:lang w:val="en-US"/>
        </w:rPr>
        <w:t xml:space="preserve">), by providing the conceptual framework and practical guidance necessary for the consistent implementation and interpretation of the DAYCLI message. </w:t>
      </w:r>
      <w:r w:rsidR="00E708F4">
        <w:rPr>
          <w:lang w:val="en-US"/>
        </w:rPr>
        <w:t>The</w:t>
      </w:r>
      <w:r w:rsidR="00291301">
        <w:rPr>
          <w:lang w:val="en-US"/>
        </w:rPr>
        <w:t>se</w:t>
      </w:r>
      <w:r w:rsidR="00E708F4">
        <w:rPr>
          <w:lang w:val="en-US"/>
        </w:rPr>
        <w:t xml:space="preserve"> Guidelines</w:t>
      </w:r>
      <w:r w:rsidR="00E708F4" w:rsidRPr="00F76D98">
        <w:rPr>
          <w:lang w:val="en-US"/>
        </w:rPr>
        <w:t xml:space="preserve"> </w:t>
      </w:r>
      <w:r w:rsidRPr="00F76D98">
        <w:rPr>
          <w:lang w:val="en-US"/>
        </w:rPr>
        <w:t xml:space="preserve">provide a common framework that enables officially produced national daily climate </w:t>
      </w:r>
      <w:r w:rsidR="007C0B11">
        <w:rPr>
          <w:lang w:val="en-US"/>
        </w:rPr>
        <w:t>datasets</w:t>
      </w:r>
      <w:r w:rsidR="00F62004">
        <w:rPr>
          <w:lang w:val="en-US"/>
        </w:rPr>
        <w:t xml:space="preserve"> </w:t>
      </w:r>
      <w:r w:rsidRPr="00F76D98">
        <w:rPr>
          <w:lang w:val="en-US"/>
        </w:rPr>
        <w:t>to be exchanged, interpreted and used consistently at the international level.</w:t>
      </w:r>
    </w:p>
    <w:p w14:paraId="37F5AE21" w14:textId="64531A6C" w:rsidR="00EB7190" w:rsidRPr="00B05EE6" w:rsidRDefault="00F76D98" w:rsidP="00D5714D">
      <w:pPr>
        <w:rPr>
          <w:lang w:val="en-US"/>
        </w:rPr>
      </w:pPr>
      <w:r w:rsidRPr="00B05EE6">
        <w:rPr>
          <w:lang w:val="en-US"/>
        </w:rPr>
        <w:t xml:space="preserve">Having explained why DAYCLI was developed and the purpose of these Guidelines, the next section identifies the intended audience, </w:t>
      </w:r>
      <w:r w:rsidR="007C0B11">
        <w:rPr>
          <w:lang w:val="en-US"/>
        </w:rPr>
        <w:t xml:space="preserve">defines </w:t>
      </w:r>
      <w:r w:rsidRPr="00B05EE6">
        <w:rPr>
          <w:lang w:val="en-US"/>
        </w:rPr>
        <w:t>the scope of the document, and explains how these Guidelines should be used.</w:t>
      </w:r>
    </w:p>
    <w:p w14:paraId="0F983A5E" w14:textId="39C71D6C" w:rsidR="00405302" w:rsidRPr="00BC4178" w:rsidRDefault="00EB7190">
      <w:pPr>
        <w:jc w:val="left"/>
        <w:rPr>
          <w:lang w:val="en-US"/>
        </w:rPr>
      </w:pPr>
      <w:r w:rsidRPr="00BC4178" w:rsidDel="00EB7190">
        <w:rPr>
          <w:lang w:val="en-US"/>
        </w:rPr>
        <w:t xml:space="preserve"> </w:t>
      </w:r>
      <w:r w:rsidR="00405302" w:rsidRPr="00BC4178">
        <w:rPr>
          <w:lang w:val="en-US"/>
        </w:rPr>
        <w:br w:type="page"/>
      </w:r>
    </w:p>
    <w:p w14:paraId="06FEA4A6" w14:textId="4F9FC60B" w:rsidR="00405302" w:rsidRDefault="001E76A3" w:rsidP="00405302">
      <w:pPr>
        <w:pStyle w:val="Titre1"/>
        <w:rPr>
          <w:lang w:val="en-US"/>
        </w:rPr>
      </w:pPr>
      <w:bookmarkStart w:id="12" w:name="_Toc222331193"/>
      <w:bookmarkStart w:id="13" w:name="_Toc242708236"/>
      <w:r>
        <w:rPr>
          <w:lang w:val="en-US"/>
        </w:rPr>
        <w:lastRenderedPageBreak/>
        <w:t>Intended</w:t>
      </w:r>
      <w:r w:rsidR="00405302">
        <w:rPr>
          <w:lang w:val="en-US"/>
        </w:rPr>
        <w:t xml:space="preserve"> audience and scope</w:t>
      </w:r>
      <w:bookmarkEnd w:id="12"/>
      <w:bookmarkEnd w:id="13"/>
    </w:p>
    <w:p w14:paraId="3F371C1C" w14:textId="2A8D12EB" w:rsidR="00C73AC4" w:rsidRDefault="00C73AC4" w:rsidP="00244268">
      <w:pPr>
        <w:rPr>
          <w:lang w:val="en-US" w:eastAsia="fr-FR"/>
        </w:rPr>
      </w:pPr>
      <w:r>
        <w:t>A DAYCLI message contains daily climate observations together with the contextual and quality information required for their correct interpretation. The daily climate data are produced and validated within the national climatological framework of the NMHS. The scope of these Guidelines is limited to daily climate observations from surface land stations and does not address marine, upper-air or remote-sensing observations</w:t>
      </w:r>
      <w:r w:rsidR="009038B2">
        <w:t>.</w:t>
      </w:r>
    </w:p>
    <w:p w14:paraId="7679A1C2" w14:textId="6445E4F7" w:rsidR="00D0527D" w:rsidRPr="00D0527D" w:rsidRDefault="00244268" w:rsidP="00D0527D">
      <w:pPr>
        <w:rPr>
          <w:lang w:val="en-US"/>
        </w:rPr>
      </w:pPr>
      <w:r>
        <w:rPr>
          <w:lang w:val="en-US"/>
        </w:rPr>
        <w:t xml:space="preserve">The primary </w:t>
      </w:r>
      <w:r w:rsidR="00E25290">
        <w:rPr>
          <w:lang w:val="en-US"/>
        </w:rPr>
        <w:t xml:space="preserve">audience for these Guidelines is the </w:t>
      </w:r>
      <w:r w:rsidR="00E25290" w:rsidRPr="00405302">
        <w:rPr>
          <w:rStyle w:val="lev"/>
          <w:lang w:val="en-US"/>
        </w:rPr>
        <w:t>NMHS climatology departments</w:t>
      </w:r>
      <w:r w:rsidR="00E25290" w:rsidRPr="00405302">
        <w:rPr>
          <w:lang w:val="en-US"/>
        </w:rPr>
        <w:t xml:space="preserve"> responsible for the production, validation, management and archiving of daily climate data derived from surface land stations.</w:t>
      </w:r>
      <w:r w:rsidR="00EA4EF1">
        <w:rPr>
          <w:lang w:val="en-US"/>
        </w:rPr>
        <w:t xml:space="preserve"> </w:t>
      </w:r>
      <w:r w:rsidR="002B1F0A">
        <w:rPr>
          <w:lang w:val="en-US"/>
        </w:rPr>
        <w:t>T</w:t>
      </w:r>
      <w:r w:rsidR="00EA4EF1">
        <w:rPr>
          <w:lang w:val="en-US"/>
        </w:rPr>
        <w:t xml:space="preserve">hey are also </w:t>
      </w:r>
      <w:r w:rsidR="00496AC5">
        <w:rPr>
          <w:lang w:val="en-US"/>
        </w:rPr>
        <w:t xml:space="preserve">intended for all </w:t>
      </w:r>
      <w:r w:rsidR="00D0527D" w:rsidRPr="00D0527D">
        <w:rPr>
          <w:lang w:val="en-US"/>
        </w:rPr>
        <w:t xml:space="preserve">organizations and experts involved in the production, publication, discovery, collection, exchange, management, archiving, dissemination and use of official daily climate data. </w:t>
      </w:r>
      <w:r w:rsidR="00F34B2A">
        <w:rPr>
          <w:lang w:val="en-US"/>
        </w:rPr>
        <w:t xml:space="preserve">Apart from the NMHSs themselves, these </w:t>
      </w:r>
      <w:r w:rsidR="001F11D3">
        <w:rPr>
          <w:lang w:val="en-US"/>
        </w:rPr>
        <w:t xml:space="preserve">include </w:t>
      </w:r>
      <w:r w:rsidR="00D0527D" w:rsidRPr="00D0527D">
        <w:rPr>
          <w:lang w:val="en-US"/>
        </w:rPr>
        <w:t>Global, Regional and National Climate Data Centres, CDMS developers, observing network managers, software developers, universities, research institutes and other organizations that publish, receive, integrate or use DAYCLI data through WMO information systems or other data exchange infrastructures.</w:t>
      </w:r>
    </w:p>
    <w:p w14:paraId="333F7E4C" w14:textId="20B21074" w:rsidR="00D0527D" w:rsidRPr="00D0527D" w:rsidRDefault="00D0527D" w:rsidP="00D0527D">
      <w:pPr>
        <w:rPr>
          <w:lang w:val="en-US"/>
        </w:rPr>
      </w:pPr>
      <w:r w:rsidRPr="00D0527D">
        <w:rPr>
          <w:lang w:val="en-US"/>
        </w:rPr>
        <w:t>The Guidelines provide the conceptual background and practical guidance required to understand, implement and consistently interpret the DAYCLI message. They explain the principles governing the international exchange of official national daily climate datasets, including the temporal concepts</w:t>
      </w:r>
      <w:r w:rsidR="002B1F0A">
        <w:rPr>
          <w:lang w:val="en-US"/>
        </w:rPr>
        <w:t xml:space="preserve"> and the observational and processing information, </w:t>
      </w:r>
      <w:r w:rsidRPr="00D0527D">
        <w:rPr>
          <w:lang w:val="en-US"/>
        </w:rPr>
        <w:t xml:space="preserve">metadata and quality information </w:t>
      </w:r>
      <w:r w:rsidR="002B1F0A">
        <w:rPr>
          <w:lang w:val="en-US"/>
        </w:rPr>
        <w:t>needed</w:t>
      </w:r>
      <w:r w:rsidR="002B1F0A" w:rsidRPr="00D0527D">
        <w:rPr>
          <w:lang w:val="en-US"/>
        </w:rPr>
        <w:t xml:space="preserve"> </w:t>
      </w:r>
      <w:r w:rsidRPr="00D0527D">
        <w:rPr>
          <w:lang w:val="en-US"/>
        </w:rPr>
        <w:t>to preserve their climatological meaning and to ensure that exchanged data can be correctly interpreted and reused by all organizations receiving DAYCLI messages.</w:t>
      </w:r>
    </w:p>
    <w:p w14:paraId="3578A331" w14:textId="147D4CD3" w:rsidR="002639D1" w:rsidRPr="00405302" w:rsidRDefault="00D0527D" w:rsidP="00CA4B73">
      <w:pPr>
        <w:rPr>
          <w:lang w:val="en-US"/>
        </w:rPr>
      </w:pPr>
      <w:r w:rsidRPr="00D0527D">
        <w:rPr>
          <w:lang w:val="en-US"/>
        </w:rPr>
        <w:t xml:space="preserve">These Guidelines complement the technical specifications contained in the </w:t>
      </w:r>
      <w:r w:rsidRPr="00D0527D">
        <w:rPr>
          <w:rStyle w:val="Accentuation"/>
          <w:lang w:val="en-US"/>
        </w:rPr>
        <w:t>Manual on Codes</w:t>
      </w:r>
      <w:r w:rsidRPr="00D0527D">
        <w:rPr>
          <w:lang w:val="en-US"/>
        </w:rPr>
        <w:t xml:space="preserve"> (WMO-No. 306) and the regulatory framework established by other relevant WMO publications</w:t>
      </w:r>
      <w:r w:rsidR="00F4719C">
        <w:rPr>
          <w:lang w:val="en-US"/>
        </w:rPr>
        <w:t xml:space="preserve"> as enunciated above</w:t>
      </w:r>
      <w:r w:rsidRPr="00D0527D">
        <w:rPr>
          <w:lang w:val="en-US"/>
        </w:rPr>
        <w:t xml:space="preserve">. They </w:t>
      </w:r>
      <w:r w:rsidR="00F4719C">
        <w:rPr>
          <w:lang w:val="en-US"/>
        </w:rPr>
        <w:t>do not</w:t>
      </w:r>
      <w:r w:rsidRPr="00D0527D">
        <w:rPr>
          <w:lang w:val="en-US"/>
        </w:rPr>
        <w:t xml:space="preserve"> replace existing WMO regulatory </w:t>
      </w:r>
      <w:r w:rsidR="009A5C74">
        <w:rPr>
          <w:lang w:val="en-US"/>
        </w:rPr>
        <w:t xml:space="preserve">or guidance </w:t>
      </w:r>
      <w:r w:rsidRPr="00D0527D">
        <w:rPr>
          <w:lang w:val="en-US"/>
        </w:rPr>
        <w:t>publications.</w:t>
      </w:r>
      <w:r w:rsidR="00CA4B73">
        <w:rPr>
          <w:lang w:val="en-US"/>
        </w:rPr>
        <w:t xml:space="preserve"> </w:t>
      </w:r>
      <w:r w:rsidR="00CA4B73" w:rsidRPr="00405302">
        <w:rPr>
          <w:lang w:val="en-US"/>
        </w:rPr>
        <w:t xml:space="preserve">They recognize that NMHSs </w:t>
      </w:r>
      <w:r w:rsidR="00F4719C">
        <w:rPr>
          <w:lang w:val="en-US"/>
        </w:rPr>
        <w:t xml:space="preserve">employ diverse practices in the way they observe, record and process climate data, and for the sake of consistency, and therefore homogeneity, the Guidelines </w:t>
      </w:r>
      <w:r w:rsidR="00CA4B73">
        <w:rPr>
          <w:lang w:val="en-US"/>
        </w:rPr>
        <w:t>accommodate existing practices for the generation and exchange of daily climate parameters. They</w:t>
      </w:r>
      <w:r w:rsidR="00CA4B73" w:rsidRPr="00405302">
        <w:rPr>
          <w:lang w:val="en-US"/>
        </w:rPr>
        <w:t xml:space="preserve"> aim to support interoperability while preserving national responsibility for climatological practices.</w:t>
      </w:r>
    </w:p>
    <w:p w14:paraId="28D4BBBB" w14:textId="64B0CD2F" w:rsidR="00D0527D" w:rsidRPr="00D0527D" w:rsidRDefault="00D0527D" w:rsidP="00D0527D">
      <w:pPr>
        <w:rPr>
          <w:lang w:val="en-US"/>
        </w:rPr>
      </w:pPr>
      <w:r w:rsidRPr="00D0527D">
        <w:rPr>
          <w:lang w:val="en-US"/>
        </w:rPr>
        <w:t xml:space="preserve">These Guidelines are </w:t>
      </w:r>
      <w:r w:rsidRPr="00D0527D">
        <w:rPr>
          <w:rStyle w:val="lev"/>
          <w:lang w:val="en-US"/>
        </w:rPr>
        <w:t>not</w:t>
      </w:r>
      <w:r w:rsidRPr="00D0527D">
        <w:rPr>
          <w:lang w:val="en-US"/>
        </w:rPr>
        <w:t xml:space="preserve"> intended to provide detailed instructions for developing or programming BUFR encoding or decoding software</w:t>
      </w:r>
      <w:r w:rsidR="00C2034B">
        <w:rPr>
          <w:lang w:val="en-US"/>
        </w:rPr>
        <w:t>, although they do provide basic information on how the information is represented within the BUFR sequence</w:t>
      </w:r>
      <w:r w:rsidRPr="00D0527D">
        <w:rPr>
          <w:lang w:val="en-US"/>
        </w:rPr>
        <w:t>. References to software libraries, implementation resources and open-source example applications are provided in the annexes for readers wishing to develop or adapt DAYCLI software.</w:t>
      </w:r>
    </w:p>
    <w:p w14:paraId="0432B4DA" w14:textId="3BC901D5" w:rsidR="00D0527D" w:rsidRPr="00D0527D" w:rsidRDefault="00D0527D" w:rsidP="00D0527D">
      <w:pPr>
        <w:rPr>
          <w:lang w:val="en-US"/>
        </w:rPr>
      </w:pPr>
      <w:r w:rsidRPr="00D0527D">
        <w:rPr>
          <w:lang w:val="en-US"/>
        </w:rPr>
        <w:t>Definitions of the key terms used throughout these Guidelines are provided in the glossary.</w:t>
      </w:r>
    </w:p>
    <w:p w14:paraId="3CEFF62A" w14:textId="77777777" w:rsidR="00D0527D" w:rsidRPr="00421B97" w:rsidRDefault="00D0527D" w:rsidP="00421B97">
      <w:pPr>
        <w:rPr>
          <w:i/>
          <w:lang w:val="en-US"/>
        </w:rPr>
      </w:pPr>
      <w:r w:rsidRPr="00421B97">
        <w:rPr>
          <w:rStyle w:val="Accentuation"/>
          <w:i w:val="0"/>
          <w:lang w:val="en-US"/>
        </w:rPr>
        <w:t>Having identified the intended audience and the scope of these Guidelines, the next section introduces the conceptual framework that underpins the DAYCLI message and presents the fundamental principles required for the consistent international exchange and interpretation of daily climate data.</w:t>
      </w:r>
    </w:p>
    <w:p w14:paraId="6319FE93" w14:textId="196C3713" w:rsidR="00405302" w:rsidRDefault="00405302" w:rsidP="00972CE0">
      <w:pPr>
        <w:pStyle w:val="Titre1"/>
        <w:numPr>
          <w:ilvl w:val="0"/>
          <w:numId w:val="0"/>
        </w:numPr>
        <w:ind w:left="432" w:hanging="432"/>
        <w:rPr>
          <w:lang w:val="en-US"/>
        </w:rPr>
      </w:pPr>
      <w:r>
        <w:rPr>
          <w:lang w:val="en-US"/>
        </w:rPr>
        <w:br w:type="page"/>
      </w:r>
    </w:p>
    <w:p w14:paraId="20385F59" w14:textId="22587C4A" w:rsidR="00405302" w:rsidRDefault="00405302" w:rsidP="00405302">
      <w:pPr>
        <w:pStyle w:val="Titre1"/>
        <w:rPr>
          <w:lang w:val="en-US"/>
        </w:rPr>
      </w:pPr>
      <w:bookmarkStart w:id="14" w:name="_Toc222331194"/>
      <w:bookmarkStart w:id="15" w:name="_Toc242708237"/>
      <w:r>
        <w:rPr>
          <w:lang w:val="en-US"/>
        </w:rPr>
        <w:lastRenderedPageBreak/>
        <w:t xml:space="preserve">Conceptual </w:t>
      </w:r>
      <w:r w:rsidR="009B05BA">
        <w:rPr>
          <w:lang w:val="en-US"/>
        </w:rPr>
        <w:t>Framework</w:t>
      </w:r>
      <w:r>
        <w:rPr>
          <w:lang w:val="en-US"/>
        </w:rPr>
        <w:t xml:space="preserve"> of DAYCLI</w:t>
      </w:r>
      <w:bookmarkEnd w:id="14"/>
      <w:bookmarkEnd w:id="15"/>
    </w:p>
    <w:p w14:paraId="04F36D7B" w14:textId="4F84949D" w:rsidR="00930ABD" w:rsidRDefault="00930ABD" w:rsidP="002639D1">
      <w:pPr>
        <w:rPr>
          <w:lang w:val="en-US"/>
        </w:rPr>
      </w:pPr>
      <w:r w:rsidRPr="00930ABD">
        <w:rPr>
          <w:lang w:val="en-US"/>
        </w:rPr>
        <w:t>DAYCLI provides a standardized framework for the international exchange of nationally validated daily climate information from surface fixed land stations. It enables N</w:t>
      </w:r>
      <w:r w:rsidR="002639D1">
        <w:rPr>
          <w:lang w:val="en-US"/>
        </w:rPr>
        <w:t>MHSs</w:t>
      </w:r>
      <w:r w:rsidRPr="00930ABD">
        <w:rPr>
          <w:lang w:val="en-US"/>
        </w:rPr>
        <w:t xml:space="preserve"> to exchange official daily climate datasets while preserving their national climatological practices and responsibilities.</w:t>
      </w:r>
    </w:p>
    <w:p w14:paraId="48D0C3DD" w14:textId="45612EEB" w:rsidR="005F597A" w:rsidRDefault="005F597A" w:rsidP="005F597A">
      <w:pPr>
        <w:pStyle w:val="Titre2"/>
      </w:pPr>
      <w:bookmarkStart w:id="16" w:name="_Toc242708238"/>
      <w:r>
        <w:t>Daily Climate Data are Fundamentally Different from Instantaneous Observations</w:t>
      </w:r>
      <w:bookmarkEnd w:id="16"/>
    </w:p>
    <w:p w14:paraId="29E9820E" w14:textId="77777777" w:rsidR="005F597A" w:rsidRDefault="005F597A" w:rsidP="005F597A">
      <w:r>
        <w:t>Most WMO operational data exchange standards are designed to exchange observations referenced to a common time scale, typically UTC. These messages represent instantaneous or time-specific observations.</w:t>
      </w:r>
    </w:p>
    <w:p w14:paraId="0BF6C47D" w14:textId="2B87FC41" w:rsidR="005F597A" w:rsidRDefault="005F597A" w:rsidP="005F597A">
      <w:r>
        <w:t>DAYCLI addresses a fundamentally different class of information. It exchanges nationally validated daily climate values that are produced according to established national climatological practices. Their scientific meaning depends not only on the reported values themselves but also on the nationally defined observation period used to produce them.</w:t>
      </w:r>
    </w:p>
    <w:p w14:paraId="14DCA2AA" w14:textId="135706F6" w:rsidR="005F597A" w:rsidRDefault="005F597A" w:rsidP="005F597A">
      <w:pPr>
        <w:pStyle w:val="Titre2"/>
      </w:pPr>
      <w:bookmarkStart w:id="17" w:name="_Toc242708239"/>
      <w:r>
        <w:t>National Climatological Practices Legitimately Differ</w:t>
      </w:r>
      <w:bookmarkEnd w:id="17"/>
    </w:p>
    <w:p w14:paraId="4089B38E" w14:textId="195A9EEE" w:rsidR="005F597A" w:rsidRDefault="00D51B55" w:rsidP="005F597A">
      <w:r>
        <w:t>It is recogni</w:t>
      </w:r>
      <w:r w:rsidR="002469D3">
        <w:t>z</w:t>
      </w:r>
      <w:r>
        <w:t xml:space="preserve">ed that </w:t>
      </w:r>
      <w:r w:rsidR="007D4C19">
        <w:t xml:space="preserve">NMHSs </w:t>
      </w:r>
      <w:r w:rsidR="005F597A">
        <w:t>have developed their climatological observing practices over many decades</w:t>
      </w:r>
      <w:r>
        <w:t>:</w:t>
      </w:r>
      <w:r w:rsidR="005F597A">
        <w:t xml:space="preserve"> </w:t>
      </w:r>
      <w:r w:rsidR="004244B2">
        <w:t>o</w:t>
      </w:r>
      <w:r w:rsidR="005F597A">
        <w:t xml:space="preserve">bservation periods, operational constraints and historical practices legitimately differ between Members. These differences should be preserved rather than </w:t>
      </w:r>
      <w:r w:rsidR="00F4719C">
        <w:t>artificially set to a one-size-fits all standard</w:t>
      </w:r>
      <w:r w:rsidR="005F597A">
        <w:t>, provided that they can be correctly understood by international users.</w:t>
      </w:r>
    </w:p>
    <w:p w14:paraId="6F591086" w14:textId="6A6EFEDB" w:rsidR="005F597A" w:rsidRDefault="005F597A" w:rsidP="005F597A">
      <w:r>
        <w:t xml:space="preserve">Consequently, the objective of DAYCLI is not to </w:t>
      </w:r>
      <w:r w:rsidR="00C2034B">
        <w:t xml:space="preserve">impose a </w:t>
      </w:r>
      <w:r>
        <w:t>standardize</w:t>
      </w:r>
      <w:r w:rsidR="00C2034B">
        <w:t xml:space="preserve">d </w:t>
      </w:r>
      <w:r w:rsidR="00BF78A7">
        <w:t>set of</w:t>
      </w:r>
      <w:r>
        <w:t xml:space="preserve"> climatological practices but to preserve the scientific interpretation of the datasets produced under those practices.</w:t>
      </w:r>
    </w:p>
    <w:p w14:paraId="0061D203" w14:textId="0DB4DB18" w:rsidR="005F597A" w:rsidRDefault="005F597A" w:rsidP="00DE7AFA">
      <w:pPr>
        <w:pStyle w:val="Titre2"/>
      </w:pPr>
      <w:bookmarkStart w:id="18" w:name="_Toc242708240"/>
      <w:r w:rsidRPr="00DE7AFA">
        <w:t>Why Preserving the National Temporal Reference Matters</w:t>
      </w:r>
      <w:r w:rsidR="007C2ACA">
        <w:t>?</w:t>
      </w:r>
      <w:bookmarkEnd w:id="18"/>
    </w:p>
    <w:p w14:paraId="2494E91B" w14:textId="77777777" w:rsidR="00BD1470" w:rsidRPr="004039AD" w:rsidRDefault="00BD1470" w:rsidP="00BD1470">
      <w:pPr>
        <w:spacing w:before="100" w:beforeAutospacing="1" w:after="100" w:afterAutospacing="1" w:line="240" w:lineRule="auto"/>
        <w:jc w:val="left"/>
        <w:rPr>
          <w:rFonts w:eastAsia="Times New Roman" w:cstheme="minorHAnsi"/>
          <w:kern w:val="0"/>
          <w:sz w:val="24"/>
          <w:szCs w:val="24"/>
          <w:lang w:val="en-US" w:eastAsia="fr-FR"/>
          <w14:ligatures w14:val="none"/>
        </w:rPr>
      </w:pPr>
      <w:r w:rsidRPr="004039AD">
        <w:rPr>
          <w:rFonts w:eastAsia="Times New Roman" w:cstheme="minorHAnsi"/>
          <w:bCs/>
          <w:kern w:val="0"/>
          <w:sz w:val="24"/>
          <w:szCs w:val="24"/>
          <w:lang w:val="en-US" w:eastAsia="fr-FR"/>
          <w14:ligatures w14:val="none"/>
        </w:rPr>
        <w:t>The National Temporal Reference (NTR) incorporates two complementary temporal concepts:</w:t>
      </w:r>
    </w:p>
    <w:p w14:paraId="7FBF6C73" w14:textId="77777777" w:rsidR="00BD1470" w:rsidRPr="004039AD" w:rsidRDefault="00BD1470" w:rsidP="00D54992">
      <w:pPr>
        <w:numPr>
          <w:ilvl w:val="0"/>
          <w:numId w:val="24"/>
        </w:numPr>
        <w:spacing w:before="100" w:beforeAutospacing="1" w:after="100" w:afterAutospacing="1" w:line="240" w:lineRule="auto"/>
        <w:jc w:val="left"/>
        <w:rPr>
          <w:rFonts w:eastAsia="Times New Roman" w:cstheme="minorHAnsi"/>
          <w:kern w:val="0"/>
          <w:sz w:val="24"/>
          <w:szCs w:val="24"/>
          <w:lang w:val="en-US" w:eastAsia="fr-FR"/>
          <w14:ligatures w14:val="none"/>
        </w:rPr>
      </w:pPr>
      <w:r w:rsidRPr="004039AD">
        <w:rPr>
          <w:rFonts w:eastAsia="Times New Roman" w:cstheme="minorHAnsi"/>
          <w:bCs/>
          <w:kern w:val="0"/>
          <w:sz w:val="24"/>
          <w:szCs w:val="24"/>
          <w:lang w:val="en-US" w:eastAsia="fr-FR"/>
          <w14:ligatures w14:val="none"/>
        </w:rPr>
        <w:t>The start and end times of the 24-hour period over which means, extremes or aggregations (e.g. 24-hour rainfall) are defined (the Climatological Day);</w:t>
      </w:r>
      <w:r w:rsidRPr="004039AD">
        <w:rPr>
          <w:rFonts w:eastAsia="Times New Roman" w:cstheme="minorHAnsi"/>
          <w:kern w:val="0"/>
          <w:sz w:val="24"/>
          <w:szCs w:val="24"/>
          <w:lang w:val="en-US" w:eastAsia="fr-FR"/>
          <w14:ligatures w14:val="none"/>
        </w:rPr>
        <w:t xml:space="preserve"> </w:t>
      </w:r>
    </w:p>
    <w:p w14:paraId="6DB06818" w14:textId="77777777" w:rsidR="00BD1470" w:rsidRPr="004039AD" w:rsidRDefault="00BD1470" w:rsidP="00D54992">
      <w:pPr>
        <w:numPr>
          <w:ilvl w:val="0"/>
          <w:numId w:val="24"/>
        </w:numPr>
        <w:spacing w:before="100" w:beforeAutospacing="1" w:after="100" w:afterAutospacing="1" w:line="240" w:lineRule="auto"/>
        <w:jc w:val="left"/>
        <w:rPr>
          <w:rFonts w:eastAsia="Times New Roman" w:cstheme="minorHAnsi"/>
          <w:kern w:val="0"/>
          <w:sz w:val="24"/>
          <w:szCs w:val="24"/>
          <w:lang w:val="en-US" w:eastAsia="fr-FR"/>
          <w14:ligatures w14:val="none"/>
        </w:rPr>
      </w:pPr>
      <w:r w:rsidRPr="004039AD">
        <w:rPr>
          <w:rFonts w:eastAsia="Times New Roman" w:cstheme="minorHAnsi"/>
          <w:bCs/>
          <w:kern w:val="0"/>
          <w:sz w:val="24"/>
          <w:szCs w:val="24"/>
          <w:lang w:val="en-US" w:eastAsia="fr-FR"/>
          <w14:ligatures w14:val="none"/>
        </w:rPr>
        <w:t>The specific calendar date to which a daily mean, extreme or aggregation is attributed (the Attribution Day).</w:t>
      </w:r>
    </w:p>
    <w:p w14:paraId="4FAD8BA8" w14:textId="582DBAB2" w:rsidR="00D759A6" w:rsidRPr="00D759A6" w:rsidRDefault="00D759A6" w:rsidP="00BC54D5">
      <w:pPr>
        <w:ind w:left="45"/>
        <w:rPr>
          <w:lang w:val="en-US" w:eastAsia="fr-FR"/>
        </w:rPr>
      </w:pPr>
      <w:r w:rsidRPr="00D759A6">
        <w:rPr>
          <w:lang w:val="en-US" w:eastAsia="fr-FR"/>
        </w:rPr>
        <w:t xml:space="preserve">Together, these temporal concepts ensure that receiving organizations correctly understand both </w:t>
      </w:r>
      <w:r w:rsidR="00911DC7">
        <w:rPr>
          <w:lang w:val="en-US" w:eastAsia="fr-FR"/>
        </w:rPr>
        <w:t xml:space="preserve">the </w:t>
      </w:r>
      <w:r>
        <w:rPr>
          <w:lang w:val="en-US" w:eastAsia="fr-FR"/>
        </w:rPr>
        <w:t xml:space="preserve">calendar </w:t>
      </w:r>
      <w:r w:rsidR="00911DC7">
        <w:rPr>
          <w:lang w:val="en-US" w:eastAsia="fr-FR"/>
        </w:rPr>
        <w:t>day</w:t>
      </w:r>
      <w:r>
        <w:rPr>
          <w:lang w:val="en-US" w:eastAsia="fr-FR"/>
        </w:rPr>
        <w:t xml:space="preserve"> </w:t>
      </w:r>
      <w:r w:rsidR="00911DC7">
        <w:rPr>
          <w:lang w:val="en-US" w:eastAsia="fr-FR"/>
        </w:rPr>
        <w:t xml:space="preserve">to which </w:t>
      </w:r>
      <w:r w:rsidRPr="00D759A6">
        <w:rPr>
          <w:b/>
          <w:bCs/>
          <w:lang w:val="en-US" w:eastAsia="fr-FR"/>
        </w:rPr>
        <w:t>a reported value belongs</w:t>
      </w:r>
      <w:r w:rsidRPr="00D759A6">
        <w:rPr>
          <w:lang w:val="en-US" w:eastAsia="fr-FR"/>
        </w:rPr>
        <w:t xml:space="preserve"> and </w:t>
      </w:r>
      <w:r w:rsidR="00911DC7">
        <w:rPr>
          <w:lang w:val="en-US" w:eastAsia="fr-FR"/>
        </w:rPr>
        <w:t>the</w:t>
      </w:r>
      <w:r w:rsidRPr="00D759A6">
        <w:rPr>
          <w:b/>
          <w:bCs/>
          <w:lang w:val="en-US" w:eastAsia="fr-FR"/>
        </w:rPr>
        <w:t xml:space="preserve"> period </w:t>
      </w:r>
      <w:r w:rsidR="00911DC7">
        <w:rPr>
          <w:b/>
          <w:bCs/>
          <w:lang w:val="en-US" w:eastAsia="fr-FR"/>
        </w:rPr>
        <w:t xml:space="preserve">over which </w:t>
      </w:r>
      <w:r w:rsidRPr="00D759A6">
        <w:rPr>
          <w:b/>
          <w:bCs/>
          <w:lang w:val="en-US" w:eastAsia="fr-FR"/>
        </w:rPr>
        <w:t>it was measured or calculated</w:t>
      </w:r>
      <w:r w:rsidRPr="00D759A6">
        <w:rPr>
          <w:lang w:val="en-US" w:eastAsia="fr-FR"/>
        </w:rPr>
        <w:t>.</w:t>
      </w:r>
    </w:p>
    <w:p w14:paraId="5BDB6AFB" w14:textId="40080D50" w:rsidR="005F597A" w:rsidRDefault="005F597A" w:rsidP="005F597A">
      <w:r>
        <w:t>Preserving</w:t>
      </w:r>
      <w:r w:rsidR="009F4662">
        <w:t xml:space="preserve"> an NMHS</w:t>
      </w:r>
      <w:r w:rsidR="00911DC7">
        <w:t>’</w:t>
      </w:r>
      <w:r w:rsidR="009F4662">
        <w:t xml:space="preserve">s </w:t>
      </w:r>
      <w:r w:rsidR="00971BF0">
        <w:t>N</w:t>
      </w:r>
      <w:r>
        <w:t xml:space="preserve">ational Temporal Reference </w:t>
      </w:r>
      <w:r w:rsidR="001A25AC">
        <w:t>(</w:t>
      </w:r>
      <w:bookmarkStart w:id="19" w:name="_Hlk239945148"/>
      <w:r w:rsidR="001A25AC">
        <w:t>NTR</w:t>
      </w:r>
      <w:bookmarkEnd w:id="19"/>
      <w:r w:rsidR="001A25AC">
        <w:t xml:space="preserve">) </w:t>
      </w:r>
      <w:r>
        <w:t>is essential for at least two reasons.</w:t>
      </w:r>
    </w:p>
    <w:p w14:paraId="14DA8592" w14:textId="20B84646" w:rsidR="005F597A" w:rsidRDefault="005F597A" w:rsidP="005F597A">
      <w:r>
        <w:t xml:space="preserve">First, changing the temporal reference of an official national daily climate dataset </w:t>
      </w:r>
      <w:r w:rsidR="003E1A77">
        <w:t xml:space="preserve">to meet some uniform standard </w:t>
      </w:r>
      <w:r>
        <w:t>would alter the scientific consistency of long historical climate records. Many climate time series extend over several decades, and in some cases more than a century. Recomputing these datasets using a different temporal reference</w:t>
      </w:r>
      <w:r w:rsidR="00514552">
        <w:t xml:space="preserve"> </w:t>
      </w:r>
      <w:r>
        <w:t xml:space="preserve">would produce different daily values and would therefore compromise the homogeneity and continuity of the historical climate record. Preserving the original national temporal reference is consequently essential to maintain the integrity and long-term </w:t>
      </w:r>
      <w:r w:rsidR="00BF78A7">
        <w:t xml:space="preserve">internal consistency </w:t>
      </w:r>
      <w:r>
        <w:t xml:space="preserve">of </w:t>
      </w:r>
      <w:r w:rsidR="00295C6A">
        <w:t xml:space="preserve">climate </w:t>
      </w:r>
      <w:r>
        <w:t>datasets.</w:t>
      </w:r>
    </w:p>
    <w:p w14:paraId="017176C2" w14:textId="77A8FA23" w:rsidR="005F597A" w:rsidRDefault="005F597A" w:rsidP="005F597A">
      <w:r>
        <w:t xml:space="preserve">Second, in many cases such a conversion is simply impossible. Historical observations were often collected according to operational practices that provided only one accumulated or summarized measurement per day. For example, </w:t>
      </w:r>
      <w:r w:rsidR="00216127">
        <w:t>at many sites</w:t>
      </w:r>
      <w:r w:rsidR="00862DE7">
        <w:t xml:space="preserve"> </w:t>
      </w:r>
      <w:r>
        <w:t>daily precipitation may be measured only once each day, representing the accumulation over a nationally defined observation period (e.g. 06:00–06:00 or 12:00–12:00 local time). Because the intermediate observations are not available, there is no mathematical or physical basis for reconstructing what the daily value would have been using a different observation period. The information required to perform such a transformation simply does not exist.</w:t>
      </w:r>
    </w:p>
    <w:p w14:paraId="19CA7D1B" w14:textId="4468F895" w:rsidR="005F597A" w:rsidRDefault="005F597A" w:rsidP="005F597A">
      <w:r>
        <w:lastRenderedPageBreak/>
        <w:t>For these reasons, DAYCLI does not attempt to transform national daily climate datasets to a common temporal reference. Instead, it preserves the National Temporal Reference associated with each officially validated dataset so that its scientific meaning remains unchanged when exchanged and interpreted internationally.</w:t>
      </w:r>
    </w:p>
    <w:p w14:paraId="03358EDB" w14:textId="520BBDE8" w:rsidR="0061506E" w:rsidRPr="00421B97" w:rsidRDefault="000D4A99" w:rsidP="00911DC7">
      <w:pPr>
        <w:rPr>
          <w:lang w:val="en-US" w:eastAsia="fr-FR"/>
        </w:rPr>
      </w:pPr>
      <w:r>
        <w:t>Having established the conceptual principles that underpin DAYCLI, the next section introduces the DAYCLI information model and its organization.</w:t>
      </w:r>
      <w:r w:rsidR="00301220">
        <w:rPr>
          <w:lang w:val="en-US" w:eastAsia="fr-FR"/>
        </w:rPr>
        <w:t xml:space="preserve"> </w:t>
      </w:r>
      <w:r w:rsidR="0061506E" w:rsidRPr="00421B97">
        <w:rPr>
          <w:lang w:val="en-US" w:eastAsia="fr-FR"/>
        </w:rPr>
        <w:br w:type="page"/>
      </w:r>
    </w:p>
    <w:p w14:paraId="2F8D51AE" w14:textId="448FC8BB" w:rsidR="00976A37" w:rsidRDefault="00976A37" w:rsidP="00976A37">
      <w:pPr>
        <w:pStyle w:val="Part"/>
      </w:pPr>
      <w:bookmarkStart w:id="20" w:name="_Toc242708241"/>
      <w:bookmarkStart w:id="21" w:name="_Toc222331196"/>
      <w:bookmarkEnd w:id="10"/>
      <w:r>
        <w:lastRenderedPageBreak/>
        <w:t>Part II</w:t>
      </w:r>
      <w:r w:rsidR="005249C2">
        <w:t xml:space="preserve"> </w:t>
      </w:r>
      <w:r w:rsidR="00981393">
        <w:t>-</w:t>
      </w:r>
      <w:r>
        <w:t xml:space="preserve"> </w:t>
      </w:r>
      <w:r w:rsidR="004A05FD">
        <w:t>Information Required to Preserve the Integrity of National Daily Climate Datasets</w:t>
      </w:r>
      <w:bookmarkEnd w:id="20"/>
    </w:p>
    <w:p w14:paraId="1FBA5E7D" w14:textId="6A564DD5" w:rsidR="0096500C" w:rsidRDefault="004A05FD" w:rsidP="0096500C">
      <w:pPr>
        <w:pStyle w:val="Titre1"/>
      </w:pPr>
      <w:bookmarkStart w:id="22" w:name="_Toc242708242"/>
      <w:r>
        <w:t>Preserving Dataset Integrity</w:t>
      </w:r>
      <w:bookmarkEnd w:id="22"/>
    </w:p>
    <w:p w14:paraId="0A42E19A" w14:textId="77777777" w:rsidR="00D571EE" w:rsidRPr="00D571EE" w:rsidRDefault="00D571EE" w:rsidP="00D571EE">
      <w:pPr>
        <w:rPr>
          <w:lang w:val="en-US" w:eastAsia="fr-FR"/>
        </w:rPr>
      </w:pPr>
      <w:bookmarkStart w:id="23" w:name="_Toc235985939"/>
      <w:r w:rsidRPr="00D571EE">
        <w:rPr>
          <w:lang w:val="en-US" w:eastAsia="fr-FR"/>
        </w:rPr>
        <w:t>For a complete understanding of the climate information contained within a DAYCLI message, several categories of information are required. These include the National Temporal Reference (NTR), as defined in Section 3, information on the observing station, the processing context under which the values were produced, and the quality information associated with their validation.</w:t>
      </w:r>
    </w:p>
    <w:p w14:paraId="42D581B9" w14:textId="77777777" w:rsidR="00D571EE" w:rsidRPr="00D571EE" w:rsidRDefault="00D571EE" w:rsidP="00D571EE">
      <w:pPr>
        <w:rPr>
          <w:lang w:val="en-US" w:eastAsia="fr-FR"/>
        </w:rPr>
      </w:pPr>
      <w:r w:rsidRPr="00D571EE">
        <w:rPr>
          <w:lang w:val="en-US" w:eastAsia="fr-FR"/>
        </w:rPr>
        <w:t>Preserving dataset integrity requires preserving the NTR adopted by each NMHS, as it provides the temporal context within which daily climate values are defined and interpreted, including the Attribution Day and Climatological Day.</w:t>
      </w:r>
    </w:p>
    <w:p w14:paraId="3C06F3AC" w14:textId="58EA5D9B" w:rsidR="009B33C0" w:rsidRPr="009B33C0" w:rsidRDefault="00D571EE" w:rsidP="009B33C0">
      <w:pPr>
        <w:rPr>
          <w:lang w:val="en-US" w:eastAsia="fr-FR"/>
        </w:rPr>
      </w:pPr>
      <w:r w:rsidRPr="00D571EE">
        <w:rPr>
          <w:lang w:val="en-US" w:eastAsia="fr-FR"/>
        </w:rPr>
        <w:t>Together with the daily climate values themselves, these categories of information form the four Information Families of the DAYCLI information model.</w:t>
      </w:r>
    </w:p>
    <w:p w14:paraId="36DCBB11" w14:textId="3399D4F4" w:rsidR="0061506E" w:rsidRPr="0096500C" w:rsidRDefault="004A05FD" w:rsidP="0096500C">
      <w:pPr>
        <w:pStyle w:val="Titre2"/>
      </w:pPr>
      <w:bookmarkStart w:id="24" w:name="_Toc242708243"/>
      <w:bookmarkEnd w:id="21"/>
      <w:bookmarkEnd w:id="23"/>
      <w:r>
        <w:t>Information Families</w:t>
      </w:r>
      <w:bookmarkEnd w:id="24"/>
    </w:p>
    <w:p w14:paraId="08CB8EDF" w14:textId="2927C4C7" w:rsidR="004A05FD" w:rsidRDefault="004A05FD" w:rsidP="004A05FD">
      <w:pPr>
        <w:rPr>
          <w:rStyle w:val="lev"/>
          <w:rFonts w:cstheme="minorHAnsi"/>
          <w:lang w:val="en-US"/>
        </w:rPr>
      </w:pPr>
      <w:bookmarkStart w:id="25" w:name="_Toc222331195"/>
      <w:r w:rsidRPr="004B0D80">
        <w:rPr>
          <w:lang w:val="en-US"/>
        </w:rPr>
        <w:t>The information exchanged through DAYCLI is organized into four complementary information families. Together, these families provide the information required to preserve the integrity and scientific interpretation of nationally validated daily climate datasets during international exchange.</w:t>
      </w:r>
      <w:r w:rsidR="009F2DB3">
        <w:rPr>
          <w:lang w:val="en-US"/>
        </w:rPr>
        <w:t xml:space="preserve"> The four </w:t>
      </w:r>
      <w:r w:rsidR="003371C1">
        <w:rPr>
          <w:lang w:val="en-US"/>
        </w:rPr>
        <w:t xml:space="preserve">families </w:t>
      </w:r>
      <w:r w:rsidR="009F2DB3">
        <w:rPr>
          <w:lang w:val="en-US"/>
        </w:rPr>
        <w:t>are summarized in</w:t>
      </w:r>
      <w:r w:rsidR="008E0B94">
        <w:rPr>
          <w:lang w:val="en-US"/>
        </w:rPr>
        <w:t xml:space="preserve"> </w:t>
      </w:r>
      <w:r w:rsidR="008E0B94">
        <w:rPr>
          <w:lang w:val="en-US"/>
        </w:rPr>
        <w:fldChar w:fldCharType="begin"/>
      </w:r>
      <w:r w:rsidR="008E0B94">
        <w:rPr>
          <w:lang w:val="en-US"/>
        </w:rPr>
        <w:instrText xml:space="preserve"> REF _Ref236499549 \h </w:instrText>
      </w:r>
      <w:r w:rsidR="008E0B94">
        <w:rPr>
          <w:lang w:val="en-US"/>
        </w:rPr>
      </w:r>
      <w:r w:rsidR="008E0B94">
        <w:rPr>
          <w:lang w:val="en-US"/>
        </w:rPr>
        <w:fldChar w:fldCharType="separate"/>
      </w:r>
      <w:r w:rsidR="00364D01">
        <w:t xml:space="preserve">Table </w:t>
      </w:r>
      <w:r w:rsidR="00364D01">
        <w:rPr>
          <w:noProof/>
        </w:rPr>
        <w:t>4</w:t>
      </w:r>
      <w:r w:rsidR="00364D01">
        <w:noBreakHyphen/>
      </w:r>
      <w:r w:rsidR="00364D01">
        <w:rPr>
          <w:noProof/>
        </w:rPr>
        <w:t>1</w:t>
      </w:r>
      <w:r w:rsidR="008E0B94">
        <w:rPr>
          <w:lang w:val="en-US"/>
        </w:rPr>
        <w:fldChar w:fldCharType="end"/>
      </w:r>
      <w:r w:rsidR="008E0B94">
        <w:rPr>
          <w:lang w:val="en-US"/>
        </w:rPr>
        <w:t xml:space="preserve"> </w:t>
      </w:r>
      <w:r w:rsidR="008E0B94">
        <w:rPr>
          <w:lang w:val="en-US"/>
        </w:rPr>
        <w:fldChar w:fldCharType="begin"/>
      </w:r>
      <w:r w:rsidR="008E0B94">
        <w:rPr>
          <w:lang w:val="en-US"/>
        </w:rPr>
        <w:instrText xml:space="preserve"> REF _Ref236499442 \p \h </w:instrText>
      </w:r>
      <w:r w:rsidR="008E0B94">
        <w:rPr>
          <w:lang w:val="en-US"/>
        </w:rPr>
      </w:r>
      <w:r w:rsidR="008E0B94">
        <w:rPr>
          <w:lang w:val="en-US"/>
        </w:rPr>
        <w:fldChar w:fldCharType="separate"/>
      </w:r>
      <w:r w:rsidR="00364D01">
        <w:rPr>
          <w:lang w:val="en-US"/>
        </w:rPr>
        <w:t>below</w:t>
      </w:r>
      <w:r w:rsidR="008E0B94">
        <w:rPr>
          <w:lang w:val="en-US"/>
        </w:rPr>
        <w:fldChar w:fldCharType="end"/>
      </w:r>
      <w:r w:rsidR="00911DC7">
        <w:rPr>
          <w:lang w:val="en-US"/>
        </w:rPr>
        <w:t>.</w:t>
      </w:r>
    </w:p>
    <w:p w14:paraId="0434C487" w14:textId="3C18B711" w:rsidR="004A05FD" w:rsidRDefault="008E0B94" w:rsidP="008E0B94">
      <w:pPr>
        <w:pStyle w:val="Lgende"/>
        <w:rPr>
          <w:rFonts w:cstheme="minorHAnsi"/>
          <w:lang w:val="en-US"/>
        </w:rPr>
      </w:pPr>
      <w:bookmarkStart w:id="26" w:name="_Ref236499549"/>
      <w:bookmarkStart w:id="27" w:name="_Ref236499442"/>
      <w:bookmarkStart w:id="28" w:name="_Toc242185849"/>
      <w:r>
        <w:t xml:space="preserve">Table </w:t>
      </w:r>
      <w:r w:rsidR="003141D3">
        <w:fldChar w:fldCharType="begin"/>
      </w:r>
      <w:r w:rsidR="003141D3">
        <w:instrText xml:space="preserve"> STYLEREF 1 \s </w:instrText>
      </w:r>
      <w:r w:rsidR="003141D3">
        <w:fldChar w:fldCharType="separate"/>
      </w:r>
      <w:r w:rsidR="00364D01">
        <w:rPr>
          <w:noProof/>
        </w:rPr>
        <w:t>4</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1</w:t>
      </w:r>
      <w:r w:rsidR="003141D3">
        <w:rPr>
          <w:noProof/>
        </w:rPr>
        <w:fldChar w:fldCharType="end"/>
      </w:r>
      <w:bookmarkEnd w:id="26"/>
      <w:r>
        <w:t xml:space="preserve"> </w:t>
      </w:r>
      <w:r w:rsidRPr="0004217B">
        <w:t>The Four Information Families of the DAYCLI Information Model</w:t>
      </w:r>
      <w:bookmarkEnd w:id="27"/>
      <w:bookmarkEnd w:id="28"/>
    </w:p>
    <w:tbl>
      <w:tblPr>
        <w:tblStyle w:val="Grilledutableau"/>
        <w:tblW w:w="9062" w:type="dxa"/>
        <w:tblLook w:val="04A0" w:firstRow="1" w:lastRow="0" w:firstColumn="1" w:lastColumn="0" w:noHBand="0" w:noVBand="1"/>
      </w:tblPr>
      <w:tblGrid>
        <w:gridCol w:w="4531"/>
        <w:gridCol w:w="4531"/>
      </w:tblGrid>
      <w:tr w:rsidR="004A05FD" w:rsidRPr="009F2DB3" w14:paraId="79087581" w14:textId="77777777" w:rsidTr="005B7117">
        <w:tc>
          <w:tcPr>
            <w:tcW w:w="4531" w:type="dxa"/>
            <w:vAlign w:val="center"/>
          </w:tcPr>
          <w:p w14:paraId="77641567" w14:textId="77777777" w:rsidR="004A05FD" w:rsidRPr="009F2DB3" w:rsidRDefault="004A05FD" w:rsidP="009F2DB3">
            <w:pPr>
              <w:jc w:val="center"/>
              <w:rPr>
                <w:b/>
                <w:lang w:val="fr-FR" w:eastAsia="fr-FR"/>
              </w:rPr>
            </w:pPr>
            <w:r w:rsidRPr="009F2DB3">
              <w:rPr>
                <w:b/>
                <w:lang w:val="fr-FR" w:eastAsia="fr-FR"/>
              </w:rPr>
              <w:t>Information Family</w:t>
            </w:r>
          </w:p>
        </w:tc>
        <w:tc>
          <w:tcPr>
            <w:tcW w:w="4531" w:type="dxa"/>
          </w:tcPr>
          <w:p w14:paraId="5596109F" w14:textId="77777777" w:rsidR="004A05FD" w:rsidRPr="009F2DB3" w:rsidRDefault="004A05FD" w:rsidP="009F2DB3">
            <w:pPr>
              <w:jc w:val="center"/>
              <w:rPr>
                <w:rFonts w:cstheme="minorHAnsi"/>
                <w:b/>
                <w:lang w:val="en-US"/>
              </w:rPr>
            </w:pPr>
            <w:proofErr w:type="spellStart"/>
            <w:r w:rsidRPr="009F2DB3">
              <w:rPr>
                <w:b/>
                <w:lang w:val="fr-FR" w:eastAsia="fr-FR"/>
              </w:rPr>
              <w:t>Purpose</w:t>
            </w:r>
            <w:proofErr w:type="spellEnd"/>
          </w:p>
        </w:tc>
      </w:tr>
      <w:tr w:rsidR="004A05FD" w14:paraId="2F39E974" w14:textId="77777777" w:rsidTr="005B7117">
        <w:tc>
          <w:tcPr>
            <w:tcW w:w="4531" w:type="dxa"/>
          </w:tcPr>
          <w:p w14:paraId="5490DC95" w14:textId="77777777" w:rsidR="004A05FD" w:rsidRDefault="004A05FD" w:rsidP="005B7117">
            <w:pPr>
              <w:rPr>
                <w:rFonts w:cstheme="minorHAnsi"/>
                <w:lang w:val="en-US"/>
              </w:rPr>
            </w:pPr>
            <w:r w:rsidRPr="004B0D80">
              <w:rPr>
                <w:lang w:val="fr-FR" w:eastAsia="fr-FR"/>
              </w:rPr>
              <w:t xml:space="preserve">Daily </w:t>
            </w:r>
            <w:r w:rsidRPr="002D7F2F">
              <w:rPr>
                <w:lang w:val="en-US" w:eastAsia="fr-FR"/>
              </w:rPr>
              <w:t>Climate</w:t>
            </w:r>
            <w:r w:rsidRPr="004B0D80">
              <w:rPr>
                <w:lang w:val="fr-FR" w:eastAsia="fr-FR"/>
              </w:rPr>
              <w:t xml:space="preserve"> Variables</w:t>
            </w:r>
          </w:p>
        </w:tc>
        <w:tc>
          <w:tcPr>
            <w:tcW w:w="4531" w:type="dxa"/>
            <w:vAlign w:val="center"/>
          </w:tcPr>
          <w:p w14:paraId="546B30BF" w14:textId="77777777" w:rsidR="004A05FD" w:rsidRPr="004B0D80" w:rsidRDefault="004A05FD" w:rsidP="005B7117">
            <w:pPr>
              <w:rPr>
                <w:lang w:val="en-US" w:eastAsia="fr-FR"/>
              </w:rPr>
            </w:pPr>
            <w:r w:rsidRPr="004B0D80">
              <w:rPr>
                <w:lang w:val="en-US" w:eastAsia="fr-FR"/>
              </w:rPr>
              <w:t>Describe the nationally validated daily climate values being exchanged.</w:t>
            </w:r>
          </w:p>
        </w:tc>
      </w:tr>
      <w:tr w:rsidR="004A05FD" w14:paraId="7D370A56" w14:textId="77777777" w:rsidTr="005B7117">
        <w:tc>
          <w:tcPr>
            <w:tcW w:w="4531" w:type="dxa"/>
          </w:tcPr>
          <w:p w14:paraId="5BBDC75A" w14:textId="77777777" w:rsidR="004A05FD" w:rsidRDefault="004A05FD" w:rsidP="005B7117">
            <w:pPr>
              <w:rPr>
                <w:rFonts w:cstheme="minorHAnsi"/>
                <w:lang w:val="en-US"/>
              </w:rPr>
            </w:pPr>
            <w:r w:rsidRPr="004B0D80">
              <w:rPr>
                <w:lang w:val="fr-FR" w:eastAsia="fr-FR"/>
              </w:rPr>
              <w:t xml:space="preserve">Station </w:t>
            </w:r>
            <w:r>
              <w:rPr>
                <w:lang w:val="fr-FR" w:eastAsia="fr-FR"/>
              </w:rPr>
              <w:t>I</w:t>
            </w:r>
            <w:r w:rsidRPr="004B0D80">
              <w:rPr>
                <w:lang w:val="fr-FR" w:eastAsia="fr-FR"/>
              </w:rPr>
              <w:t>nformation</w:t>
            </w:r>
          </w:p>
        </w:tc>
        <w:tc>
          <w:tcPr>
            <w:tcW w:w="4531" w:type="dxa"/>
          </w:tcPr>
          <w:p w14:paraId="1A95BB16" w14:textId="0525C4B1" w:rsidR="004A05FD" w:rsidRDefault="004A05FD" w:rsidP="005B7117">
            <w:pPr>
              <w:rPr>
                <w:rFonts w:cstheme="minorHAnsi"/>
                <w:lang w:val="en-US"/>
              </w:rPr>
            </w:pPr>
            <w:r w:rsidRPr="004B0D80">
              <w:rPr>
                <w:lang w:val="en-US" w:eastAsia="fr-FR"/>
              </w:rPr>
              <w:t>Identify the observing station from which the reported values originate.</w:t>
            </w:r>
          </w:p>
        </w:tc>
      </w:tr>
      <w:tr w:rsidR="004A05FD" w14:paraId="2A5FEF1E" w14:textId="77777777" w:rsidTr="005B7117">
        <w:tc>
          <w:tcPr>
            <w:tcW w:w="4531" w:type="dxa"/>
          </w:tcPr>
          <w:p w14:paraId="43949328" w14:textId="77777777" w:rsidR="004A05FD" w:rsidRDefault="004A05FD" w:rsidP="005B7117">
            <w:pPr>
              <w:rPr>
                <w:rFonts w:cstheme="minorHAnsi"/>
                <w:lang w:val="en-US"/>
              </w:rPr>
            </w:pPr>
            <w:r w:rsidRPr="004B0D80">
              <w:rPr>
                <w:lang w:val="fr-FR" w:eastAsia="fr-FR"/>
              </w:rPr>
              <w:t xml:space="preserve">Observation and </w:t>
            </w:r>
            <w:r w:rsidRPr="002D7F2F">
              <w:rPr>
                <w:lang w:val="en-US" w:eastAsia="fr-FR"/>
              </w:rPr>
              <w:t>Processing</w:t>
            </w:r>
            <w:r w:rsidRPr="004B0D80">
              <w:rPr>
                <w:lang w:val="fr-FR" w:eastAsia="fr-FR"/>
              </w:rPr>
              <w:t xml:space="preserve"> Information</w:t>
            </w:r>
          </w:p>
        </w:tc>
        <w:tc>
          <w:tcPr>
            <w:tcW w:w="4531" w:type="dxa"/>
          </w:tcPr>
          <w:p w14:paraId="35DE4092" w14:textId="58C7EB2E" w:rsidR="004A05FD" w:rsidRPr="004B0D80" w:rsidRDefault="004A05FD" w:rsidP="005B7117">
            <w:pPr>
              <w:rPr>
                <w:rFonts w:cstheme="minorHAnsi"/>
                <w:lang w:val="en-US"/>
              </w:rPr>
            </w:pPr>
            <w:r w:rsidRPr="004B0D80">
              <w:rPr>
                <w:lang w:val="en-US"/>
              </w:rPr>
              <w:t xml:space="preserve">Describe the national observational, temporal and processing framework used to produce the reported daily climate values, including the </w:t>
            </w:r>
            <w:r w:rsidR="00BF78A7">
              <w:rPr>
                <w:lang w:val="en-US"/>
              </w:rPr>
              <w:t>NTR</w:t>
            </w:r>
            <w:r w:rsidRPr="004B0D80">
              <w:rPr>
                <w:lang w:val="en-US"/>
              </w:rPr>
              <w:t xml:space="preserve">, observation times, calculation methods, and observing environment and measurement </w:t>
            </w:r>
            <w:r w:rsidR="007B756D">
              <w:rPr>
                <w:lang w:val="en-US"/>
              </w:rPr>
              <w:t>quality</w:t>
            </w:r>
            <w:r w:rsidR="000D3E93">
              <w:rPr>
                <w:lang w:val="en-US"/>
              </w:rPr>
              <w:t xml:space="preserve"> classifications.</w:t>
            </w:r>
          </w:p>
        </w:tc>
      </w:tr>
      <w:tr w:rsidR="004A05FD" w14:paraId="73B2BA28" w14:textId="77777777" w:rsidTr="005B7117">
        <w:tc>
          <w:tcPr>
            <w:tcW w:w="4531" w:type="dxa"/>
          </w:tcPr>
          <w:p w14:paraId="3D650FB7" w14:textId="77777777" w:rsidR="004A05FD" w:rsidRDefault="004A05FD" w:rsidP="005B7117">
            <w:pPr>
              <w:rPr>
                <w:rFonts w:cstheme="minorHAnsi"/>
                <w:lang w:val="en-US"/>
              </w:rPr>
            </w:pPr>
            <w:r w:rsidRPr="002D7F2F">
              <w:rPr>
                <w:lang w:val="en-US" w:eastAsia="fr-FR"/>
              </w:rPr>
              <w:t>Quality</w:t>
            </w:r>
            <w:r w:rsidRPr="004B0D80">
              <w:rPr>
                <w:lang w:val="fr-FR" w:eastAsia="fr-FR"/>
              </w:rPr>
              <w:t xml:space="preserve"> Information</w:t>
            </w:r>
          </w:p>
        </w:tc>
        <w:tc>
          <w:tcPr>
            <w:tcW w:w="4531" w:type="dxa"/>
          </w:tcPr>
          <w:p w14:paraId="6918B3B3" w14:textId="461F5DA9" w:rsidR="004A05FD" w:rsidRDefault="004A05FD" w:rsidP="005B7117">
            <w:pPr>
              <w:rPr>
                <w:rFonts w:cstheme="minorHAnsi"/>
                <w:lang w:val="en-US"/>
              </w:rPr>
            </w:pPr>
            <w:r w:rsidRPr="004B0D80">
              <w:rPr>
                <w:lang w:val="en-US" w:eastAsia="fr-FR"/>
              </w:rPr>
              <w:t>Provide the quality information required for the correct interpretation and appropriate use of the reported values</w:t>
            </w:r>
            <w:r w:rsidR="007B756D">
              <w:rPr>
                <w:lang w:val="en-US" w:eastAsia="fr-FR"/>
              </w:rPr>
              <w:t xml:space="preserve">, including </w:t>
            </w:r>
            <w:r w:rsidR="00AC240F">
              <w:rPr>
                <w:lang w:val="en-US" w:eastAsia="fr-FR"/>
              </w:rPr>
              <w:t>potentially useful information about any instrumental limitations</w:t>
            </w:r>
            <w:r w:rsidRPr="004B0D80">
              <w:rPr>
                <w:lang w:val="en-US" w:eastAsia="fr-FR"/>
              </w:rPr>
              <w:t>.</w:t>
            </w:r>
          </w:p>
        </w:tc>
      </w:tr>
    </w:tbl>
    <w:p w14:paraId="2A9C9275" w14:textId="77777777" w:rsidR="004A05FD" w:rsidRDefault="004A05FD" w:rsidP="004A05FD">
      <w:pPr>
        <w:rPr>
          <w:lang w:val="en-US" w:eastAsia="fr-FR"/>
        </w:rPr>
      </w:pPr>
    </w:p>
    <w:p w14:paraId="53AB6B25" w14:textId="05681453" w:rsidR="004A05FD" w:rsidRPr="004B0D80" w:rsidRDefault="004A05FD" w:rsidP="004A05FD">
      <w:pPr>
        <w:rPr>
          <w:lang w:val="en-US" w:eastAsia="fr-FR"/>
        </w:rPr>
      </w:pPr>
      <w:r w:rsidRPr="004B0D80">
        <w:rPr>
          <w:lang w:val="en-US" w:eastAsia="fr-FR"/>
        </w:rPr>
        <w:t>Although these information families have distinct roles, they should not be regarded as independent components. Together they preserve the scientific integrity of nationally validated daily climate datasets and ensure that exchanged information can be interpreted consistently.</w:t>
      </w:r>
    </w:p>
    <w:p w14:paraId="723A3FB5" w14:textId="74D49481" w:rsidR="004A05FD" w:rsidRDefault="004A05FD" w:rsidP="004A05FD">
      <w:pPr>
        <w:rPr>
          <w:lang w:val="en-US" w:eastAsia="fr-FR"/>
        </w:rPr>
      </w:pPr>
      <w:r w:rsidRPr="004B0D80">
        <w:rPr>
          <w:lang w:val="en-US" w:eastAsia="fr-FR"/>
        </w:rPr>
        <w:t>The following Parts describe each information family in detail before explaining how these concepts are represented within the DAYCLI message.</w:t>
      </w:r>
    </w:p>
    <w:p w14:paraId="1A521DDD" w14:textId="77777777" w:rsidR="004A05FD" w:rsidRDefault="004A05FD">
      <w:pPr>
        <w:jc w:val="left"/>
        <w:rPr>
          <w:lang w:val="en-US" w:eastAsia="fr-FR"/>
        </w:rPr>
      </w:pPr>
      <w:r>
        <w:rPr>
          <w:lang w:val="en-US" w:eastAsia="fr-FR"/>
        </w:rPr>
        <w:br w:type="page"/>
      </w:r>
    </w:p>
    <w:p w14:paraId="77254F84" w14:textId="013DA36E" w:rsidR="004A05FD" w:rsidRDefault="004A05FD" w:rsidP="004A05FD">
      <w:pPr>
        <w:pStyle w:val="Part"/>
      </w:pPr>
      <w:bookmarkStart w:id="29" w:name="_Toc242708244"/>
      <w:bookmarkEnd w:id="25"/>
      <w:r>
        <w:lastRenderedPageBreak/>
        <w:t xml:space="preserve">Part III </w:t>
      </w:r>
      <w:r w:rsidR="00981393">
        <w:t>-</w:t>
      </w:r>
      <w:r>
        <w:t xml:space="preserve"> Organization and Information </w:t>
      </w:r>
      <w:r w:rsidR="00650014">
        <w:t xml:space="preserve">Model </w:t>
      </w:r>
      <w:r w:rsidR="009F2600">
        <w:t>of</w:t>
      </w:r>
      <w:r>
        <w:t xml:space="preserve"> the DAYCLI Message</w:t>
      </w:r>
      <w:bookmarkEnd w:id="29"/>
    </w:p>
    <w:p w14:paraId="6D6873CF" w14:textId="7829A7CA" w:rsidR="004A05FD" w:rsidRDefault="004A05FD" w:rsidP="004A05FD">
      <w:pPr>
        <w:pStyle w:val="Titre1"/>
      </w:pPr>
      <w:bookmarkStart w:id="30" w:name="_Toc242708245"/>
      <w:r>
        <w:t>Structure of the DAYCL</w:t>
      </w:r>
      <w:r w:rsidR="007B0CFB">
        <w:t>I</w:t>
      </w:r>
      <w:r>
        <w:t xml:space="preserve"> Message</w:t>
      </w:r>
      <w:bookmarkEnd w:id="30"/>
    </w:p>
    <w:p w14:paraId="5B2FCBF3" w14:textId="77777777" w:rsidR="004A05FD" w:rsidRDefault="004A05FD" w:rsidP="004A05FD">
      <w:pPr>
        <w:pStyle w:val="Titre2"/>
        <w:ind w:left="576" w:hanging="576"/>
      </w:pPr>
      <w:bookmarkStart w:id="31" w:name="_Toc242708246"/>
      <w:r>
        <w:t>Introduction</w:t>
      </w:r>
      <w:bookmarkEnd w:id="31"/>
    </w:p>
    <w:p w14:paraId="53B01DF1" w14:textId="77777777" w:rsidR="004A05FD" w:rsidRPr="00CA3FFB" w:rsidRDefault="004A05FD" w:rsidP="004A05FD">
      <w:pPr>
        <w:rPr>
          <w:lang w:val="en-US"/>
        </w:rPr>
      </w:pPr>
      <w:r w:rsidRPr="00CA3FFB">
        <w:rPr>
          <w:lang w:val="en-US"/>
        </w:rPr>
        <w:t xml:space="preserve">The information families introduced in Part II define </w:t>
      </w:r>
      <w:r w:rsidRPr="00CA3FFB">
        <w:rPr>
          <w:rStyle w:val="lev"/>
          <w:lang w:val="en-US"/>
        </w:rPr>
        <w:t>what</w:t>
      </w:r>
      <w:r w:rsidRPr="00CA3FFB">
        <w:rPr>
          <w:lang w:val="en-US"/>
        </w:rPr>
        <w:t xml:space="preserve"> information is required to preserve the integrity of nationally validated daily climate datasets. Part III explains </w:t>
      </w:r>
      <w:r w:rsidRPr="00CA3FFB">
        <w:rPr>
          <w:rStyle w:val="lev"/>
          <w:lang w:val="en-US"/>
        </w:rPr>
        <w:t>how</w:t>
      </w:r>
      <w:r w:rsidRPr="00CA3FFB">
        <w:rPr>
          <w:lang w:val="en-US"/>
        </w:rPr>
        <w:t xml:space="preserve"> these information families are organized within the DAYCLI message to support their consistent international exchange.</w:t>
      </w:r>
    </w:p>
    <w:p w14:paraId="26797946" w14:textId="759BCF84" w:rsidR="004A05FD" w:rsidRPr="00FF26F5" w:rsidRDefault="004A05FD" w:rsidP="004A05FD">
      <w:pPr>
        <w:rPr>
          <w:lang w:val="en-US"/>
        </w:rPr>
      </w:pPr>
      <w:r w:rsidRPr="00CA3FFB">
        <w:rPr>
          <w:lang w:val="en-US"/>
        </w:rPr>
        <w:t xml:space="preserve">The DAYCLI message has been designed to exchange nationally validated daily climate datasets in a form that is interoperable, self-descriptive and easy to interpret by all users. </w:t>
      </w:r>
      <w:r w:rsidRPr="00FF26F5">
        <w:rPr>
          <w:lang w:val="en-US"/>
        </w:rPr>
        <w:t>Its organization is optimized for international data exchange rather than for reproducing the internal architecture of national C</w:t>
      </w:r>
      <w:r w:rsidR="00BF78A7">
        <w:rPr>
          <w:lang w:val="en-US"/>
        </w:rPr>
        <w:t>DMSs</w:t>
      </w:r>
      <w:r w:rsidRPr="00FF26F5">
        <w:rPr>
          <w:lang w:val="en-US"/>
        </w:rPr>
        <w:t>. Consequently, the organization of a DAYCLI message should not be interpreted as a recommended structure for national climate databases or processing systems.</w:t>
      </w:r>
    </w:p>
    <w:p w14:paraId="1D2E3A4A" w14:textId="3FF12A15" w:rsidR="004A05FD" w:rsidRPr="00FF26F5" w:rsidRDefault="004A05FD" w:rsidP="004A05FD">
      <w:pPr>
        <w:rPr>
          <w:lang w:val="en-US"/>
        </w:rPr>
      </w:pPr>
      <w:r w:rsidRPr="00FF26F5">
        <w:rPr>
          <w:lang w:val="en-US"/>
        </w:rPr>
        <w:t xml:space="preserve">Instead, the DAYCLI message is organized around a set of self-contained </w:t>
      </w:r>
      <w:r w:rsidR="003E1A77">
        <w:rPr>
          <w:lang w:val="en-US"/>
        </w:rPr>
        <w:t xml:space="preserve">daily </w:t>
      </w:r>
      <w:r w:rsidRPr="00FF26F5">
        <w:rPr>
          <w:lang w:val="en-US"/>
        </w:rPr>
        <w:t xml:space="preserve">records. Each record groups together the daily climate values, metadata and quality information required for their independent interpretation. This design ensures that every exchanged record </w:t>
      </w:r>
      <w:proofErr w:type="gramStart"/>
      <w:r w:rsidRPr="00FF26F5">
        <w:rPr>
          <w:lang w:val="en-US"/>
        </w:rPr>
        <w:t>preserves</w:t>
      </w:r>
      <w:proofErr w:type="gramEnd"/>
      <w:r w:rsidRPr="00FF26F5">
        <w:rPr>
          <w:lang w:val="en-US"/>
        </w:rPr>
        <w:t xml:space="preserve"> not only the reported climate values themselves, but also the scientific context required for their correct interpretation.</w:t>
      </w:r>
    </w:p>
    <w:p w14:paraId="117EE3C8" w14:textId="319EB576" w:rsidR="004A05FD" w:rsidRPr="00FF26F5" w:rsidRDefault="004A05FD" w:rsidP="004A05FD">
      <w:pPr>
        <w:rPr>
          <w:lang w:val="en-US"/>
        </w:rPr>
      </w:pPr>
      <w:r w:rsidRPr="00FF26F5">
        <w:rPr>
          <w:lang w:val="en-US"/>
        </w:rPr>
        <w:t xml:space="preserve">The organization of the DAYCLI message </w:t>
      </w:r>
      <w:r w:rsidR="00BF78A7">
        <w:rPr>
          <w:lang w:val="en-US"/>
        </w:rPr>
        <w:t xml:space="preserve">enables description of </w:t>
      </w:r>
      <w:r w:rsidR="00431E17">
        <w:rPr>
          <w:lang w:val="en-US"/>
        </w:rPr>
        <w:t xml:space="preserve">the </w:t>
      </w:r>
      <w:r w:rsidR="00BF78A7">
        <w:rPr>
          <w:lang w:val="en-US"/>
        </w:rPr>
        <w:t xml:space="preserve">NTR </w:t>
      </w:r>
      <w:r w:rsidR="003E1A77">
        <w:rPr>
          <w:lang w:val="en-US"/>
        </w:rPr>
        <w:t>plus the</w:t>
      </w:r>
      <w:r w:rsidRPr="00FF26F5">
        <w:rPr>
          <w:lang w:val="en-US"/>
        </w:rPr>
        <w:t xml:space="preserve"> information required to describe the observing station, the observational and processing context, and the quality information associated with the reported daily climate values.</w:t>
      </w:r>
    </w:p>
    <w:p w14:paraId="4BF51A4A" w14:textId="77777777" w:rsidR="004A05FD" w:rsidRDefault="004A05FD" w:rsidP="004A05FD">
      <w:pPr>
        <w:rPr>
          <w:lang w:val="en-US"/>
        </w:rPr>
      </w:pPr>
      <w:r w:rsidRPr="00FF26F5">
        <w:rPr>
          <w:lang w:val="en-US"/>
        </w:rPr>
        <w:t>The following sections describe the general organization of the DAYCLI message, the design principles on which it is based, and the representation of the four information families introduced in Part II.</w:t>
      </w:r>
    </w:p>
    <w:p w14:paraId="33A95573" w14:textId="493180E0" w:rsidR="002028EC" w:rsidRDefault="003E1A77" w:rsidP="004A05FD">
      <w:pPr>
        <w:rPr>
          <w:lang w:val="en-US"/>
        </w:rPr>
      </w:pPr>
      <w:r>
        <w:t>Importantly, a</w:t>
      </w:r>
      <w:r w:rsidR="00C73AC4">
        <w:t xml:space="preserve"> successful DAYCLI submission does not require information to be provided for every data and metadata element. Only the elements identified as mandatory are required, while additional information may be provided where available</w:t>
      </w:r>
      <w:r w:rsidR="00911DC7">
        <w:t>.</w:t>
      </w:r>
    </w:p>
    <w:p w14:paraId="14FE7049" w14:textId="77777777" w:rsidR="004A05FD" w:rsidRDefault="004A05FD" w:rsidP="004A05FD">
      <w:pPr>
        <w:pStyle w:val="Titre2"/>
        <w:ind w:left="576" w:hanging="576"/>
      </w:pPr>
      <w:bookmarkStart w:id="32" w:name="_Toc242708247"/>
      <w:r>
        <w:t>General Organization of the DAYCLI Message</w:t>
      </w:r>
      <w:bookmarkEnd w:id="32"/>
    </w:p>
    <w:p w14:paraId="00266D7A" w14:textId="1C102523" w:rsidR="004A05FD" w:rsidRPr="00FF26F5" w:rsidRDefault="004A05FD" w:rsidP="004A05FD">
      <w:pPr>
        <w:rPr>
          <w:lang w:val="en-US"/>
        </w:rPr>
      </w:pPr>
      <w:r w:rsidRPr="00FF26F5">
        <w:rPr>
          <w:lang w:val="en-US"/>
        </w:rPr>
        <w:t xml:space="preserve">A DAYCLI message contains a collection of DAYCLI records associated with a single observing station. Each DAYCLI record represents one Attribution Day and contains the </w:t>
      </w:r>
      <w:r w:rsidR="00567D8E">
        <w:rPr>
          <w:lang w:val="en-US"/>
        </w:rPr>
        <w:t>daily climate values together with the associated information required for their correct interpretation.</w:t>
      </w:r>
    </w:p>
    <w:p w14:paraId="5BB565EA" w14:textId="14BE2092" w:rsidR="004A05FD" w:rsidRDefault="004A05FD" w:rsidP="004A05FD">
      <w:pPr>
        <w:rPr>
          <w:lang w:val="en-US"/>
        </w:rPr>
      </w:pPr>
      <w:r w:rsidRPr="00FF26F5">
        <w:rPr>
          <w:lang w:val="en-US"/>
        </w:rPr>
        <w:t>Unlike many database structures, where metadata are stored separately from observations, DAYCLI intentionally associates each reported daily climate value with the contextual information required for its interpretation. This approach improves interoperability, simplifies international data exchange and facilitates long-term data preservation</w:t>
      </w:r>
      <w:r w:rsidR="00906094">
        <w:rPr>
          <w:lang w:val="en-US"/>
        </w:rPr>
        <w:t xml:space="preserve">. </w:t>
      </w:r>
      <w:r w:rsidR="00380496">
        <w:t>The overall organization of a DAYCLI message is illustrated in</w:t>
      </w:r>
      <w:r w:rsidR="00310C78">
        <w:t xml:space="preserve"> </w:t>
      </w:r>
      <w:r w:rsidR="00310C78">
        <w:fldChar w:fldCharType="begin"/>
      </w:r>
      <w:r w:rsidR="00310C78">
        <w:instrText xml:space="preserve"> REF _Ref239348672 \h </w:instrText>
      </w:r>
      <w:r w:rsidR="00310C78">
        <w:fldChar w:fldCharType="separate"/>
      </w:r>
      <w:r w:rsidR="00364D01">
        <w:t xml:space="preserve">Figure </w:t>
      </w:r>
      <w:r w:rsidR="00364D01">
        <w:rPr>
          <w:noProof/>
        </w:rPr>
        <w:t>5</w:t>
      </w:r>
      <w:r w:rsidR="00364D01">
        <w:noBreakHyphen/>
      </w:r>
      <w:r w:rsidR="00364D01">
        <w:rPr>
          <w:noProof/>
        </w:rPr>
        <w:t>1</w:t>
      </w:r>
      <w:r w:rsidR="00310C78">
        <w:fldChar w:fldCharType="end"/>
      </w:r>
      <w:r w:rsidR="00380496">
        <w:rPr>
          <w:lang w:val="en-US"/>
        </w:rPr>
        <w:t>.</w:t>
      </w:r>
    </w:p>
    <w:p w14:paraId="4CD7FCEF" w14:textId="1EA76C5B" w:rsidR="00856472" w:rsidRDefault="00856472" w:rsidP="00856472">
      <w:pPr>
        <w:jc w:val="center"/>
        <w:rPr>
          <w:lang w:val="en-US"/>
        </w:rPr>
      </w:pPr>
      <w:r>
        <w:rPr>
          <w:noProof/>
          <w:lang w:val="en-US"/>
        </w:rPr>
        <w:lastRenderedPageBreak/>
        <w:drawing>
          <wp:inline distT="0" distB="0" distL="0" distR="0" wp14:anchorId="763A4F94" wp14:editId="19821BEF">
            <wp:extent cx="2761353" cy="4142029"/>
            <wp:effectExtent l="0" t="0" r="127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CLI_Figure_5-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3283" cy="4189924"/>
                    </a:xfrm>
                    <a:prstGeom prst="rect">
                      <a:avLst/>
                    </a:prstGeom>
                  </pic:spPr>
                </pic:pic>
              </a:graphicData>
            </a:graphic>
          </wp:inline>
        </w:drawing>
      </w:r>
    </w:p>
    <w:p w14:paraId="17F4A20C" w14:textId="21F794D2" w:rsidR="00310C78" w:rsidRPr="00FF26F5" w:rsidRDefault="00310C78" w:rsidP="00310C78">
      <w:pPr>
        <w:pStyle w:val="Lgende"/>
        <w:rPr>
          <w:lang w:val="en-US"/>
        </w:rPr>
      </w:pPr>
      <w:bookmarkStart w:id="33" w:name="_Ref239348672"/>
      <w:bookmarkStart w:id="34" w:name="_Toc242185840"/>
      <w:r>
        <w:t xml:space="preserve">Figure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noBreakHyphen/>
      </w:r>
      <w:r w:rsidR="003141D3">
        <w:fldChar w:fldCharType="begin"/>
      </w:r>
      <w:r w:rsidR="003141D3">
        <w:instrText xml:space="preserve"> SEQ Figure \* ARABIC \s 1 </w:instrText>
      </w:r>
      <w:r w:rsidR="003141D3">
        <w:fldChar w:fldCharType="separate"/>
      </w:r>
      <w:r w:rsidR="00364D01">
        <w:rPr>
          <w:noProof/>
        </w:rPr>
        <w:t>1</w:t>
      </w:r>
      <w:r w:rsidR="003141D3">
        <w:rPr>
          <w:noProof/>
        </w:rPr>
        <w:fldChar w:fldCharType="end"/>
      </w:r>
      <w:bookmarkEnd w:id="33"/>
      <w:r>
        <w:t xml:space="preserve"> </w:t>
      </w:r>
      <w:r w:rsidRPr="0064163D">
        <w:t>Conceptual Organization of a DAYCLI Message</w:t>
      </w:r>
      <w:bookmarkEnd w:id="34"/>
    </w:p>
    <w:p w14:paraId="42955D22" w14:textId="0437DA8D" w:rsidR="004A05FD" w:rsidRPr="00FF26F5" w:rsidRDefault="004A05FD" w:rsidP="004A05FD">
      <w:pPr>
        <w:rPr>
          <w:lang w:val="en-US"/>
        </w:rPr>
      </w:pPr>
      <w:r w:rsidRPr="00FF26F5">
        <w:rPr>
          <w:lang w:val="en-US"/>
        </w:rPr>
        <w:t>Each DAYCLI record contains the four complementary information families introduced in Part II:</w:t>
      </w:r>
    </w:p>
    <w:p w14:paraId="7722A815" w14:textId="77777777" w:rsidR="004A05FD" w:rsidRDefault="004A05FD" w:rsidP="00D54992">
      <w:pPr>
        <w:pStyle w:val="Paragraphedeliste"/>
        <w:numPr>
          <w:ilvl w:val="0"/>
          <w:numId w:val="20"/>
        </w:numPr>
      </w:pPr>
      <w:r>
        <w:t xml:space="preserve">Daily Climate Variables; </w:t>
      </w:r>
    </w:p>
    <w:p w14:paraId="07971974" w14:textId="77777777" w:rsidR="004A05FD" w:rsidRDefault="004A05FD" w:rsidP="00D54992">
      <w:pPr>
        <w:pStyle w:val="Paragraphedeliste"/>
        <w:numPr>
          <w:ilvl w:val="0"/>
          <w:numId w:val="20"/>
        </w:numPr>
      </w:pPr>
      <w:r>
        <w:t xml:space="preserve">Station Information; </w:t>
      </w:r>
    </w:p>
    <w:p w14:paraId="4AB8394D" w14:textId="77777777" w:rsidR="004A05FD" w:rsidRDefault="004A05FD" w:rsidP="00D54992">
      <w:pPr>
        <w:pStyle w:val="Paragraphedeliste"/>
        <w:numPr>
          <w:ilvl w:val="0"/>
          <w:numId w:val="20"/>
        </w:numPr>
      </w:pPr>
      <w:r>
        <w:t xml:space="preserve">Observation and Processing Information; </w:t>
      </w:r>
    </w:p>
    <w:p w14:paraId="187B27BA" w14:textId="77777777" w:rsidR="004A05FD" w:rsidRDefault="004A05FD" w:rsidP="00D54992">
      <w:pPr>
        <w:pStyle w:val="Paragraphedeliste"/>
        <w:numPr>
          <w:ilvl w:val="0"/>
          <w:numId w:val="20"/>
        </w:numPr>
      </w:pPr>
      <w:r>
        <w:t xml:space="preserve">Quality Information. </w:t>
      </w:r>
    </w:p>
    <w:p w14:paraId="47AFBB80" w14:textId="5E3E8F9A" w:rsidR="004A05FD" w:rsidRPr="00FF26F5" w:rsidRDefault="004A05FD" w:rsidP="004A05FD">
      <w:pPr>
        <w:rPr>
          <w:lang w:val="en-US"/>
        </w:rPr>
      </w:pPr>
      <w:r w:rsidRPr="00FF26F5">
        <w:rPr>
          <w:lang w:val="en-US"/>
        </w:rPr>
        <w:t>Although some metadata are repeated from one record to another, this redundancy is intentional. It ensures that every DAYCLI record remains self-contained</w:t>
      </w:r>
      <w:r w:rsidR="00E508B4">
        <w:rPr>
          <w:lang w:val="en-US"/>
        </w:rPr>
        <w:t>, allows for any changes in day to day metadata,</w:t>
      </w:r>
      <w:r w:rsidRPr="00FF26F5">
        <w:rPr>
          <w:lang w:val="en-US"/>
        </w:rPr>
        <w:t xml:space="preserve"> and can be extracted, exchanged, archived and interpreted independently of any other record or external database.</w:t>
      </w:r>
    </w:p>
    <w:p w14:paraId="3FB99003" w14:textId="77777777" w:rsidR="004A05FD" w:rsidRDefault="004A05FD" w:rsidP="004A05FD">
      <w:pPr>
        <w:pStyle w:val="Titre2"/>
        <w:ind w:left="576" w:hanging="576"/>
      </w:pPr>
      <w:bookmarkStart w:id="35" w:name="_Toc242708248"/>
      <w:r>
        <w:t>Design Principles</w:t>
      </w:r>
      <w:bookmarkEnd w:id="35"/>
    </w:p>
    <w:p w14:paraId="4CD6AAF1" w14:textId="77777777" w:rsidR="004A05FD" w:rsidRPr="00FF26F5" w:rsidRDefault="004A05FD" w:rsidP="004A05FD">
      <w:pPr>
        <w:rPr>
          <w:lang w:val="en-US"/>
        </w:rPr>
      </w:pPr>
      <w:r w:rsidRPr="00FF26F5">
        <w:rPr>
          <w:lang w:val="en-US"/>
        </w:rPr>
        <w:t>The organization of the DAYCLI message is based on several fundamental design principles.</w:t>
      </w:r>
    </w:p>
    <w:p w14:paraId="6268AFF2" w14:textId="77777777" w:rsidR="004A05FD" w:rsidRPr="00FF26F5" w:rsidRDefault="004A05FD" w:rsidP="004A05FD">
      <w:pPr>
        <w:rPr>
          <w:lang w:val="en-US"/>
        </w:rPr>
      </w:pPr>
      <w:r w:rsidRPr="00FF26F5">
        <w:rPr>
          <w:rStyle w:val="lev"/>
          <w:lang w:val="en-US"/>
        </w:rPr>
        <w:t>Self-contained records</w:t>
      </w:r>
    </w:p>
    <w:p w14:paraId="6532D34B" w14:textId="77777777" w:rsidR="004A05FD" w:rsidRPr="00FF26F5" w:rsidRDefault="004A05FD" w:rsidP="004A05FD">
      <w:pPr>
        <w:rPr>
          <w:lang w:val="en-US"/>
        </w:rPr>
      </w:pPr>
      <w:r w:rsidRPr="00FF26F5">
        <w:rPr>
          <w:lang w:val="en-US"/>
        </w:rPr>
        <w:t>Each DAYCLI record contains all the information required for its independent interpretation.</w:t>
      </w:r>
    </w:p>
    <w:p w14:paraId="69E0D22A" w14:textId="77777777" w:rsidR="004A05FD" w:rsidRDefault="004A05FD" w:rsidP="004A05FD">
      <w:r>
        <w:rPr>
          <w:rStyle w:val="lev"/>
        </w:rPr>
        <w:t>Preservation of scientific meaning</w:t>
      </w:r>
    </w:p>
    <w:p w14:paraId="70EB8101" w14:textId="77777777" w:rsidR="004A05FD" w:rsidRPr="00FF26F5" w:rsidRDefault="004A05FD" w:rsidP="004A05FD">
      <w:pPr>
        <w:rPr>
          <w:lang w:val="en-US"/>
        </w:rPr>
      </w:pPr>
      <w:r w:rsidRPr="00FF26F5">
        <w:rPr>
          <w:lang w:val="en-US"/>
        </w:rPr>
        <w:t>Daily climate values are always exchanged together with the contextual information necessary for their correct interpretation.</w:t>
      </w:r>
    </w:p>
    <w:p w14:paraId="15C0E4D9" w14:textId="77777777" w:rsidR="004A05FD" w:rsidRPr="00FF26F5" w:rsidRDefault="004A05FD" w:rsidP="004A05FD">
      <w:pPr>
        <w:rPr>
          <w:lang w:val="en-US"/>
        </w:rPr>
      </w:pPr>
      <w:r w:rsidRPr="00FF26F5">
        <w:rPr>
          <w:rStyle w:val="lev"/>
          <w:lang w:val="en-US"/>
        </w:rPr>
        <w:t>Preservation of national climatological practices</w:t>
      </w:r>
    </w:p>
    <w:p w14:paraId="24181873" w14:textId="77777777" w:rsidR="004A05FD" w:rsidRPr="00FF26F5" w:rsidRDefault="004A05FD" w:rsidP="004A05FD">
      <w:pPr>
        <w:rPr>
          <w:lang w:val="en-US"/>
        </w:rPr>
      </w:pPr>
      <w:r w:rsidRPr="00FF26F5">
        <w:rPr>
          <w:lang w:val="en-US"/>
        </w:rPr>
        <w:t>DAYCLI preserves the observational, temporal and processing framework used by each NMHS without attempting to standardize national climatological practices.</w:t>
      </w:r>
    </w:p>
    <w:p w14:paraId="4B6EAF6B" w14:textId="77777777" w:rsidR="004A05FD" w:rsidRPr="00FF26F5" w:rsidRDefault="004A05FD" w:rsidP="004A05FD">
      <w:pPr>
        <w:rPr>
          <w:lang w:val="en-US"/>
        </w:rPr>
      </w:pPr>
      <w:r w:rsidRPr="00FF26F5">
        <w:rPr>
          <w:rStyle w:val="lev"/>
          <w:lang w:val="en-US"/>
        </w:rPr>
        <w:t>Intentional redundancy</w:t>
      </w:r>
    </w:p>
    <w:p w14:paraId="16BA4A8D" w14:textId="080342D2" w:rsidR="00C73AC4" w:rsidRPr="00FF26F5" w:rsidRDefault="00580E10" w:rsidP="004A05FD">
      <w:pPr>
        <w:rPr>
          <w:lang w:val="en-US"/>
        </w:rPr>
      </w:pPr>
      <w:r>
        <w:lastRenderedPageBreak/>
        <w:t>All</w:t>
      </w:r>
      <w:r w:rsidR="00C73AC4">
        <w:t xml:space="preserve"> metadata are repeated across successive records in order to preserve record independence and simplify data exchange. This repetition also helps document and trace changes in relevant practices or metadata when they occur.</w:t>
      </w:r>
    </w:p>
    <w:p w14:paraId="43AAF1FE" w14:textId="77777777" w:rsidR="004A05FD" w:rsidRPr="00FF26F5" w:rsidRDefault="004A05FD" w:rsidP="004A05FD">
      <w:pPr>
        <w:rPr>
          <w:lang w:val="en-US"/>
        </w:rPr>
      </w:pPr>
      <w:r w:rsidRPr="00FF26F5">
        <w:rPr>
          <w:rStyle w:val="lev"/>
          <w:lang w:val="en-US"/>
        </w:rPr>
        <w:t>Interoperability</w:t>
      </w:r>
    </w:p>
    <w:p w14:paraId="10126E20" w14:textId="77777777" w:rsidR="004A05FD" w:rsidRPr="00FF26F5" w:rsidRDefault="004A05FD" w:rsidP="004A05FD">
      <w:pPr>
        <w:rPr>
          <w:lang w:val="en-US"/>
        </w:rPr>
      </w:pPr>
      <w:r w:rsidRPr="00FF26F5">
        <w:rPr>
          <w:lang w:val="en-US"/>
        </w:rPr>
        <w:t>All Members exchange daily climate datasets using a common conceptual organization while preserving national specificities.</w:t>
      </w:r>
    </w:p>
    <w:p w14:paraId="2E1774BA" w14:textId="77777777" w:rsidR="004A05FD" w:rsidRPr="00FF26F5" w:rsidRDefault="004A05FD" w:rsidP="004A05FD">
      <w:pPr>
        <w:rPr>
          <w:lang w:val="en-US"/>
        </w:rPr>
      </w:pPr>
      <w:r w:rsidRPr="00FF26F5">
        <w:rPr>
          <w:rStyle w:val="lev"/>
          <w:lang w:val="en-US"/>
        </w:rPr>
        <w:t>Extensibility</w:t>
      </w:r>
    </w:p>
    <w:p w14:paraId="10B99ED6" w14:textId="22196F51" w:rsidR="004A05FD" w:rsidRDefault="004A05FD" w:rsidP="004A05FD">
      <w:pPr>
        <w:rPr>
          <w:lang w:val="en-US"/>
        </w:rPr>
      </w:pPr>
      <w:r w:rsidRPr="00FF26F5">
        <w:rPr>
          <w:lang w:val="en-US"/>
        </w:rPr>
        <w:t xml:space="preserve">The DAYCLI structure has been designed so that </w:t>
      </w:r>
      <w:r w:rsidR="00BF78A7">
        <w:rPr>
          <w:lang w:val="en-US"/>
        </w:rPr>
        <w:t xml:space="preserve">in future </w:t>
      </w:r>
      <w:r w:rsidR="00E508B4">
        <w:rPr>
          <w:lang w:val="en-US"/>
        </w:rPr>
        <w:t xml:space="preserve">possible </w:t>
      </w:r>
      <w:r w:rsidRPr="00FF26F5">
        <w:rPr>
          <w:lang w:val="en-US"/>
        </w:rPr>
        <w:t>new variables and metadata can be incorporated without modifying its overall architecture.</w:t>
      </w:r>
    </w:p>
    <w:p w14:paraId="3C0F4418" w14:textId="77777777" w:rsidR="004A05FD" w:rsidRPr="00EA1169" w:rsidRDefault="004A05FD" w:rsidP="004A05FD">
      <w:pPr>
        <w:pStyle w:val="Titre2"/>
        <w:ind w:left="576" w:hanging="576"/>
      </w:pPr>
      <w:bookmarkStart w:id="36" w:name="_Toc242708249"/>
      <w:r w:rsidRPr="00EA1169">
        <w:t>Information Families within a DAYCLI Record</w:t>
      </w:r>
      <w:bookmarkEnd w:id="36"/>
    </w:p>
    <w:p w14:paraId="30B42A15" w14:textId="77777777" w:rsidR="004A05FD" w:rsidRPr="00EA1169" w:rsidRDefault="004A05FD" w:rsidP="004A05FD">
      <w:pPr>
        <w:rPr>
          <w:lang w:val="en-US" w:eastAsia="fr-FR"/>
        </w:rPr>
      </w:pPr>
      <w:r w:rsidRPr="00EA1169">
        <w:rPr>
          <w:lang w:val="en-US" w:eastAsia="fr-FR"/>
        </w:rPr>
        <w:t>Each DAYCLI Record combines the four Information Families introduced in Part II into a single self-contained structure. Together, they provide all the information required to correctly interpret the nationally validated daily climate values associated with one observing station and one Attribution Day.</w:t>
      </w:r>
    </w:p>
    <w:p w14:paraId="0ABF278C" w14:textId="631EEE91" w:rsidR="004A05FD" w:rsidRDefault="00310C78" w:rsidP="004A05FD">
      <w:pPr>
        <w:rPr>
          <w:lang w:val="en-US" w:eastAsia="fr-FR"/>
        </w:rPr>
      </w:pPr>
      <w:r>
        <w:rPr>
          <w:lang w:val="en-US" w:eastAsia="fr-FR"/>
        </w:rPr>
        <w:fldChar w:fldCharType="begin"/>
      </w:r>
      <w:r>
        <w:rPr>
          <w:lang w:val="en-US" w:eastAsia="fr-FR"/>
        </w:rPr>
        <w:instrText xml:space="preserve"> REF _Ref239348736 \h </w:instrText>
      </w:r>
      <w:r>
        <w:rPr>
          <w:lang w:val="en-US" w:eastAsia="fr-FR"/>
        </w:rPr>
      </w:r>
      <w:r>
        <w:rPr>
          <w:lang w:val="en-US" w:eastAsia="fr-FR"/>
        </w:rPr>
        <w:fldChar w:fldCharType="separate"/>
      </w:r>
      <w:r w:rsidR="00364D01">
        <w:t xml:space="preserve">Figure </w:t>
      </w:r>
      <w:r w:rsidR="00364D01">
        <w:rPr>
          <w:noProof/>
        </w:rPr>
        <w:t>5</w:t>
      </w:r>
      <w:r w:rsidR="00364D01">
        <w:noBreakHyphen/>
      </w:r>
      <w:r w:rsidR="00364D01">
        <w:rPr>
          <w:noProof/>
        </w:rPr>
        <w:t>2</w:t>
      </w:r>
      <w:r>
        <w:rPr>
          <w:lang w:val="en-US" w:eastAsia="fr-FR"/>
        </w:rPr>
        <w:fldChar w:fldCharType="end"/>
      </w:r>
      <w:r>
        <w:rPr>
          <w:lang w:val="en-US" w:eastAsia="fr-FR"/>
        </w:rPr>
        <w:t xml:space="preserve"> </w:t>
      </w:r>
      <w:r w:rsidR="004A05FD" w:rsidRPr="00EA1169">
        <w:rPr>
          <w:lang w:val="en-US" w:eastAsia="fr-FR"/>
        </w:rPr>
        <w:t>illustrates the conceptual organization of a DAYCLI Record. The information is grouped into four complementary Information Families, each containing a number of information elements. The following sections describe these families in greater detail.</w:t>
      </w:r>
    </w:p>
    <w:p w14:paraId="69440432" w14:textId="799E7C69" w:rsidR="00856472" w:rsidRPr="00EA1169" w:rsidRDefault="00856472" w:rsidP="007D274F">
      <w:pPr>
        <w:jc w:val="center"/>
        <w:rPr>
          <w:lang w:val="en-US" w:eastAsia="fr-FR"/>
        </w:rPr>
      </w:pPr>
      <w:r>
        <w:rPr>
          <w:noProof/>
          <w:lang w:val="en-US" w:eastAsia="fr-FR"/>
        </w:rPr>
        <w:drawing>
          <wp:inline distT="0" distB="0" distL="0" distR="0" wp14:anchorId="5017B910" wp14:editId="5070B970">
            <wp:extent cx="4000050" cy="3201289"/>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YCLI_Figure_5-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4165" cy="3220589"/>
                    </a:xfrm>
                    <a:prstGeom prst="rect">
                      <a:avLst/>
                    </a:prstGeom>
                  </pic:spPr>
                </pic:pic>
              </a:graphicData>
            </a:graphic>
          </wp:inline>
        </w:drawing>
      </w:r>
    </w:p>
    <w:p w14:paraId="091D9FE4" w14:textId="46C81D09" w:rsidR="00E268F8" w:rsidRDefault="003371C1" w:rsidP="003371C1">
      <w:pPr>
        <w:pStyle w:val="Lgende"/>
      </w:pPr>
      <w:bookmarkStart w:id="37" w:name="_Ref239348736"/>
      <w:bookmarkStart w:id="38" w:name="_Toc242185841"/>
      <w:r>
        <w:t xml:space="preserve">Figure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310C78">
        <w:noBreakHyphen/>
      </w:r>
      <w:r w:rsidR="003141D3">
        <w:fldChar w:fldCharType="begin"/>
      </w:r>
      <w:r w:rsidR="003141D3">
        <w:instrText xml:space="preserve"> SEQ Figure \* ARABIC \s 1 </w:instrText>
      </w:r>
      <w:r w:rsidR="003141D3">
        <w:fldChar w:fldCharType="separate"/>
      </w:r>
      <w:r w:rsidR="00364D01">
        <w:rPr>
          <w:noProof/>
        </w:rPr>
        <w:t>2</w:t>
      </w:r>
      <w:r w:rsidR="003141D3">
        <w:rPr>
          <w:noProof/>
        </w:rPr>
        <w:fldChar w:fldCharType="end"/>
      </w:r>
      <w:bookmarkEnd w:id="37"/>
      <w:r>
        <w:t xml:space="preserve"> Information Families</w:t>
      </w:r>
      <w:r w:rsidRPr="00FC4761">
        <w:t xml:space="preserve"> of a DAYCLI Record</w:t>
      </w:r>
      <w:bookmarkEnd w:id="38"/>
    </w:p>
    <w:p w14:paraId="30D73C6A" w14:textId="249530B3" w:rsidR="00E268F8" w:rsidRPr="00E268F8" w:rsidRDefault="00E268F8" w:rsidP="00E62AEC">
      <w:pPr>
        <w:pStyle w:val="Lgende"/>
        <w:rPr>
          <w:lang w:val="en-US"/>
        </w:rPr>
      </w:pPr>
    </w:p>
    <w:p w14:paraId="02BD7566" w14:textId="77777777" w:rsidR="004A05FD" w:rsidRPr="00747B8A" w:rsidRDefault="004A05FD" w:rsidP="004A05FD">
      <w:pPr>
        <w:pStyle w:val="Titre2"/>
        <w:ind w:left="576" w:hanging="576"/>
        <w:rPr>
          <w:rFonts w:eastAsia="Times New Roman"/>
          <w:lang w:val="en-US" w:eastAsia="fr-FR"/>
        </w:rPr>
      </w:pPr>
      <w:bookmarkStart w:id="39" w:name="_Toc242708250"/>
      <w:r w:rsidRPr="00747B8A">
        <w:rPr>
          <w:rFonts w:eastAsia="Times New Roman"/>
          <w:lang w:val="en-US" w:eastAsia="fr-FR"/>
        </w:rPr>
        <w:t>Daily Climate Variables</w:t>
      </w:r>
      <w:bookmarkEnd w:id="39"/>
    </w:p>
    <w:p w14:paraId="394D7810" w14:textId="5E2719D2" w:rsidR="004A05FD" w:rsidRPr="00452329" w:rsidRDefault="004A05FD" w:rsidP="004A05FD">
      <w:pPr>
        <w:rPr>
          <w:lang w:val="en-US" w:eastAsia="fr-FR"/>
        </w:rPr>
      </w:pPr>
      <w:r w:rsidRPr="00452329">
        <w:rPr>
          <w:lang w:val="en-US" w:eastAsia="fr-FR"/>
        </w:rPr>
        <w:t>The primary purpose of a DAYCLI Record is to exchange nationally validated daily climate variables. These variables represent the official daily climate information produced by NMHSs for a given observing station and Attribution Day.</w:t>
      </w:r>
    </w:p>
    <w:p w14:paraId="6C03C585" w14:textId="77777777" w:rsidR="004A05FD" w:rsidRPr="00452329" w:rsidRDefault="004A05FD" w:rsidP="004A05FD">
      <w:pPr>
        <w:rPr>
          <w:lang w:val="en-US" w:eastAsia="fr-FR"/>
        </w:rPr>
      </w:pPr>
      <w:r w:rsidRPr="00452329">
        <w:rPr>
          <w:lang w:val="en-US" w:eastAsia="fr-FR"/>
        </w:rPr>
        <w:t>The current DAYCLI specification supports the exchange of six core daily climate variables:</w:t>
      </w:r>
    </w:p>
    <w:p w14:paraId="67BD69A3" w14:textId="77777777" w:rsidR="004A05FD" w:rsidRPr="00452329" w:rsidRDefault="004A05FD" w:rsidP="00D54992">
      <w:pPr>
        <w:pStyle w:val="Paragraphedeliste"/>
        <w:numPr>
          <w:ilvl w:val="0"/>
          <w:numId w:val="10"/>
        </w:numPr>
        <w:rPr>
          <w:lang w:val="en-US" w:eastAsia="fr-FR"/>
        </w:rPr>
      </w:pPr>
      <w:r w:rsidRPr="00452329">
        <w:rPr>
          <w:lang w:val="en-US" w:eastAsia="fr-FR"/>
        </w:rPr>
        <w:t xml:space="preserve">Maximum temperature; </w:t>
      </w:r>
    </w:p>
    <w:p w14:paraId="688A88D3" w14:textId="77777777" w:rsidR="004A05FD" w:rsidRPr="00452329" w:rsidRDefault="004A05FD" w:rsidP="00D54992">
      <w:pPr>
        <w:pStyle w:val="Paragraphedeliste"/>
        <w:numPr>
          <w:ilvl w:val="0"/>
          <w:numId w:val="10"/>
        </w:numPr>
        <w:rPr>
          <w:lang w:val="en-US" w:eastAsia="fr-FR"/>
        </w:rPr>
      </w:pPr>
      <w:r w:rsidRPr="00452329">
        <w:rPr>
          <w:lang w:val="en-US" w:eastAsia="fr-FR"/>
        </w:rPr>
        <w:t xml:space="preserve">Mean temperature; </w:t>
      </w:r>
    </w:p>
    <w:p w14:paraId="25AFF519" w14:textId="77777777" w:rsidR="004A05FD" w:rsidRPr="00452329" w:rsidRDefault="004A05FD" w:rsidP="00D54992">
      <w:pPr>
        <w:pStyle w:val="Paragraphedeliste"/>
        <w:numPr>
          <w:ilvl w:val="0"/>
          <w:numId w:val="10"/>
        </w:numPr>
        <w:rPr>
          <w:lang w:val="en-US" w:eastAsia="fr-FR"/>
        </w:rPr>
      </w:pPr>
      <w:r w:rsidRPr="00452329">
        <w:rPr>
          <w:lang w:val="en-US" w:eastAsia="fr-FR"/>
        </w:rPr>
        <w:t xml:space="preserve">Minimum temperature; </w:t>
      </w:r>
    </w:p>
    <w:p w14:paraId="6A5A8FE1" w14:textId="77777777" w:rsidR="004A05FD" w:rsidRPr="00452329" w:rsidRDefault="004A05FD" w:rsidP="00D54992">
      <w:pPr>
        <w:pStyle w:val="Paragraphedeliste"/>
        <w:numPr>
          <w:ilvl w:val="0"/>
          <w:numId w:val="10"/>
        </w:numPr>
        <w:rPr>
          <w:lang w:val="en-US" w:eastAsia="fr-FR"/>
        </w:rPr>
      </w:pPr>
      <w:r w:rsidRPr="00452329">
        <w:rPr>
          <w:lang w:val="en-US" w:eastAsia="fr-FR"/>
        </w:rPr>
        <w:lastRenderedPageBreak/>
        <w:t xml:space="preserve">Daily precipitation; </w:t>
      </w:r>
    </w:p>
    <w:p w14:paraId="2F4E95BD" w14:textId="77777777" w:rsidR="004A05FD" w:rsidRPr="00452329" w:rsidRDefault="004A05FD" w:rsidP="00D54992">
      <w:pPr>
        <w:pStyle w:val="Paragraphedeliste"/>
        <w:numPr>
          <w:ilvl w:val="0"/>
          <w:numId w:val="10"/>
        </w:numPr>
        <w:rPr>
          <w:lang w:val="en-US" w:eastAsia="fr-FR"/>
        </w:rPr>
      </w:pPr>
      <w:r w:rsidRPr="00452329">
        <w:rPr>
          <w:lang w:val="en-US" w:eastAsia="fr-FR"/>
        </w:rPr>
        <w:t xml:space="preserve">Fresh snow depth; </w:t>
      </w:r>
    </w:p>
    <w:p w14:paraId="74D335D2" w14:textId="77777777" w:rsidR="004A05FD" w:rsidRPr="00452329" w:rsidRDefault="004A05FD" w:rsidP="00D54992">
      <w:pPr>
        <w:pStyle w:val="Paragraphedeliste"/>
        <w:numPr>
          <w:ilvl w:val="0"/>
          <w:numId w:val="10"/>
        </w:numPr>
        <w:rPr>
          <w:lang w:val="en-US" w:eastAsia="fr-FR"/>
        </w:rPr>
      </w:pPr>
      <w:r w:rsidRPr="00452329">
        <w:rPr>
          <w:lang w:val="en-US" w:eastAsia="fr-FR"/>
        </w:rPr>
        <w:t xml:space="preserve">Total snow depth. </w:t>
      </w:r>
    </w:p>
    <w:p w14:paraId="65C4A209" w14:textId="77777777" w:rsidR="004A05FD" w:rsidRPr="00452329" w:rsidRDefault="004A05FD" w:rsidP="004A05FD">
      <w:pPr>
        <w:rPr>
          <w:lang w:val="en-US"/>
        </w:rPr>
      </w:pPr>
      <w:r w:rsidRPr="00452329">
        <w:rPr>
          <w:lang w:val="en-US"/>
        </w:rPr>
        <w:t>These variables represent different types of daily climatological information:</w:t>
      </w:r>
    </w:p>
    <w:p w14:paraId="43893113" w14:textId="77777777" w:rsidR="004A05FD" w:rsidRDefault="004A05FD" w:rsidP="00D54992">
      <w:pPr>
        <w:numPr>
          <w:ilvl w:val="0"/>
          <w:numId w:val="9"/>
        </w:numPr>
        <w:spacing w:before="100" w:beforeAutospacing="1" w:after="100" w:afterAutospacing="1" w:line="240" w:lineRule="auto"/>
        <w:jc w:val="left"/>
      </w:pPr>
      <w:r>
        <w:rPr>
          <w:rStyle w:val="lev"/>
        </w:rPr>
        <w:t>Daily temperature extremes</w:t>
      </w:r>
      <w:r>
        <w:t xml:space="preserve">, including the daily maximum and minimum temperatures; </w:t>
      </w:r>
    </w:p>
    <w:p w14:paraId="012C7EC5" w14:textId="77777777" w:rsidR="004A05FD" w:rsidRDefault="004A05FD" w:rsidP="00D54992">
      <w:pPr>
        <w:numPr>
          <w:ilvl w:val="0"/>
          <w:numId w:val="9"/>
        </w:numPr>
        <w:spacing w:before="100" w:beforeAutospacing="1" w:after="100" w:afterAutospacing="1" w:line="240" w:lineRule="auto"/>
        <w:jc w:val="left"/>
      </w:pPr>
      <w:r>
        <w:rPr>
          <w:rStyle w:val="lev"/>
        </w:rPr>
        <w:t>Daily mean values</w:t>
      </w:r>
      <w:r>
        <w:t xml:space="preserve">, represented by the daily mean temperature; </w:t>
      </w:r>
    </w:p>
    <w:p w14:paraId="23080F61" w14:textId="77777777" w:rsidR="004A05FD" w:rsidRDefault="004A05FD" w:rsidP="00D54992">
      <w:pPr>
        <w:numPr>
          <w:ilvl w:val="0"/>
          <w:numId w:val="9"/>
        </w:numPr>
        <w:spacing w:before="100" w:beforeAutospacing="1" w:after="100" w:afterAutospacing="1" w:line="240" w:lineRule="auto"/>
        <w:jc w:val="left"/>
      </w:pPr>
      <w:r>
        <w:rPr>
          <w:rStyle w:val="lev"/>
        </w:rPr>
        <w:t>Daily accumulations</w:t>
      </w:r>
      <w:r>
        <w:t xml:space="preserve">, including daily precipitation and fresh snow depth; </w:t>
      </w:r>
    </w:p>
    <w:p w14:paraId="0742BE7B" w14:textId="77777777" w:rsidR="004A05FD" w:rsidRDefault="004A05FD" w:rsidP="00D54992">
      <w:pPr>
        <w:numPr>
          <w:ilvl w:val="0"/>
          <w:numId w:val="9"/>
        </w:numPr>
        <w:spacing w:before="100" w:beforeAutospacing="1" w:after="100" w:afterAutospacing="1" w:line="240" w:lineRule="auto"/>
        <w:jc w:val="left"/>
      </w:pPr>
      <w:r>
        <w:rPr>
          <w:rStyle w:val="lev"/>
        </w:rPr>
        <w:t>Instantaneous daily measurements</w:t>
      </w:r>
      <w:r>
        <w:t>, represented by the total snow depth measured at a specified observation time.</w:t>
      </w:r>
    </w:p>
    <w:p w14:paraId="2692232E" w14:textId="4F3713AB" w:rsidR="004A05FD" w:rsidRDefault="004A05FD" w:rsidP="004A05FD">
      <w:pPr>
        <w:rPr>
          <w:lang w:val="en-US" w:eastAsia="fr-FR"/>
        </w:rPr>
      </w:pPr>
      <w:r>
        <w:t xml:space="preserve">The temporal and observational context required to correctly interpret these different types of variables is described in </w:t>
      </w:r>
      <w:r w:rsidR="00345C88">
        <w:t xml:space="preserve">Subsection </w:t>
      </w:r>
      <w:hyperlink w:anchor="_Observation_and_Processing" w:history="1">
        <w:r w:rsidR="00345C88" w:rsidRPr="00345C88">
          <w:rPr>
            <w:rStyle w:val="Lienhypertexte"/>
          </w:rPr>
          <w:t>Observation and Processing Information</w:t>
        </w:r>
      </w:hyperlink>
      <w:r>
        <w:t>.</w:t>
      </w:r>
    </w:p>
    <w:p w14:paraId="6B2D1AA1" w14:textId="6D01666E" w:rsidR="006456D8" w:rsidRDefault="006456D8" w:rsidP="004A05FD">
      <w:pPr>
        <w:rPr>
          <w:lang w:val="en-US" w:eastAsia="fr-FR"/>
        </w:rPr>
      </w:pPr>
      <w:r>
        <w:t>Daily climate variables are exchanged together with the complementary Information Families required for their correct interpretation.</w:t>
      </w:r>
    </w:p>
    <w:p w14:paraId="2488D857" w14:textId="7FD36094" w:rsidR="004A05FD" w:rsidRPr="00747B8A" w:rsidRDefault="004A05FD" w:rsidP="004A05FD">
      <w:pPr>
        <w:rPr>
          <w:lang w:val="en-US" w:eastAsia="fr-FR"/>
        </w:rPr>
      </w:pPr>
      <w:r w:rsidRPr="00452329">
        <w:rPr>
          <w:lang w:val="en-US" w:eastAsia="fr-FR"/>
        </w:rPr>
        <w:t>The following section describes the Station Information that uniquely identifies the observing station and provides the geographical context associated with each DAYCLI Record.</w:t>
      </w:r>
    </w:p>
    <w:p w14:paraId="30E036F5" w14:textId="77777777" w:rsidR="004A05FD" w:rsidRPr="00747B8A" w:rsidRDefault="004A05FD" w:rsidP="004A05FD">
      <w:pPr>
        <w:pStyle w:val="Titre2"/>
        <w:ind w:left="576" w:hanging="576"/>
        <w:rPr>
          <w:rFonts w:eastAsia="Times New Roman"/>
          <w:lang w:val="en-US" w:eastAsia="fr-FR"/>
        </w:rPr>
      </w:pPr>
      <w:bookmarkStart w:id="40" w:name="_Toc242708251"/>
      <w:r w:rsidRPr="00747B8A">
        <w:rPr>
          <w:rFonts w:eastAsia="Times New Roman"/>
          <w:lang w:val="en-US" w:eastAsia="fr-FR"/>
        </w:rPr>
        <w:t>Station Information</w:t>
      </w:r>
      <w:bookmarkEnd w:id="40"/>
    </w:p>
    <w:p w14:paraId="24A91512" w14:textId="77777777" w:rsidR="004A05FD" w:rsidRPr="00414D75" w:rsidRDefault="004A05FD" w:rsidP="004A05FD">
      <w:pPr>
        <w:rPr>
          <w:lang w:val="en-US"/>
        </w:rPr>
      </w:pPr>
      <w:r w:rsidRPr="00414D75">
        <w:rPr>
          <w:lang w:val="en-US"/>
        </w:rPr>
        <w:t>Each DAYCLI Record is associated with a single observing station. The Station Information provides the information required to uniquely identify the station and to define its geographical location, thereby providing the spatial context necessary for the interpretation of the reported climate variables.</w:t>
      </w:r>
    </w:p>
    <w:p w14:paraId="059A12A2" w14:textId="77777777" w:rsidR="004A05FD" w:rsidRPr="00440736" w:rsidRDefault="004A05FD" w:rsidP="004A05FD">
      <w:pPr>
        <w:pStyle w:val="Titre3"/>
      </w:pPr>
      <w:bookmarkStart w:id="41" w:name="_Toc242708252"/>
      <w:r w:rsidRPr="00440736">
        <w:t>WIGOS Station Identifier (WSI)</w:t>
      </w:r>
      <w:bookmarkEnd w:id="41"/>
    </w:p>
    <w:p w14:paraId="02C98215" w14:textId="77777777" w:rsidR="004A05FD" w:rsidRPr="00414D75" w:rsidRDefault="004A05FD" w:rsidP="004A05FD">
      <w:pPr>
        <w:rPr>
          <w:lang w:val="en-US"/>
        </w:rPr>
      </w:pPr>
      <w:r w:rsidRPr="00414D75">
        <w:rPr>
          <w:lang w:val="en-US"/>
        </w:rPr>
        <w:t xml:space="preserve">The </w:t>
      </w:r>
      <w:r w:rsidRPr="00414D75">
        <w:rPr>
          <w:rStyle w:val="lev"/>
          <w:lang w:val="en-US"/>
        </w:rPr>
        <w:t>WIGOS Station Identifier (WSI)</w:t>
      </w:r>
      <w:r w:rsidRPr="00414D75">
        <w:rPr>
          <w:lang w:val="en-US"/>
        </w:rPr>
        <w:t xml:space="preserve"> is </w:t>
      </w:r>
      <w:r w:rsidRPr="00414D75">
        <w:rPr>
          <w:rStyle w:val="lev"/>
          <w:lang w:val="en-US"/>
        </w:rPr>
        <w:t>mandatory</w:t>
      </w:r>
      <w:r w:rsidRPr="00414D75">
        <w:rPr>
          <w:lang w:val="en-US"/>
        </w:rPr>
        <w:t xml:space="preserve"> in DAYCLI. The WSI is the unique identifier used to register an observing station or platform in the </w:t>
      </w:r>
      <w:r w:rsidRPr="00414D75">
        <w:rPr>
          <w:rStyle w:val="lev"/>
          <w:lang w:val="en-US"/>
        </w:rPr>
        <w:t>OSCAR/Surface</w:t>
      </w:r>
      <w:r w:rsidRPr="00414D75">
        <w:rPr>
          <w:lang w:val="en-US"/>
        </w:rPr>
        <w:t xml:space="preserve"> database and is a fundamental component of the WMO Integrated Global Observing System (WIGOS).</w:t>
      </w:r>
    </w:p>
    <w:p w14:paraId="07902012" w14:textId="77777777" w:rsidR="004A05FD" w:rsidRPr="00414D75" w:rsidRDefault="004A05FD" w:rsidP="004A05FD">
      <w:pPr>
        <w:rPr>
          <w:lang w:val="en-US"/>
        </w:rPr>
      </w:pPr>
      <w:r w:rsidRPr="00414D75">
        <w:rPr>
          <w:lang w:val="en-US"/>
        </w:rPr>
        <w:t>The WSI follows the standard structure:</w:t>
      </w:r>
    </w:p>
    <w:p w14:paraId="3F2B0E1C" w14:textId="77777777" w:rsidR="004A05FD" w:rsidRPr="00414D75" w:rsidRDefault="004A05FD" w:rsidP="004A05FD">
      <w:pPr>
        <w:pStyle w:val="PrformatHTML"/>
        <w:rPr>
          <w:lang w:val="en-US"/>
        </w:rPr>
      </w:pPr>
      <w:r w:rsidRPr="00414D75">
        <w:rPr>
          <w:rStyle w:val="CodeHTML"/>
          <w:lang w:val="en-US"/>
        </w:rPr>
        <w:t>[WIGOS Identifier Series] – [Issuer of Identifier] – [Issue Number] – [Local Identifier]</w:t>
      </w:r>
    </w:p>
    <w:p w14:paraId="71C92226" w14:textId="77777777" w:rsidR="004A05FD" w:rsidRPr="00414D75" w:rsidRDefault="004A05FD" w:rsidP="004A05FD">
      <w:pPr>
        <w:rPr>
          <w:lang w:val="en-US"/>
        </w:rPr>
      </w:pPr>
      <w:r w:rsidRPr="00414D75">
        <w:rPr>
          <w:lang w:val="en-US"/>
        </w:rPr>
        <w:t>For example:</w:t>
      </w:r>
    </w:p>
    <w:p w14:paraId="4C30027E" w14:textId="77777777" w:rsidR="004A05FD" w:rsidRPr="00414D75" w:rsidRDefault="004A05FD" w:rsidP="004A05FD">
      <w:pPr>
        <w:rPr>
          <w:lang w:val="en-US"/>
        </w:rPr>
      </w:pPr>
      <w:r w:rsidRPr="00414D75">
        <w:rPr>
          <w:rStyle w:val="lev"/>
          <w:lang w:val="en-US"/>
        </w:rPr>
        <w:t>0-20000-0-87585</w:t>
      </w:r>
    </w:p>
    <w:p w14:paraId="68DC6AD2" w14:textId="77777777" w:rsidR="004A05FD" w:rsidRPr="00414D75" w:rsidRDefault="004A05FD" w:rsidP="004A05FD">
      <w:pPr>
        <w:rPr>
          <w:lang w:val="en-US"/>
        </w:rPr>
      </w:pPr>
      <w:r w:rsidRPr="00414D75">
        <w:rPr>
          <w:lang w:val="en-US"/>
        </w:rPr>
        <w:t xml:space="preserve">identifies </w:t>
      </w:r>
      <w:r w:rsidRPr="00414D75">
        <w:rPr>
          <w:rStyle w:val="lev"/>
          <w:lang w:val="en-US"/>
        </w:rPr>
        <w:t>Buenos Aires Observatorio (Argentina)</w:t>
      </w:r>
      <w:r w:rsidRPr="00414D75">
        <w:rPr>
          <w:lang w:val="en-US"/>
        </w:rPr>
        <w:t>.</w:t>
      </w:r>
    </w:p>
    <w:p w14:paraId="6AFAEC54" w14:textId="42F87D60" w:rsidR="004A05FD" w:rsidRDefault="004A05FD" w:rsidP="004A05FD">
      <w:pPr>
        <w:rPr>
          <w:lang w:val="en-US"/>
        </w:rPr>
      </w:pPr>
      <w:r w:rsidRPr="00414D75">
        <w:rPr>
          <w:lang w:val="en-US"/>
        </w:rPr>
        <w:t xml:space="preserve">The structure of the WSI is illustrated </w:t>
      </w:r>
      <w:r w:rsidR="00E268F8">
        <w:rPr>
          <w:lang w:val="en-US"/>
        </w:rPr>
        <w:t xml:space="preserve">in </w:t>
      </w:r>
      <w:r w:rsidR="00310C78">
        <w:rPr>
          <w:lang w:val="en-US"/>
        </w:rPr>
        <w:fldChar w:fldCharType="begin"/>
      </w:r>
      <w:r w:rsidR="00310C78">
        <w:rPr>
          <w:lang w:val="en-US"/>
        </w:rPr>
        <w:instrText xml:space="preserve"> REF _Ref236501735 \h </w:instrText>
      </w:r>
      <w:r w:rsidR="00310C78">
        <w:rPr>
          <w:lang w:val="en-US"/>
        </w:rPr>
      </w:r>
      <w:r w:rsidR="00310C78">
        <w:rPr>
          <w:lang w:val="en-US"/>
        </w:rPr>
        <w:fldChar w:fldCharType="separate"/>
      </w:r>
      <w:r w:rsidR="00364D01" w:rsidRPr="00E268F8">
        <w:t xml:space="preserve">Figure </w:t>
      </w:r>
      <w:r w:rsidR="00364D01">
        <w:rPr>
          <w:noProof/>
        </w:rPr>
        <w:t>5</w:t>
      </w:r>
      <w:r w:rsidR="00364D01">
        <w:noBreakHyphen/>
      </w:r>
      <w:r w:rsidR="00364D01">
        <w:rPr>
          <w:noProof/>
        </w:rPr>
        <w:t>3</w:t>
      </w:r>
      <w:r w:rsidR="00310C78">
        <w:rPr>
          <w:lang w:val="en-US"/>
        </w:rPr>
        <w:fldChar w:fldCharType="end"/>
      </w:r>
      <w:r w:rsidR="00310C78">
        <w:rPr>
          <w:lang w:val="en-US"/>
        </w:rPr>
        <w:t xml:space="preserve"> </w:t>
      </w:r>
      <w:r w:rsidRPr="00414D75">
        <w:rPr>
          <w:lang w:val="en-US"/>
        </w:rPr>
        <w:t>below.</w:t>
      </w:r>
    </w:p>
    <w:p w14:paraId="37493DE4" w14:textId="1BC86247" w:rsidR="004A05FD" w:rsidRPr="00414D75" w:rsidRDefault="007D274F" w:rsidP="007D274F">
      <w:pPr>
        <w:jc w:val="center"/>
        <w:rPr>
          <w:lang w:val="en-US"/>
        </w:rPr>
      </w:pPr>
      <w:r>
        <w:rPr>
          <w:noProof/>
          <w:lang w:val="en-US"/>
        </w:rPr>
        <w:lastRenderedPageBreak/>
        <w:drawing>
          <wp:inline distT="0" distB="0" distL="0" distR="0" wp14:anchorId="716EF310" wp14:editId="1BC3F9D5">
            <wp:extent cx="4412626" cy="2941904"/>
            <wp:effectExtent l="0" t="0" r="698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YCLI_Figure_5-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4694" cy="2949950"/>
                    </a:xfrm>
                    <a:prstGeom prst="rect">
                      <a:avLst/>
                    </a:prstGeom>
                  </pic:spPr>
                </pic:pic>
              </a:graphicData>
            </a:graphic>
          </wp:inline>
        </w:drawing>
      </w:r>
    </w:p>
    <w:p w14:paraId="5F12BC2F" w14:textId="41C651D3" w:rsidR="00E268F8" w:rsidRPr="00E268F8" w:rsidRDefault="00E268F8" w:rsidP="00E268F8">
      <w:pPr>
        <w:pStyle w:val="Lgende"/>
      </w:pPr>
      <w:bookmarkStart w:id="42" w:name="_Ref236501735"/>
      <w:bookmarkStart w:id="43" w:name="_Ref236501710"/>
      <w:bookmarkStart w:id="44" w:name="_Toc242185842"/>
      <w:r w:rsidRPr="00E268F8">
        <w:t xml:space="preserve">Figure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310C78">
        <w:noBreakHyphen/>
      </w:r>
      <w:r w:rsidR="003141D3">
        <w:fldChar w:fldCharType="begin"/>
      </w:r>
      <w:r w:rsidR="003141D3">
        <w:instrText xml:space="preserve"> SEQ Figure \* ARABIC \s 1 </w:instrText>
      </w:r>
      <w:r w:rsidR="003141D3">
        <w:fldChar w:fldCharType="separate"/>
      </w:r>
      <w:r w:rsidR="00364D01">
        <w:rPr>
          <w:noProof/>
        </w:rPr>
        <w:t>3</w:t>
      </w:r>
      <w:r w:rsidR="003141D3">
        <w:rPr>
          <w:noProof/>
        </w:rPr>
        <w:fldChar w:fldCharType="end"/>
      </w:r>
      <w:bookmarkEnd w:id="42"/>
      <w:r w:rsidRPr="00E268F8">
        <w:t xml:space="preserve"> Structure of a WIGOS Station Identifier</w:t>
      </w:r>
      <w:bookmarkEnd w:id="43"/>
      <w:bookmarkEnd w:id="44"/>
    </w:p>
    <w:p w14:paraId="6F4C399B" w14:textId="77777777" w:rsidR="004A05FD" w:rsidRPr="00440736" w:rsidRDefault="004A05FD" w:rsidP="004A05FD">
      <w:pPr>
        <w:rPr>
          <w:lang w:val="en-US" w:eastAsia="fr-FR"/>
        </w:rPr>
      </w:pPr>
      <w:r>
        <w:rPr>
          <w:lang w:val="en-US" w:eastAsia="fr-FR"/>
        </w:rPr>
        <w:t>T</w:t>
      </w:r>
      <w:r w:rsidRPr="00440736">
        <w:rPr>
          <w:lang w:val="en-US" w:eastAsia="fr-FR"/>
        </w:rPr>
        <w:t>he WSI is mandatory for all WMO Members. The allocation rules and structure of the WSI are defined in:</w:t>
      </w:r>
    </w:p>
    <w:p w14:paraId="5A4AEAB7" w14:textId="77777777" w:rsidR="004A05FD" w:rsidRPr="006456D8" w:rsidRDefault="004A05FD" w:rsidP="00D54992">
      <w:pPr>
        <w:pStyle w:val="Paragraphedeliste"/>
        <w:numPr>
          <w:ilvl w:val="0"/>
          <w:numId w:val="25"/>
        </w:numPr>
        <w:rPr>
          <w:lang w:val="en-US" w:eastAsia="fr-FR"/>
        </w:rPr>
      </w:pPr>
      <w:r w:rsidRPr="006456D8">
        <w:rPr>
          <w:i/>
          <w:iCs/>
          <w:lang w:val="en-US" w:eastAsia="fr-FR"/>
        </w:rPr>
        <w:t>Manual on the WMO Integrated Global Observing System</w:t>
      </w:r>
      <w:r w:rsidRPr="006456D8">
        <w:rPr>
          <w:lang w:val="en-US" w:eastAsia="fr-FR"/>
        </w:rPr>
        <w:t xml:space="preserve"> (WMO-No. 1160, Edition 2024, Attachment 2.2); </w:t>
      </w:r>
    </w:p>
    <w:p w14:paraId="071B4E9E" w14:textId="77777777" w:rsidR="004A05FD" w:rsidRPr="006456D8" w:rsidRDefault="004A05FD" w:rsidP="00D54992">
      <w:pPr>
        <w:pStyle w:val="Paragraphedeliste"/>
        <w:numPr>
          <w:ilvl w:val="0"/>
          <w:numId w:val="25"/>
        </w:numPr>
        <w:rPr>
          <w:lang w:val="fr-FR" w:eastAsia="fr-FR"/>
        </w:rPr>
      </w:pPr>
      <w:r w:rsidRPr="006456D8">
        <w:rPr>
          <w:i/>
          <w:iCs/>
          <w:lang w:val="en-US" w:eastAsia="fr-FR"/>
        </w:rPr>
        <w:t>Guide to the WMO Integrated Global Observing System</w:t>
      </w:r>
      <w:r w:rsidRPr="006456D8">
        <w:rPr>
          <w:lang w:val="en-US" w:eastAsia="fr-FR"/>
        </w:rPr>
        <w:t xml:space="preserve"> (WMO-No. </w:t>
      </w:r>
      <w:r w:rsidRPr="006456D8">
        <w:rPr>
          <w:lang w:val="fr-FR" w:eastAsia="fr-FR"/>
        </w:rPr>
        <w:t xml:space="preserve">1165, Edition 2024, </w:t>
      </w:r>
      <w:r w:rsidRPr="002D7F2F">
        <w:rPr>
          <w:lang w:val="en-US" w:eastAsia="fr-FR"/>
        </w:rPr>
        <w:t>Chapter</w:t>
      </w:r>
      <w:r w:rsidRPr="006456D8">
        <w:rPr>
          <w:lang w:val="fr-FR" w:eastAsia="fr-FR"/>
        </w:rPr>
        <w:t xml:space="preserve"> 9).</w:t>
      </w:r>
    </w:p>
    <w:p w14:paraId="3DA3B899" w14:textId="77777777" w:rsidR="004A05FD" w:rsidRDefault="004A05FD" w:rsidP="004A05FD">
      <w:pPr>
        <w:pStyle w:val="Titre3"/>
      </w:pPr>
      <w:bookmarkStart w:id="45" w:name="_Toc242708253"/>
      <w:r>
        <w:t>WMO Block and Station Number</w:t>
      </w:r>
      <w:bookmarkEnd w:id="45"/>
    </w:p>
    <w:p w14:paraId="4CED9E12" w14:textId="77777777" w:rsidR="004A05FD" w:rsidRDefault="004A05FD" w:rsidP="004A05FD">
      <w:pPr>
        <w:rPr>
          <w:lang w:val="en-US"/>
        </w:rPr>
      </w:pPr>
      <w:r w:rsidRPr="00440736">
        <w:rPr>
          <w:lang w:val="en-US"/>
        </w:rPr>
        <w:t xml:space="preserve">The </w:t>
      </w:r>
      <w:r w:rsidRPr="00440736">
        <w:rPr>
          <w:rStyle w:val="lev"/>
          <w:lang w:val="en-US"/>
        </w:rPr>
        <w:t>WMO Block Number</w:t>
      </w:r>
      <w:r w:rsidRPr="00440736">
        <w:rPr>
          <w:lang w:val="en-US"/>
        </w:rPr>
        <w:t xml:space="preserve"> and </w:t>
      </w:r>
      <w:r w:rsidRPr="00440736">
        <w:rPr>
          <w:rStyle w:val="lev"/>
          <w:lang w:val="en-US"/>
        </w:rPr>
        <w:t>WMO Station Number</w:t>
      </w:r>
      <w:r w:rsidRPr="00440736">
        <w:rPr>
          <w:lang w:val="en-US"/>
        </w:rPr>
        <w:t xml:space="preserve"> correspond to the former traditional five-digit numerical identifier assigned by WMO to meteorological observing stations worldwide. They are retained in DAYCLI to facilitate compatibility with historical datasets and existing operational practices.</w:t>
      </w:r>
    </w:p>
    <w:p w14:paraId="52D6063C" w14:textId="77777777" w:rsidR="004A05FD" w:rsidRPr="00414D75" w:rsidRDefault="004A05FD" w:rsidP="004A05FD">
      <w:pPr>
        <w:rPr>
          <w:lang w:val="en-US"/>
        </w:rPr>
      </w:pPr>
      <w:r w:rsidRPr="00414D75">
        <w:rPr>
          <w:lang w:val="en-US"/>
        </w:rPr>
        <w:t>For example:</w:t>
      </w:r>
    </w:p>
    <w:p w14:paraId="77BA02A3" w14:textId="77777777" w:rsidR="004A05FD" w:rsidRPr="00414D75" w:rsidRDefault="004A05FD" w:rsidP="004A05FD">
      <w:pPr>
        <w:rPr>
          <w:lang w:val="en-US"/>
        </w:rPr>
      </w:pPr>
      <w:r w:rsidRPr="00414D75">
        <w:rPr>
          <w:rStyle w:val="lev"/>
          <w:lang w:val="en-US"/>
        </w:rPr>
        <w:t>87585</w:t>
      </w:r>
    </w:p>
    <w:p w14:paraId="36041510" w14:textId="77777777" w:rsidR="004A05FD" w:rsidRPr="00414D75" w:rsidRDefault="004A05FD" w:rsidP="004A05FD">
      <w:pPr>
        <w:rPr>
          <w:lang w:val="en-US"/>
        </w:rPr>
      </w:pPr>
      <w:r w:rsidRPr="00414D75">
        <w:rPr>
          <w:lang w:val="en-US"/>
        </w:rPr>
        <w:t xml:space="preserve">identifies </w:t>
      </w:r>
      <w:r w:rsidRPr="00414D75">
        <w:rPr>
          <w:rStyle w:val="lev"/>
          <w:lang w:val="en-US"/>
        </w:rPr>
        <w:t>Buenos Aires Observatorio (Argentina)</w:t>
      </w:r>
      <w:r w:rsidRPr="00414D75">
        <w:rPr>
          <w:lang w:val="en-US"/>
        </w:rPr>
        <w:t>.</w:t>
      </w:r>
    </w:p>
    <w:p w14:paraId="55A8C560" w14:textId="77777777" w:rsidR="004A05FD" w:rsidRDefault="004A05FD" w:rsidP="004A05FD">
      <w:pPr>
        <w:pStyle w:val="Titre3"/>
      </w:pPr>
      <w:bookmarkStart w:id="46" w:name="_Toc242708254"/>
      <w:r>
        <w:t>Station Location</w:t>
      </w:r>
      <w:bookmarkEnd w:id="46"/>
    </w:p>
    <w:p w14:paraId="46A8E76A" w14:textId="38832A83" w:rsidR="004A05FD" w:rsidRDefault="004A05FD" w:rsidP="004A05FD">
      <w:pPr>
        <w:rPr>
          <w:rStyle w:val="lev"/>
        </w:rPr>
      </w:pPr>
      <w:r>
        <w:t xml:space="preserve">The geographical location of the observing station is defined by its </w:t>
      </w:r>
      <w:r>
        <w:rPr>
          <w:rStyle w:val="lev"/>
        </w:rPr>
        <w:t>latitude</w:t>
      </w:r>
      <w:r w:rsidR="00911DC7">
        <w:rPr>
          <w:rStyle w:val="lev"/>
        </w:rPr>
        <w:t xml:space="preserve"> </w:t>
      </w:r>
      <w:r w:rsidR="00911DC7" w:rsidRPr="00AC74D3">
        <w:rPr>
          <w:rStyle w:val="lev"/>
          <w:b w:val="0"/>
        </w:rPr>
        <w:t>and</w:t>
      </w:r>
      <w:r>
        <w:t xml:space="preserve"> </w:t>
      </w:r>
      <w:r>
        <w:rPr>
          <w:rStyle w:val="lev"/>
        </w:rPr>
        <w:t>longitude.</w:t>
      </w:r>
    </w:p>
    <w:p w14:paraId="58C2AACB" w14:textId="77777777" w:rsidR="004A05FD" w:rsidRDefault="004A05FD" w:rsidP="004A05FD">
      <w:pPr>
        <w:rPr>
          <w:rStyle w:val="lev"/>
        </w:rPr>
      </w:pPr>
      <w:r>
        <w:t xml:space="preserve">The default geodetic reference system for latitude and longitude is the </w:t>
      </w:r>
      <w:r>
        <w:rPr>
          <w:rStyle w:val="lev"/>
        </w:rPr>
        <w:t>World Geodetic System 1984 (WGS-84)</w:t>
      </w:r>
      <w:r>
        <w:t xml:space="preserve"> combined with the </w:t>
      </w:r>
      <w:r>
        <w:rPr>
          <w:rStyle w:val="lev"/>
        </w:rPr>
        <w:t>Earth Gravitational Model 1996 (EGM96)</w:t>
      </w:r>
      <w:r>
        <w:t xml:space="preserve">. This standard ensures global consistency and accuracy in geographic positioning. It is specified in the </w:t>
      </w:r>
      <w:r>
        <w:rPr>
          <w:rStyle w:val="Accentuation"/>
        </w:rPr>
        <w:t>Guide to Instruments and Methods of Observation</w:t>
      </w:r>
      <w:r>
        <w:t xml:space="preserve"> (WMO-No. 8, Volume I, Chapter 1, Section 1.3.3.2).</w:t>
      </w:r>
    </w:p>
    <w:p w14:paraId="3F1F0D0E" w14:textId="24BD0237" w:rsidR="004A05FD" w:rsidRPr="00440736" w:rsidRDefault="004A05FD" w:rsidP="004A05FD">
      <w:pPr>
        <w:rPr>
          <w:lang w:val="en-US"/>
        </w:rPr>
      </w:pPr>
      <w:r>
        <w:t xml:space="preserve">Within DAYCLI, latitude and longitude are encoded with a standard precision of </w:t>
      </w:r>
      <w:r>
        <w:rPr>
          <w:rStyle w:val="lev"/>
        </w:rPr>
        <w:t>0.00001 degrees</w:t>
      </w:r>
      <w:r>
        <w:t xml:space="preserve">, corresponding to </w:t>
      </w:r>
      <w:r>
        <w:rPr>
          <w:rStyle w:val="lev"/>
        </w:rPr>
        <w:t>1</w:t>
      </w:r>
      <w:r w:rsidR="001B3F45">
        <w:rPr>
          <w:rStyle w:val="lev"/>
        </w:rPr>
        <w:t>.</w:t>
      </w:r>
      <w:r>
        <w:rPr>
          <w:rStyle w:val="lev"/>
        </w:rPr>
        <w:t>11 metre</w:t>
      </w:r>
      <w:r w:rsidR="0067716C">
        <w:rPr>
          <w:rStyle w:val="lev"/>
        </w:rPr>
        <w:t>s</w:t>
      </w:r>
      <w:r>
        <w:rPr>
          <w:rStyle w:val="lev"/>
        </w:rPr>
        <w:t xml:space="preserve"> at the equator</w:t>
      </w:r>
      <w:r>
        <w:t>.</w:t>
      </w:r>
    </w:p>
    <w:p w14:paraId="2544ADBA" w14:textId="77777777" w:rsidR="004A05FD" w:rsidRDefault="004A05FD" w:rsidP="004A05FD">
      <w:pPr>
        <w:pStyle w:val="Titre3"/>
      </w:pPr>
      <w:bookmarkStart w:id="47" w:name="_Toc242708255"/>
      <w:r>
        <w:t>Station Elevation</w:t>
      </w:r>
      <w:bookmarkEnd w:id="47"/>
    </w:p>
    <w:p w14:paraId="56C971AA" w14:textId="698DC05F" w:rsidR="004A05FD" w:rsidRPr="00440736" w:rsidRDefault="004A05FD" w:rsidP="004A05FD">
      <w:pPr>
        <w:rPr>
          <w:lang w:val="en-US" w:eastAsia="fr-FR"/>
        </w:rPr>
      </w:pPr>
      <w:r w:rsidRPr="00440736">
        <w:rPr>
          <w:lang w:val="en-US" w:eastAsia="fr-FR"/>
        </w:rPr>
        <w:t xml:space="preserve">The </w:t>
      </w:r>
      <w:r w:rsidRPr="00440736">
        <w:rPr>
          <w:b/>
          <w:bCs/>
          <w:lang w:val="en-US" w:eastAsia="fr-FR"/>
        </w:rPr>
        <w:t>height of station ground above mean sea level</w:t>
      </w:r>
      <w:r w:rsidRPr="00440736">
        <w:rPr>
          <w:lang w:val="en-US" w:eastAsia="fr-FR"/>
        </w:rPr>
        <w:t xml:space="preserve"> is defined as the height above mean sea level of the ground on which the rain gauge stands or, if there is no rain gauge, the ground beneath the thermometer screen. If neither a rain gauge nor a thermometer screen is present, it corresponds to the average terrain level in the vicinity of the station</w:t>
      </w:r>
      <w:r w:rsidR="00995909">
        <w:rPr>
          <w:lang w:val="en-US" w:eastAsia="fr-FR"/>
        </w:rPr>
        <w:t xml:space="preserve"> (</w:t>
      </w:r>
      <w:r w:rsidR="00995909">
        <w:t>Reference: WMO-No. 306, Manual on Codes, Volume I.2, descriptor 0 07 030, referring to WMO-No. 8, Guide to Instruments and Methods of Observation)</w:t>
      </w:r>
      <w:r w:rsidRPr="00440736">
        <w:rPr>
          <w:lang w:val="en-US" w:eastAsia="fr-FR"/>
        </w:rPr>
        <w:t>.</w:t>
      </w:r>
    </w:p>
    <w:p w14:paraId="091A7056" w14:textId="77777777" w:rsidR="004A05FD" w:rsidRPr="00440736" w:rsidRDefault="004A05FD" w:rsidP="004A05FD">
      <w:pPr>
        <w:rPr>
          <w:lang w:val="en-US" w:eastAsia="fr-FR"/>
        </w:rPr>
      </w:pPr>
      <w:r w:rsidRPr="00440736">
        <w:rPr>
          <w:lang w:val="en-US" w:eastAsia="fr-FR"/>
        </w:rPr>
        <w:lastRenderedPageBreak/>
        <w:t>This definition is used to standardize observations and ensure the consistent comparison of atmospheric variables, such as pressure, temperature and humidity, among observing stations worldwide.</w:t>
      </w:r>
    </w:p>
    <w:p w14:paraId="56544418" w14:textId="77777777" w:rsidR="004A05FD" w:rsidRPr="00440736" w:rsidRDefault="004A05FD" w:rsidP="004A05FD">
      <w:pPr>
        <w:rPr>
          <w:lang w:val="en-US" w:eastAsia="fr-FR"/>
        </w:rPr>
      </w:pPr>
      <w:r w:rsidRPr="00440736">
        <w:rPr>
          <w:lang w:val="en-US" w:eastAsia="fr-FR"/>
        </w:rPr>
        <w:t>Since all daily climate variables contained in a DAYCLI Record originate from the same observing station, the Station Information is provided once and applies to every variable contained in that record.</w:t>
      </w:r>
    </w:p>
    <w:p w14:paraId="79C5370A" w14:textId="77777777" w:rsidR="004A05FD" w:rsidRDefault="004A05FD" w:rsidP="004A05FD">
      <w:pPr>
        <w:rPr>
          <w:lang w:val="en-US" w:eastAsia="fr-FR"/>
        </w:rPr>
      </w:pPr>
      <w:r w:rsidRPr="00440736">
        <w:rPr>
          <w:lang w:val="en-US" w:eastAsia="fr-FR"/>
        </w:rPr>
        <w:t>The following section describes the observational and processing information required to correctly interpret how these daily climate variables were produced.</w:t>
      </w:r>
    </w:p>
    <w:p w14:paraId="1DDD712C" w14:textId="77777777" w:rsidR="004A05FD" w:rsidRDefault="004A05FD" w:rsidP="004A05FD">
      <w:pPr>
        <w:jc w:val="left"/>
        <w:rPr>
          <w:lang w:val="en-US" w:eastAsia="fr-FR"/>
        </w:rPr>
      </w:pPr>
      <w:r>
        <w:rPr>
          <w:lang w:val="en-US" w:eastAsia="fr-FR"/>
        </w:rPr>
        <w:br w:type="page"/>
      </w:r>
    </w:p>
    <w:p w14:paraId="534B663F" w14:textId="77777777" w:rsidR="004A05FD" w:rsidRDefault="004A05FD" w:rsidP="004A05FD">
      <w:pPr>
        <w:pStyle w:val="Titre2"/>
        <w:ind w:left="576" w:hanging="576"/>
        <w:rPr>
          <w:rFonts w:eastAsia="Times New Roman"/>
          <w:lang w:val="en-US" w:eastAsia="fr-FR"/>
        </w:rPr>
      </w:pPr>
      <w:bookmarkStart w:id="48" w:name="_Toc242708256"/>
      <w:r w:rsidRPr="00747B8A">
        <w:rPr>
          <w:rFonts w:eastAsia="Times New Roman"/>
          <w:lang w:val="en-US" w:eastAsia="fr-FR"/>
        </w:rPr>
        <w:lastRenderedPageBreak/>
        <w:t>Observation and Processing Information</w:t>
      </w:r>
      <w:bookmarkEnd w:id="48"/>
    </w:p>
    <w:p w14:paraId="0E9E60BF" w14:textId="73FD3A12" w:rsidR="004A05FD" w:rsidRPr="00D62FF8" w:rsidRDefault="004A05FD" w:rsidP="004A05FD">
      <w:pPr>
        <w:rPr>
          <w:lang w:val="en-US"/>
        </w:rPr>
      </w:pPr>
      <w:r>
        <w:t>The daily climate variables exchanged through DAYCLI cannot be correctly interpreted without information</w:t>
      </w:r>
      <w:r w:rsidRPr="00D62FF8">
        <w:rPr>
          <w:lang w:val="en-US"/>
        </w:rPr>
        <w:t xml:space="preserve"> describing the temporal </w:t>
      </w:r>
      <w:r w:rsidR="001514EF">
        <w:rPr>
          <w:lang w:val="en-US"/>
        </w:rPr>
        <w:t>reference</w:t>
      </w:r>
      <w:r w:rsidRPr="00D62FF8">
        <w:rPr>
          <w:lang w:val="en-US"/>
        </w:rPr>
        <w:t xml:space="preserve"> </w:t>
      </w:r>
      <w:r w:rsidR="00711959">
        <w:rPr>
          <w:lang w:val="en-US"/>
        </w:rPr>
        <w:t xml:space="preserve">system </w:t>
      </w:r>
      <w:r w:rsidRPr="00D62FF8">
        <w:rPr>
          <w:lang w:val="en-US"/>
        </w:rPr>
        <w:t>under which they were observed</w:t>
      </w:r>
      <w:r w:rsidR="00651EE3">
        <w:rPr>
          <w:lang w:val="en-US"/>
        </w:rPr>
        <w:t>,</w:t>
      </w:r>
      <w:r w:rsidRPr="00D62FF8">
        <w:rPr>
          <w:lang w:val="en-US"/>
        </w:rPr>
        <w:t xml:space="preserve"> and the methods used to derive them. Observation and Processing Information provides the contextual information required to ensure a consistent interpretation of daily climate data across </w:t>
      </w:r>
      <w:r w:rsidR="0063626E">
        <w:rPr>
          <w:lang w:val="en-US"/>
        </w:rPr>
        <w:t xml:space="preserve">NMHSs. </w:t>
      </w:r>
    </w:p>
    <w:p w14:paraId="6CF23B67" w14:textId="77777777" w:rsidR="004A05FD" w:rsidRPr="00D62FF8" w:rsidRDefault="004A05FD" w:rsidP="004A05FD">
      <w:pPr>
        <w:rPr>
          <w:lang w:val="en-US"/>
        </w:rPr>
      </w:pPr>
      <w:r w:rsidRPr="00D62FF8">
        <w:rPr>
          <w:lang w:val="en-US"/>
        </w:rPr>
        <w:t>Unlike the Station Information, which applies to the entire DAYCLI Record, some Observation and Processing Information may vary between individual daily climate variables. This reflects the fact that different variables may be derived using different observation periods, measurement methods or processing procedures.</w:t>
      </w:r>
    </w:p>
    <w:p w14:paraId="23DDCB37" w14:textId="77777777" w:rsidR="004A05FD" w:rsidRPr="00D62FF8" w:rsidRDefault="004A05FD" w:rsidP="004A05FD">
      <w:pPr>
        <w:rPr>
          <w:lang w:val="en-US"/>
        </w:rPr>
      </w:pPr>
      <w:r w:rsidRPr="00D62FF8">
        <w:rPr>
          <w:lang w:val="en-US"/>
        </w:rPr>
        <w:t>The following subsections describe the observation and processing information associated with a DAYCLI Record.</w:t>
      </w:r>
    </w:p>
    <w:p w14:paraId="0EC9CCEF" w14:textId="28B422A5" w:rsidR="004A05FD" w:rsidRPr="009C2A86" w:rsidRDefault="004A05FD" w:rsidP="004A05FD">
      <w:pPr>
        <w:pStyle w:val="Titre3"/>
      </w:pPr>
      <w:r w:rsidRPr="009C2A86">
        <w:t xml:space="preserve"> </w:t>
      </w:r>
      <w:bookmarkStart w:id="49" w:name="_Toc242708257"/>
      <w:r w:rsidR="00B66015">
        <w:t xml:space="preserve">National Temporal Reference </w:t>
      </w:r>
      <w:r w:rsidR="000B78DB">
        <w:t>(NTR)</w:t>
      </w:r>
      <w:bookmarkEnd w:id="49"/>
    </w:p>
    <w:p w14:paraId="0876B00D" w14:textId="57D6553F" w:rsidR="000B78DB" w:rsidRDefault="000B78DB" w:rsidP="000B78DB">
      <w:pPr>
        <w:rPr>
          <w:lang w:val="en-US"/>
        </w:rPr>
      </w:pPr>
      <w:r>
        <w:rPr>
          <w:lang w:val="en-US"/>
        </w:rPr>
        <w:t>T</w:t>
      </w:r>
      <w:r w:rsidRPr="00A20F20">
        <w:rPr>
          <w:lang w:val="en-US"/>
        </w:rPr>
        <w:t>he NTR defines the temporal reference adopted by a WMO Member for producing and interpreting its official national daily climate dataset. It is established by each NMHS according to its national observing and climatological practices and, for each observing station, is specified by the associated Local Meteorological Time Zone (LMTZ).</w:t>
      </w:r>
    </w:p>
    <w:p w14:paraId="30E8D72D" w14:textId="1B02AFA5" w:rsidR="000B78DB" w:rsidRPr="00A20F20" w:rsidRDefault="000B78DB" w:rsidP="000B78DB">
      <w:r w:rsidRPr="00A20F20">
        <w:rPr>
          <w:lang w:val="en-US"/>
        </w:rPr>
        <w:t xml:space="preserve">The NTR may differ from the time reference used to record individual observations. For example, an observing system </w:t>
      </w:r>
      <w:r>
        <w:rPr>
          <w:lang w:val="en-US"/>
        </w:rPr>
        <w:t xml:space="preserve">(e.g. network of automatic weather stations) </w:t>
      </w:r>
      <w:r w:rsidRPr="00A20F20">
        <w:rPr>
          <w:lang w:val="en-US"/>
        </w:rPr>
        <w:t>may record observations in Coordinated Universal Time (UTC), while the NMHS defines the Climatological Day using a local time reference.</w:t>
      </w:r>
    </w:p>
    <w:p w14:paraId="4AB619EC" w14:textId="77777777" w:rsidR="000B78DB" w:rsidRPr="00611FDE" w:rsidRDefault="000B78DB" w:rsidP="000B78DB">
      <w:pPr>
        <w:rPr>
          <w:lang w:val="en-US"/>
        </w:rPr>
      </w:pPr>
      <w:r w:rsidRPr="00611FDE">
        <w:rPr>
          <w:lang w:val="en-US"/>
        </w:rPr>
        <w:t xml:space="preserve">In DAYCLI, the </w:t>
      </w:r>
      <w:r>
        <w:rPr>
          <w:lang w:val="en-US"/>
        </w:rPr>
        <w:t xml:space="preserve">NTR </w:t>
      </w:r>
      <w:r w:rsidRPr="00611FDE">
        <w:rPr>
          <w:lang w:val="en-US"/>
        </w:rPr>
        <w:t xml:space="preserve">is represented through the </w:t>
      </w:r>
      <w:r w:rsidRPr="00611FDE">
        <w:rPr>
          <w:rStyle w:val="lev"/>
          <w:lang w:val="en-US"/>
        </w:rPr>
        <w:t>Local Meteorological Time Zone (LMTZ)</w:t>
      </w:r>
      <w:r w:rsidRPr="00611FDE">
        <w:rPr>
          <w:lang w:val="en-US"/>
        </w:rPr>
        <w:t xml:space="preserve"> associated with each observing station (see Section 5.7.2). The LMTZ identifies the temporal reference used for the national daily climate dataset, while the corresponding time difference from UTC is encoded separately within the DAYCLI message.</w:t>
      </w:r>
    </w:p>
    <w:p w14:paraId="4CAEDE12" w14:textId="77777777" w:rsidR="00A305E5" w:rsidRPr="00A305E5" w:rsidRDefault="00A305E5" w:rsidP="00A305E5">
      <w:pPr>
        <w:rPr>
          <w:lang w:val="en-US" w:eastAsia="fr-FR"/>
        </w:rPr>
      </w:pPr>
      <w:r w:rsidRPr="00A305E5">
        <w:rPr>
          <w:lang w:val="en-US" w:eastAsia="fr-FR"/>
        </w:rPr>
        <w:t>See also National Temporal Reference (NTR) in the Glossary.</w:t>
      </w:r>
    </w:p>
    <w:p w14:paraId="3AA1985B" w14:textId="77777777" w:rsidR="004A05FD" w:rsidRPr="009C2A86" w:rsidRDefault="004A05FD" w:rsidP="004A05FD">
      <w:pPr>
        <w:pStyle w:val="Titre3"/>
      </w:pPr>
      <w:bookmarkStart w:id="50" w:name="_Toc242708258"/>
      <w:r w:rsidRPr="009C2A86">
        <w:t>Local Meteorological Time Zone</w:t>
      </w:r>
      <w:bookmarkEnd w:id="50"/>
    </w:p>
    <w:p w14:paraId="645EAB74" w14:textId="2063821F" w:rsidR="004A05FD" w:rsidRPr="00A4503F" w:rsidRDefault="006541E1" w:rsidP="004A05FD">
      <w:pPr>
        <w:rPr>
          <w:lang w:val="en-US"/>
        </w:rPr>
      </w:pPr>
      <w:r>
        <w:t>The Local Meteorological Time Zone (LMTZ) is the local time reference adopted by an NMHS for producing, exchanging and interpreting its official national daily climate dataset for a given observing station. It provides the temporal reference used to define the Attribution Day and the observation periods associated with the daily climate variable</w:t>
      </w:r>
      <w:r w:rsidR="002D7F2F">
        <w:t>s</w:t>
      </w:r>
      <w:r w:rsidR="00E508B4">
        <w:t xml:space="preserve"> (that is, the Climatological Day)</w:t>
      </w:r>
      <w:r>
        <w:t>.</w:t>
      </w:r>
    </w:p>
    <w:p w14:paraId="3EB0453D" w14:textId="70F24FE8" w:rsidR="004A05FD" w:rsidRPr="00A4503F" w:rsidRDefault="004A05FD" w:rsidP="004A05FD">
      <w:pPr>
        <w:rPr>
          <w:lang w:val="en-US"/>
        </w:rPr>
      </w:pPr>
      <w:r w:rsidRPr="00A4503F">
        <w:rPr>
          <w:lang w:val="en-US"/>
        </w:rPr>
        <w:t xml:space="preserve">Although the term </w:t>
      </w:r>
      <w:r w:rsidRPr="00A4503F">
        <w:rPr>
          <w:rStyle w:val="Accentuation"/>
          <w:lang w:val="en-US"/>
        </w:rPr>
        <w:t>Local</w:t>
      </w:r>
      <w:r w:rsidRPr="00A4503F">
        <w:rPr>
          <w:lang w:val="en-US"/>
        </w:rPr>
        <w:t xml:space="preserve"> appears in its name, the L</w:t>
      </w:r>
      <w:r w:rsidR="007F6127">
        <w:rPr>
          <w:lang w:val="en-US"/>
        </w:rPr>
        <w:t>MTZ</w:t>
      </w:r>
      <w:r w:rsidRPr="00A4503F">
        <w:rPr>
          <w:lang w:val="en-US"/>
        </w:rPr>
        <w:t xml:space="preserve"> does not necessarily correspond to the civil or administrative time zone of the station location. Instead, it represents the temporal reference adopted by the NMHS for that station within the national daily climate dataset.</w:t>
      </w:r>
    </w:p>
    <w:p w14:paraId="0B5CFA8C" w14:textId="2E0188F1" w:rsidR="004A05FD" w:rsidRDefault="004A05FD" w:rsidP="004A05FD">
      <w:pPr>
        <w:rPr>
          <w:lang w:val="en-US"/>
        </w:rPr>
      </w:pPr>
      <w:r w:rsidRPr="00A4503F">
        <w:rPr>
          <w:lang w:val="en-US"/>
        </w:rPr>
        <w:t>The L</w:t>
      </w:r>
      <w:r w:rsidR="00690C64">
        <w:rPr>
          <w:lang w:val="en-US"/>
        </w:rPr>
        <w:t>MTZ</w:t>
      </w:r>
      <w:r w:rsidRPr="00A4503F">
        <w:rPr>
          <w:lang w:val="en-US"/>
        </w:rPr>
        <w:t xml:space="preserve"> </w:t>
      </w:r>
      <w:r w:rsidR="00431E17">
        <w:rPr>
          <w:lang w:val="en-US"/>
        </w:rPr>
        <w:t>must</w:t>
      </w:r>
      <w:r w:rsidR="00431E17" w:rsidRPr="00A4503F">
        <w:rPr>
          <w:lang w:val="en-US"/>
        </w:rPr>
        <w:t xml:space="preserve"> </w:t>
      </w:r>
      <w:r w:rsidRPr="00A4503F">
        <w:rPr>
          <w:lang w:val="en-US"/>
        </w:rPr>
        <w:t>not be confused with the numerical time difference from Coordinated Universal Time (UTC). The latter is a separate piece of information used to express the relationship between the LMTZ and UTC and is encoded independently in the DAYCLI message.</w:t>
      </w:r>
    </w:p>
    <w:p w14:paraId="090487FB" w14:textId="77777777" w:rsidR="004A05FD" w:rsidRPr="009C2A86" w:rsidRDefault="004A05FD" w:rsidP="004A05FD">
      <w:pPr>
        <w:pStyle w:val="Titre3"/>
      </w:pPr>
      <w:bookmarkStart w:id="51" w:name="_Toc242708259"/>
      <w:r w:rsidRPr="009C2A86">
        <w:t>Attribution Day</w:t>
      </w:r>
      <w:bookmarkEnd w:id="51"/>
    </w:p>
    <w:p w14:paraId="0DE167BA" w14:textId="77777777" w:rsidR="004A05FD" w:rsidRPr="00A4503F" w:rsidRDefault="004A05FD" w:rsidP="004A05FD">
      <w:pPr>
        <w:rPr>
          <w:b/>
          <w:lang w:val="en-US"/>
        </w:rPr>
      </w:pPr>
      <w:r w:rsidRPr="00A4503F">
        <w:rPr>
          <w:rStyle w:val="lev"/>
          <w:b w:val="0"/>
          <w:lang w:val="en-US"/>
        </w:rPr>
        <w:t>Each DAYCLI Record is associated with a single Attribution Day.</w:t>
      </w:r>
    </w:p>
    <w:p w14:paraId="1B54FF3F" w14:textId="7DEEB9A7" w:rsidR="004A05FD" w:rsidRPr="00A4503F" w:rsidRDefault="004A05FD" w:rsidP="004A05FD">
      <w:pPr>
        <w:rPr>
          <w:b/>
          <w:lang w:val="en-US"/>
        </w:rPr>
      </w:pPr>
      <w:r w:rsidRPr="00A4503F">
        <w:rPr>
          <w:rStyle w:val="lev"/>
          <w:b w:val="0"/>
          <w:lang w:val="en-US"/>
        </w:rPr>
        <w:t xml:space="preserve">The Attribution Day identifies the calendar day to which the reported daily climate information is assigned according to the national climatological practices of </w:t>
      </w:r>
      <w:r w:rsidR="00426083">
        <w:rPr>
          <w:rStyle w:val="lev"/>
          <w:b w:val="0"/>
          <w:lang w:val="en-US"/>
        </w:rPr>
        <w:t>each NMHS.</w:t>
      </w:r>
      <w:r w:rsidRPr="00A4503F">
        <w:rPr>
          <w:rStyle w:val="lev"/>
          <w:b w:val="0"/>
          <w:lang w:val="en-US"/>
        </w:rPr>
        <w:t xml:space="preserve"> </w:t>
      </w:r>
    </w:p>
    <w:p w14:paraId="26D0E1F7" w14:textId="741FF68C" w:rsidR="004A05FD" w:rsidRPr="00A4503F" w:rsidRDefault="004A05FD" w:rsidP="004A05FD">
      <w:pPr>
        <w:rPr>
          <w:b/>
          <w:lang w:val="en-US"/>
        </w:rPr>
      </w:pPr>
      <w:r w:rsidRPr="00A4503F">
        <w:rPr>
          <w:rStyle w:val="lev"/>
          <w:b w:val="0"/>
          <w:lang w:val="en-US"/>
        </w:rPr>
        <w:t xml:space="preserve">The Attribution Day is established according to the </w:t>
      </w:r>
      <w:r w:rsidR="00B66015">
        <w:rPr>
          <w:rStyle w:val="lev"/>
          <w:b w:val="0"/>
          <w:lang w:val="en-US"/>
        </w:rPr>
        <w:t>N</w:t>
      </w:r>
      <w:r w:rsidR="00690C64">
        <w:rPr>
          <w:rStyle w:val="lev"/>
          <w:b w:val="0"/>
          <w:lang w:val="en-US"/>
        </w:rPr>
        <w:t>TR</w:t>
      </w:r>
      <w:r w:rsidR="00B66015">
        <w:rPr>
          <w:rStyle w:val="lev"/>
          <w:b w:val="0"/>
          <w:lang w:val="en-US"/>
        </w:rPr>
        <w:t xml:space="preserve"> </w:t>
      </w:r>
      <w:r w:rsidRPr="00A4503F">
        <w:rPr>
          <w:rStyle w:val="lev"/>
          <w:b w:val="0"/>
          <w:lang w:val="en-US"/>
        </w:rPr>
        <w:t>(see Section 5.7.1) and the associated LMTZ (see Section 5.7.2).</w:t>
      </w:r>
    </w:p>
    <w:p w14:paraId="36797E8C" w14:textId="54086103" w:rsidR="004A05FD" w:rsidRPr="00A4503F" w:rsidRDefault="004A05FD" w:rsidP="004A05FD">
      <w:pPr>
        <w:rPr>
          <w:b/>
          <w:lang w:val="en-US"/>
        </w:rPr>
      </w:pPr>
      <w:r w:rsidRPr="00A4503F">
        <w:rPr>
          <w:rStyle w:val="lev"/>
          <w:b w:val="0"/>
          <w:lang w:val="en-US"/>
        </w:rPr>
        <w:lastRenderedPageBreak/>
        <w:t xml:space="preserve">The Attribution Day </w:t>
      </w:r>
      <w:r w:rsidR="003C0DEF">
        <w:rPr>
          <w:rStyle w:val="lev"/>
          <w:b w:val="0"/>
          <w:lang w:val="en-US"/>
        </w:rPr>
        <w:t xml:space="preserve">should </w:t>
      </w:r>
      <w:r w:rsidRPr="00A4503F">
        <w:rPr>
          <w:rStyle w:val="lev"/>
          <w:b w:val="0"/>
          <w:lang w:val="en-US"/>
        </w:rPr>
        <w:t>not be confused with either the civil calendar day or the observation period associated with a daily climate variable. These concepts are distinct</w:t>
      </w:r>
      <w:r w:rsidR="00EB284B">
        <w:rPr>
          <w:rStyle w:val="lev"/>
          <w:b w:val="0"/>
          <w:lang w:val="en-US"/>
        </w:rPr>
        <w:t>,</w:t>
      </w:r>
      <w:r w:rsidRPr="00A4503F">
        <w:rPr>
          <w:rStyle w:val="lev"/>
          <w:b w:val="0"/>
          <w:lang w:val="en-US"/>
        </w:rPr>
        <w:t xml:space="preserve"> and may differ according to the observing and climatological practices adopted by the NMHS.</w:t>
      </w:r>
    </w:p>
    <w:p w14:paraId="6DF89514" w14:textId="77777777" w:rsidR="004A05FD" w:rsidRPr="009C2A86" w:rsidRDefault="004A05FD" w:rsidP="004A05FD">
      <w:pPr>
        <w:pStyle w:val="Titre3"/>
      </w:pPr>
      <w:bookmarkStart w:id="52" w:name="_Toc242708260"/>
      <w:r>
        <w:t>Time Period (</w:t>
      </w:r>
      <w:r w:rsidRPr="009C2A86">
        <w:t>Climatological Day</w:t>
      </w:r>
      <w:r>
        <w:t>)</w:t>
      </w:r>
      <w:bookmarkEnd w:id="52"/>
    </w:p>
    <w:p w14:paraId="747C0065" w14:textId="17B520D5" w:rsidR="004A05FD" w:rsidRPr="00240A41" w:rsidRDefault="004A05FD" w:rsidP="004A05FD">
      <w:pPr>
        <w:rPr>
          <w:b/>
          <w:lang w:val="en-US"/>
        </w:rPr>
      </w:pPr>
      <w:r w:rsidRPr="00240A41">
        <w:rPr>
          <w:rStyle w:val="lev"/>
          <w:b w:val="0"/>
          <w:lang w:val="en-US"/>
        </w:rPr>
        <w:t xml:space="preserve">For most daily climate variables, the reported value is derived from observations performed over a defined Time Period. Within the DAYCLI Guidelines, this Time Period represents the </w:t>
      </w:r>
      <w:r w:rsidR="005206F0">
        <w:rPr>
          <w:rStyle w:val="lev"/>
          <w:lang w:val="en-US"/>
        </w:rPr>
        <w:t>C</w:t>
      </w:r>
      <w:r w:rsidRPr="00B66015">
        <w:rPr>
          <w:rStyle w:val="lev"/>
          <w:lang w:val="en-US"/>
        </w:rPr>
        <w:t xml:space="preserve">limatological </w:t>
      </w:r>
      <w:r w:rsidR="005206F0">
        <w:rPr>
          <w:rStyle w:val="lev"/>
          <w:lang w:val="en-US"/>
        </w:rPr>
        <w:t>D</w:t>
      </w:r>
      <w:r w:rsidRPr="00B66015">
        <w:rPr>
          <w:rStyle w:val="lev"/>
          <w:lang w:val="en-US"/>
        </w:rPr>
        <w:t>ay</w:t>
      </w:r>
      <w:r w:rsidRPr="00240A41">
        <w:rPr>
          <w:rStyle w:val="lev"/>
          <w:b w:val="0"/>
          <w:lang w:val="en-US"/>
        </w:rPr>
        <w:t xml:space="preserve"> associated with the reported daily climate variable.</w:t>
      </w:r>
    </w:p>
    <w:p w14:paraId="542824B1" w14:textId="432A62B8" w:rsidR="004A05FD" w:rsidRDefault="004A05FD" w:rsidP="004A05FD">
      <w:pPr>
        <w:rPr>
          <w:rStyle w:val="lev"/>
          <w:b w:val="0"/>
          <w:lang w:val="en-US"/>
        </w:rPr>
      </w:pPr>
      <w:r w:rsidRPr="00240A41">
        <w:rPr>
          <w:rStyle w:val="lev"/>
          <w:b w:val="0"/>
          <w:lang w:val="en-US"/>
        </w:rPr>
        <w:t xml:space="preserve">The Time Period </w:t>
      </w:r>
      <w:r w:rsidR="00690C64">
        <w:rPr>
          <w:rStyle w:val="lev"/>
          <w:b w:val="0"/>
          <w:lang w:val="en-US"/>
        </w:rPr>
        <w:t xml:space="preserve">(Climatological Day) </w:t>
      </w:r>
      <w:r w:rsidRPr="00240A41">
        <w:rPr>
          <w:rStyle w:val="lev"/>
          <w:b w:val="0"/>
          <w:lang w:val="en-US"/>
        </w:rPr>
        <w:t>specifies the beginning and the end of the observation interval from which the reported daily climate value has been derived. Its duration and temporal boundaries are established according to the climatological practices of the N</w:t>
      </w:r>
      <w:r w:rsidR="00690C64">
        <w:rPr>
          <w:rStyle w:val="lev"/>
          <w:b w:val="0"/>
          <w:lang w:val="en-US"/>
        </w:rPr>
        <w:t>MHS</w:t>
      </w:r>
      <w:r w:rsidRPr="00240A41">
        <w:rPr>
          <w:rStyle w:val="lev"/>
          <w:b w:val="0"/>
          <w:lang w:val="en-US"/>
        </w:rPr>
        <w:t>.</w:t>
      </w:r>
    </w:p>
    <w:p w14:paraId="4C1A0136" w14:textId="13D1D3E1" w:rsidR="00881614" w:rsidRPr="00240A41" w:rsidRDefault="00881614" w:rsidP="004A05FD">
      <w:pPr>
        <w:rPr>
          <w:b/>
          <w:lang w:val="en-US"/>
        </w:rPr>
      </w:pPr>
      <w:r>
        <w:t>The Time Period is expressed in DAYCLI with a temporal precision of one minute. Its explicit representation in the DAYCLI BUFR message is described in Section 7.3.3.</w:t>
      </w:r>
    </w:p>
    <w:p w14:paraId="231479D6" w14:textId="60D91BEA" w:rsidR="004A05FD" w:rsidRDefault="004A05FD" w:rsidP="004A05FD">
      <w:pPr>
        <w:rPr>
          <w:rStyle w:val="lev"/>
          <w:b w:val="0"/>
          <w:lang w:val="en-US"/>
        </w:rPr>
      </w:pPr>
      <w:r w:rsidRPr="00240A41">
        <w:rPr>
          <w:rStyle w:val="lev"/>
          <w:b w:val="0"/>
          <w:lang w:val="en-US"/>
        </w:rPr>
        <w:t xml:space="preserve">Providing the </w:t>
      </w:r>
      <w:r w:rsidR="00690C64">
        <w:rPr>
          <w:rStyle w:val="lev"/>
          <w:b w:val="0"/>
          <w:lang w:val="en-US"/>
        </w:rPr>
        <w:t xml:space="preserve">Climatological Day </w:t>
      </w:r>
      <w:r w:rsidRPr="00240A41">
        <w:rPr>
          <w:rStyle w:val="lev"/>
          <w:b w:val="0"/>
          <w:lang w:val="en-US"/>
        </w:rPr>
        <w:t>associated with each daily climate variable enables users to correctly interpret the temporal representativeness of the reported value and facilitates meaningful comparisons between datasets originating from different observing networks and N</w:t>
      </w:r>
      <w:r w:rsidR="00445460">
        <w:rPr>
          <w:rStyle w:val="lev"/>
          <w:b w:val="0"/>
          <w:lang w:val="en-US"/>
        </w:rPr>
        <w:t>MHSs</w:t>
      </w:r>
      <w:r w:rsidRPr="00240A41">
        <w:rPr>
          <w:rStyle w:val="lev"/>
          <w:b w:val="0"/>
          <w:lang w:val="en-US"/>
        </w:rPr>
        <w:t>.</w:t>
      </w:r>
    </w:p>
    <w:p w14:paraId="0410BAE6" w14:textId="3215EA69" w:rsidR="00105B0A" w:rsidRDefault="00105B0A" w:rsidP="004A05FD">
      <w:pPr>
        <w:rPr>
          <w:rStyle w:val="lev"/>
          <w:b w:val="0"/>
          <w:lang w:val="en-US"/>
        </w:rPr>
      </w:pPr>
      <w:r>
        <w:rPr>
          <w:rStyle w:val="lev"/>
          <w:b w:val="0"/>
          <w:lang w:val="en-US"/>
        </w:rPr>
        <w:t xml:space="preserve">Specifying the Climatological Day is very important, because the beginning and end of a </w:t>
      </w:r>
      <w:proofErr w:type="gramStart"/>
      <w:r>
        <w:rPr>
          <w:rStyle w:val="lev"/>
          <w:b w:val="0"/>
          <w:lang w:val="en-US"/>
        </w:rPr>
        <w:t>24 hour</w:t>
      </w:r>
      <w:proofErr w:type="gramEnd"/>
      <w:r>
        <w:rPr>
          <w:rStyle w:val="lev"/>
          <w:b w:val="0"/>
          <w:lang w:val="en-US"/>
        </w:rPr>
        <w:t xml:space="preserve"> observing period vary considerably between NMHSs (and even within NMHSs for different variables, and even over the NMHS’s history). Such information is very helpful when it comes to ensuring meaningful comparison between DAYCLI datasets. </w:t>
      </w:r>
    </w:p>
    <w:p w14:paraId="7C1A8FB1" w14:textId="4DEC77B9" w:rsidR="00445460" w:rsidRPr="009C2A86" w:rsidRDefault="00445460" w:rsidP="00445460">
      <w:pPr>
        <w:pStyle w:val="Titre3"/>
      </w:pPr>
      <w:bookmarkStart w:id="53" w:name="_Toc242708261"/>
      <w:r w:rsidRPr="009C2A86">
        <w:t>Observation Time</w:t>
      </w:r>
      <w:bookmarkEnd w:id="53"/>
    </w:p>
    <w:p w14:paraId="2207613A" w14:textId="49690797" w:rsidR="00445460" w:rsidRPr="00846BDF" w:rsidRDefault="00445460" w:rsidP="00445460">
      <w:pPr>
        <w:rPr>
          <w:b/>
          <w:lang w:val="en-US"/>
        </w:rPr>
      </w:pPr>
      <w:r>
        <w:rPr>
          <w:rStyle w:val="lev"/>
          <w:b w:val="0"/>
          <w:lang w:val="en-US"/>
        </w:rPr>
        <w:t xml:space="preserve">Alone among DAYCLI </w:t>
      </w:r>
      <w:r w:rsidRPr="00846BDF">
        <w:rPr>
          <w:rStyle w:val="lev"/>
          <w:b w:val="0"/>
          <w:lang w:val="en-US"/>
        </w:rPr>
        <w:t>climate variables, total snow depth represents an instantaneous observation rather than a value derived over a</w:t>
      </w:r>
      <w:r>
        <w:rPr>
          <w:rStyle w:val="lev"/>
          <w:b w:val="0"/>
          <w:lang w:val="en-US"/>
        </w:rPr>
        <w:t>n Observation</w:t>
      </w:r>
      <w:r w:rsidRPr="00846BDF">
        <w:rPr>
          <w:rStyle w:val="lev"/>
          <w:b w:val="0"/>
          <w:lang w:val="en-US"/>
        </w:rPr>
        <w:t xml:space="preserve"> Period.</w:t>
      </w:r>
    </w:p>
    <w:p w14:paraId="1029C584" w14:textId="68E25B1B" w:rsidR="00445460" w:rsidRDefault="00445460" w:rsidP="00445460">
      <w:pPr>
        <w:rPr>
          <w:rStyle w:val="lev"/>
          <w:b w:val="0"/>
          <w:lang w:val="en-US"/>
        </w:rPr>
      </w:pPr>
      <w:r w:rsidRPr="00846BDF">
        <w:rPr>
          <w:rStyle w:val="lev"/>
          <w:b w:val="0"/>
          <w:lang w:val="en-US"/>
        </w:rPr>
        <w:t xml:space="preserve">For this reason, total snow depth is </w:t>
      </w:r>
      <w:r>
        <w:rPr>
          <w:rStyle w:val="lev"/>
          <w:b w:val="0"/>
          <w:lang w:val="en-US"/>
        </w:rPr>
        <w:t xml:space="preserve">specified for an </w:t>
      </w:r>
      <w:r w:rsidRPr="00846BDF">
        <w:rPr>
          <w:rStyle w:val="lev"/>
          <w:b w:val="0"/>
          <w:lang w:val="en-US"/>
        </w:rPr>
        <w:t>exact time at which the measurement was made.</w:t>
      </w:r>
    </w:p>
    <w:p w14:paraId="4ECE0D39" w14:textId="5339DD59" w:rsidR="00767D47" w:rsidRPr="00846BDF" w:rsidRDefault="00767D47" w:rsidP="00767D47">
      <w:pPr>
        <w:pStyle w:val="Titre3"/>
      </w:pPr>
      <w:bookmarkStart w:id="54" w:name="_Toc242708262"/>
      <w:r w:rsidRPr="00060259">
        <w:t>Relationship Between the Attribution Day and the Climatological Day</w:t>
      </w:r>
      <w:bookmarkEnd w:id="54"/>
    </w:p>
    <w:p w14:paraId="2D8B0B75" w14:textId="36722C75" w:rsidR="00445460" w:rsidRDefault="00445460" w:rsidP="00445460">
      <w:pPr>
        <w:rPr>
          <w:lang w:val="en-US"/>
        </w:rPr>
      </w:pPr>
      <w:r>
        <w:t xml:space="preserve">Examples illustrating the relationship between the Attribution Day, the Climatological Day and the Time </w:t>
      </w:r>
      <w:r w:rsidR="0050633A">
        <w:t>Period</w:t>
      </w:r>
      <w:r>
        <w:t xml:space="preserve"> are shown in</w:t>
      </w:r>
      <w:r>
        <w:rPr>
          <w:lang w:val="en-US"/>
        </w:rPr>
        <w:t xml:space="preserve"> </w:t>
      </w:r>
      <w:r w:rsidR="00310C78">
        <w:rPr>
          <w:lang w:val="en-US"/>
        </w:rPr>
        <w:fldChar w:fldCharType="begin"/>
      </w:r>
      <w:r w:rsidR="00310C78">
        <w:rPr>
          <w:lang w:val="en-US"/>
        </w:rPr>
        <w:instrText xml:space="preserve"> REF _Ref239348829 \h </w:instrText>
      </w:r>
      <w:r w:rsidR="00310C78">
        <w:rPr>
          <w:lang w:val="en-US"/>
        </w:rPr>
      </w:r>
      <w:r w:rsidR="00310C78">
        <w:rPr>
          <w:lang w:val="en-US"/>
        </w:rPr>
        <w:fldChar w:fldCharType="separate"/>
      </w:r>
      <w:r w:rsidR="00364D01">
        <w:t xml:space="preserve">Figure </w:t>
      </w:r>
      <w:r w:rsidR="00364D01">
        <w:rPr>
          <w:noProof/>
        </w:rPr>
        <w:t>5</w:t>
      </w:r>
      <w:r w:rsidR="00364D01">
        <w:noBreakHyphen/>
      </w:r>
      <w:r w:rsidR="00364D01">
        <w:rPr>
          <w:noProof/>
        </w:rPr>
        <w:t>4</w:t>
      </w:r>
      <w:r w:rsidR="00310C78">
        <w:rPr>
          <w:lang w:val="en-US"/>
        </w:rPr>
        <w:fldChar w:fldCharType="end"/>
      </w:r>
      <w:r w:rsidR="00310C78">
        <w:rPr>
          <w:lang w:val="en-US"/>
        </w:rPr>
        <w:t xml:space="preserve"> </w:t>
      </w:r>
      <w:r w:rsidRPr="005B19FB">
        <w:rPr>
          <w:lang w:val="en-US"/>
        </w:rPr>
        <w:t>below</w:t>
      </w:r>
      <w:r>
        <w:rPr>
          <w:lang w:val="en-US"/>
        </w:rPr>
        <w:t>.</w:t>
      </w:r>
    </w:p>
    <w:p w14:paraId="7F6EC6B4" w14:textId="3AC72420" w:rsidR="00445460" w:rsidRDefault="00445460" w:rsidP="00445460">
      <w:pPr>
        <w:rPr>
          <w:lang w:val="en-US"/>
        </w:rPr>
      </w:pPr>
      <w:r>
        <w:rPr>
          <w:noProof/>
          <w:lang w:val="en-US"/>
        </w:rPr>
        <w:lastRenderedPageBreak/>
        <w:drawing>
          <wp:inline distT="0" distB="0" distL="0" distR="0" wp14:anchorId="04C1A46A" wp14:editId="3FEF332A">
            <wp:extent cx="6102350" cy="406844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YCLI-FIgure_5-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2350" cy="4068445"/>
                    </a:xfrm>
                    <a:prstGeom prst="rect">
                      <a:avLst/>
                    </a:prstGeom>
                  </pic:spPr>
                </pic:pic>
              </a:graphicData>
            </a:graphic>
          </wp:inline>
        </w:drawing>
      </w:r>
    </w:p>
    <w:p w14:paraId="6DE8AFD2" w14:textId="27E46055" w:rsidR="00445460" w:rsidRDefault="00445460" w:rsidP="00445460">
      <w:pPr>
        <w:pStyle w:val="Lgende"/>
      </w:pPr>
      <w:bookmarkStart w:id="55" w:name="_Ref239348829"/>
      <w:bookmarkStart w:id="56" w:name="_Toc242185843"/>
      <w:r>
        <w:t xml:space="preserve">Figure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310C78">
        <w:noBreakHyphen/>
      </w:r>
      <w:r w:rsidR="003141D3">
        <w:fldChar w:fldCharType="begin"/>
      </w:r>
      <w:r w:rsidR="003141D3">
        <w:instrText xml:space="preserve"> SEQ Figure \* ARABIC \s 1 </w:instrText>
      </w:r>
      <w:r w:rsidR="003141D3">
        <w:fldChar w:fldCharType="separate"/>
      </w:r>
      <w:r w:rsidR="00364D01">
        <w:rPr>
          <w:noProof/>
        </w:rPr>
        <w:t>4</w:t>
      </w:r>
      <w:r w:rsidR="003141D3">
        <w:rPr>
          <w:noProof/>
        </w:rPr>
        <w:fldChar w:fldCharType="end"/>
      </w:r>
      <w:bookmarkEnd w:id="55"/>
      <w:r>
        <w:t xml:space="preserve"> </w:t>
      </w:r>
      <w:r w:rsidRPr="00060259">
        <w:t>Relationship Between the Attribution Day and the Climatological Day</w:t>
      </w:r>
      <w:bookmarkEnd w:id="56"/>
    </w:p>
    <w:p w14:paraId="73793B9C" w14:textId="77777777" w:rsidR="00310C78" w:rsidRDefault="00310C78" w:rsidP="004E641E">
      <w:r>
        <w:t>where:</w:t>
      </w:r>
    </w:p>
    <w:p w14:paraId="0CF0C1CB" w14:textId="7BF4F87A" w:rsidR="00310C78" w:rsidRPr="00582EFE" w:rsidRDefault="00310C78" w:rsidP="00D54992">
      <w:pPr>
        <w:pStyle w:val="Paragraphedeliste"/>
        <w:numPr>
          <w:ilvl w:val="0"/>
          <w:numId w:val="30"/>
        </w:numPr>
      </w:pPr>
      <w:r>
        <w:t>The Climatological Day for total precipitation, maximum temp</w:t>
      </w:r>
      <w:r w:rsidR="0050633A">
        <w:t>erature</w:t>
      </w:r>
      <w:r>
        <w:t xml:space="preserve"> and depth of fresh snow is 06-06;</w:t>
      </w:r>
    </w:p>
    <w:p w14:paraId="0B472E70" w14:textId="67CBFE06" w:rsidR="00310C78" w:rsidRDefault="00310C78" w:rsidP="00D54992">
      <w:pPr>
        <w:pStyle w:val="Paragraphedeliste"/>
        <w:numPr>
          <w:ilvl w:val="0"/>
          <w:numId w:val="30"/>
        </w:numPr>
      </w:pPr>
      <w:r w:rsidRPr="003C5A6E">
        <w:rPr>
          <w:rStyle w:val="lev"/>
          <w:b w:val="0"/>
          <w:lang w:val="en-US"/>
        </w:rPr>
        <w:t xml:space="preserve">The </w:t>
      </w:r>
      <w:r>
        <w:t>Climatological Day for minimum temperature is 18-18;</w:t>
      </w:r>
    </w:p>
    <w:p w14:paraId="44CD402D" w14:textId="3AB35BD6" w:rsidR="00310C78" w:rsidRDefault="00310C78" w:rsidP="00D54992">
      <w:pPr>
        <w:pStyle w:val="Paragraphedeliste"/>
        <w:numPr>
          <w:ilvl w:val="0"/>
          <w:numId w:val="30"/>
        </w:numPr>
      </w:pPr>
      <w:r>
        <w:t>The Climatological Day for mean temperature is 00</w:t>
      </w:r>
      <w:r w:rsidR="0050633A">
        <w:t>-</w:t>
      </w:r>
      <w:r>
        <w:t>00;</w:t>
      </w:r>
    </w:p>
    <w:p w14:paraId="773626BE" w14:textId="0578DDF4" w:rsidR="00310C78" w:rsidRDefault="00310C78" w:rsidP="00D54992">
      <w:pPr>
        <w:pStyle w:val="Paragraphedeliste"/>
        <w:numPr>
          <w:ilvl w:val="0"/>
          <w:numId w:val="30"/>
        </w:numPr>
      </w:pPr>
      <w:r>
        <w:t>In each case the Attribution Day is D.</w:t>
      </w:r>
    </w:p>
    <w:p w14:paraId="08E79A28" w14:textId="13E26708" w:rsidR="00767D47" w:rsidRDefault="00767D47" w:rsidP="00310C78">
      <w:r>
        <w:t xml:space="preserve">Further information specifying the Climatological Day is given in </w:t>
      </w:r>
      <w:r w:rsidR="00D90552">
        <w:t>S</w:t>
      </w:r>
      <w:r>
        <w:t>ection 7.3.</w:t>
      </w:r>
    </w:p>
    <w:p w14:paraId="0EE62A1F" w14:textId="77777777" w:rsidR="004E641E" w:rsidRPr="009C2A86" w:rsidRDefault="004E641E" w:rsidP="004E641E">
      <w:pPr>
        <w:pStyle w:val="Titre3"/>
      </w:pPr>
      <w:bookmarkStart w:id="57" w:name="_Toc242708263"/>
      <w:r w:rsidRPr="009C2A86">
        <w:t>Siting Classification</w:t>
      </w:r>
      <w:bookmarkEnd w:id="57"/>
    </w:p>
    <w:p w14:paraId="2EEA9BDD" w14:textId="77777777" w:rsidR="004E641E" w:rsidRPr="00667B4D" w:rsidRDefault="004E641E" w:rsidP="004E641E">
      <w:pPr>
        <w:rPr>
          <w:lang w:val="en-US" w:eastAsia="fr-FR"/>
        </w:rPr>
      </w:pPr>
      <w:r w:rsidRPr="00667B4D">
        <w:rPr>
          <w:lang w:val="en-US" w:eastAsia="fr-FR"/>
        </w:rPr>
        <w:t>For the operational international exchange of daily climate data through the DAYCLI BUFR message, the inclusion of standardized metadata is essential to ensure that temperature and precipitation observations are interpretable, comparable, and fit for use. Two key metadata elements are therefore defined in DAYCLI: siting classification and measurement quality classification.</w:t>
      </w:r>
    </w:p>
    <w:p w14:paraId="796A3464" w14:textId="77777777" w:rsidR="004E641E" w:rsidRPr="00667B4D" w:rsidRDefault="004E641E" w:rsidP="004E641E">
      <w:pPr>
        <w:rPr>
          <w:lang w:val="en-US" w:eastAsia="fr-FR"/>
        </w:rPr>
      </w:pPr>
      <w:r w:rsidRPr="00667B4D">
        <w:rPr>
          <w:lang w:val="en-US" w:eastAsia="fr-FR"/>
        </w:rPr>
        <w:t>Each precipitation sensor and each air temperature sensor are associated with both a siting classification and a measurement quality classification.</w:t>
      </w:r>
    </w:p>
    <w:p w14:paraId="7A68C8A0" w14:textId="5FF8BC0F" w:rsidR="004E641E" w:rsidRPr="00667B4D" w:rsidRDefault="004E641E" w:rsidP="004E641E">
      <w:pPr>
        <w:rPr>
          <w:lang w:val="en-US" w:eastAsia="fr-FR"/>
        </w:rPr>
      </w:pPr>
      <w:r w:rsidRPr="00667B4D">
        <w:rPr>
          <w:lang w:val="en-US" w:eastAsia="fr-FR"/>
        </w:rPr>
        <w:t xml:space="preserve">The </w:t>
      </w:r>
      <w:r w:rsidRPr="00582EFE">
        <w:rPr>
          <w:b/>
          <w:bCs/>
          <w:lang w:val="en-US" w:eastAsia="fr-FR"/>
        </w:rPr>
        <w:t>siting classification</w:t>
      </w:r>
      <w:r w:rsidRPr="00667B4D">
        <w:rPr>
          <w:lang w:val="en-US" w:eastAsia="fr-FR"/>
        </w:rPr>
        <w:t xml:space="preserve"> provides information on the exposure and representativeness of the observing environment in which temperature and precipitation measurements are made. Its purpose is to inform users about the potential influence of local conditions (e.g. obstacles, surface characteristics, slope, urbanization, shielding, gauge exposure) on the measured values. This classification supports the correct interpretation of daily extremes and totals, helps </w:t>
      </w:r>
      <w:r w:rsidR="00473254">
        <w:rPr>
          <w:lang w:val="en-US" w:eastAsia="fr-FR"/>
        </w:rPr>
        <w:t xml:space="preserve">users </w:t>
      </w:r>
      <w:r w:rsidRPr="00667B4D">
        <w:rPr>
          <w:lang w:val="en-US" w:eastAsia="fr-FR"/>
        </w:rPr>
        <w:t xml:space="preserve">identify potential measurement biases, and improves the usability of the data for climate monitoring, climate modelling, climate services </w:t>
      </w:r>
      <w:r>
        <w:rPr>
          <w:lang w:val="en-US" w:eastAsia="fr-FR"/>
        </w:rPr>
        <w:t>by indicating the overall representativeness of the site.</w:t>
      </w:r>
    </w:p>
    <w:p w14:paraId="20E59C56" w14:textId="77777777" w:rsidR="004E641E" w:rsidRPr="00667B4D" w:rsidRDefault="004E641E" w:rsidP="004E641E">
      <w:pPr>
        <w:rPr>
          <w:lang w:val="en-US" w:eastAsia="fr-FR"/>
        </w:rPr>
      </w:pPr>
      <w:r w:rsidRPr="00667B4D">
        <w:rPr>
          <w:lang w:val="en-US" w:eastAsia="fr-FR"/>
        </w:rPr>
        <w:t xml:space="preserve">According to the </w:t>
      </w:r>
      <w:r w:rsidRPr="00667B4D">
        <w:rPr>
          <w:i/>
          <w:iCs/>
          <w:lang w:val="en-US" w:eastAsia="fr-FR"/>
        </w:rPr>
        <w:t>Guide to Instruments and Methods of Observation</w:t>
      </w:r>
      <w:r w:rsidRPr="00667B4D">
        <w:rPr>
          <w:lang w:val="en-US" w:eastAsia="fr-FR"/>
        </w:rPr>
        <w:t xml:space="preserve"> (WMO-No. 8), Annex 1.D, the siting classification for surface observing stations on land comprises five classes (Class 1 to Class 5):</w:t>
      </w:r>
    </w:p>
    <w:p w14:paraId="23AB4C9C" w14:textId="77777777" w:rsidR="004E641E" w:rsidRPr="00667B4D" w:rsidRDefault="004E641E" w:rsidP="00D54992">
      <w:pPr>
        <w:pStyle w:val="Paragraphedeliste"/>
        <w:numPr>
          <w:ilvl w:val="0"/>
          <w:numId w:val="12"/>
        </w:numPr>
        <w:rPr>
          <w:lang w:val="en-US" w:eastAsia="fr-FR"/>
        </w:rPr>
      </w:pPr>
      <w:r w:rsidRPr="00667B4D">
        <w:rPr>
          <w:b/>
          <w:bCs/>
          <w:lang w:val="en-US" w:eastAsia="fr-FR"/>
        </w:rPr>
        <w:t>Class 1</w:t>
      </w:r>
      <w:r w:rsidRPr="00667B4D">
        <w:rPr>
          <w:lang w:val="en-US" w:eastAsia="fr-FR"/>
        </w:rPr>
        <w:t xml:space="preserve"> represents optimal siting conditions and the highest level of representativeness. </w:t>
      </w:r>
    </w:p>
    <w:p w14:paraId="7DA6CD71" w14:textId="77777777" w:rsidR="004E641E" w:rsidRPr="00667B4D" w:rsidRDefault="004E641E" w:rsidP="00D54992">
      <w:pPr>
        <w:pStyle w:val="Paragraphedeliste"/>
        <w:numPr>
          <w:ilvl w:val="0"/>
          <w:numId w:val="12"/>
        </w:numPr>
        <w:rPr>
          <w:lang w:val="en-US" w:eastAsia="fr-FR"/>
        </w:rPr>
      </w:pPr>
      <w:r w:rsidRPr="00667B4D">
        <w:rPr>
          <w:b/>
          <w:bCs/>
          <w:lang w:val="en-US" w:eastAsia="fr-FR"/>
        </w:rPr>
        <w:lastRenderedPageBreak/>
        <w:t>Classes 2 and 3</w:t>
      </w:r>
      <w:r w:rsidRPr="00667B4D">
        <w:rPr>
          <w:lang w:val="en-US" w:eastAsia="fr-FR"/>
        </w:rPr>
        <w:t xml:space="preserve"> indicate progressively increasing influence of local environmental factors. </w:t>
      </w:r>
    </w:p>
    <w:p w14:paraId="032460EA" w14:textId="77777777" w:rsidR="004E641E" w:rsidRPr="00667B4D" w:rsidRDefault="004E641E" w:rsidP="00D54992">
      <w:pPr>
        <w:pStyle w:val="Paragraphedeliste"/>
        <w:numPr>
          <w:ilvl w:val="0"/>
          <w:numId w:val="12"/>
        </w:numPr>
        <w:rPr>
          <w:lang w:val="en-US" w:eastAsia="fr-FR"/>
        </w:rPr>
      </w:pPr>
      <w:r w:rsidRPr="00667B4D">
        <w:rPr>
          <w:b/>
          <w:bCs/>
          <w:lang w:val="en-US" w:eastAsia="fr-FR"/>
        </w:rPr>
        <w:t>Classes 4 and 5</w:t>
      </w:r>
      <w:r w:rsidRPr="00667B4D">
        <w:rPr>
          <w:lang w:val="en-US" w:eastAsia="fr-FR"/>
        </w:rPr>
        <w:t xml:space="preserve"> indicate significant siting limitations and reduced representativeness.</w:t>
      </w:r>
    </w:p>
    <w:p w14:paraId="25A6A409" w14:textId="77777777" w:rsidR="004E641E" w:rsidRPr="009C2A86" w:rsidRDefault="004E641E" w:rsidP="004E641E">
      <w:pPr>
        <w:pStyle w:val="Titre3"/>
      </w:pPr>
      <w:bookmarkStart w:id="58" w:name="_Toc242708264"/>
      <w:r w:rsidRPr="009C2A86">
        <w:t>Measurement Quality Classification</w:t>
      </w:r>
      <w:bookmarkEnd w:id="58"/>
    </w:p>
    <w:p w14:paraId="04EFBB80" w14:textId="494B625C" w:rsidR="004E641E" w:rsidRPr="00667B4D" w:rsidRDefault="004E641E" w:rsidP="004E641E">
      <w:pPr>
        <w:rPr>
          <w:lang w:val="en-US" w:eastAsia="fr-FR"/>
        </w:rPr>
      </w:pPr>
      <w:r w:rsidRPr="00667B4D">
        <w:rPr>
          <w:lang w:val="en-US" w:eastAsia="fr-FR"/>
        </w:rPr>
        <w:t>The measurement quality classification describes the overall quality level assigned to the reported daily values based on observing practices, instrumentation</w:t>
      </w:r>
      <w:r w:rsidR="00AC74D3">
        <w:rPr>
          <w:lang w:val="en-US" w:eastAsia="fr-FR"/>
        </w:rPr>
        <w:t xml:space="preserve"> and</w:t>
      </w:r>
      <w:r w:rsidRPr="00667B4D">
        <w:rPr>
          <w:lang w:val="en-US" w:eastAsia="fr-FR"/>
        </w:rPr>
        <w:t xml:space="preserve"> maintenance. Its purpose is to indicate the confidence that can be placed in the measurements and the extent to which they comply with recommended WMO practices. This information enables users to assess the suitability of the data for different applications, including climate monitoring, climate change analyses, climate services, and international data exchange.</w:t>
      </w:r>
    </w:p>
    <w:p w14:paraId="7BF8D9E4" w14:textId="77777777" w:rsidR="004E641E" w:rsidRPr="00667B4D" w:rsidRDefault="004E641E" w:rsidP="004E641E">
      <w:pPr>
        <w:rPr>
          <w:lang w:val="en-US" w:eastAsia="fr-FR"/>
        </w:rPr>
      </w:pPr>
      <w:r w:rsidRPr="00667B4D">
        <w:rPr>
          <w:lang w:val="en-US" w:eastAsia="fr-FR"/>
        </w:rPr>
        <w:t xml:space="preserve">According to the </w:t>
      </w:r>
      <w:r w:rsidRPr="00667B4D">
        <w:rPr>
          <w:i/>
          <w:iCs/>
          <w:lang w:val="en-US" w:eastAsia="fr-FR"/>
        </w:rPr>
        <w:t>Guide to Instruments and Methods of Observation</w:t>
      </w:r>
      <w:r w:rsidRPr="00667B4D">
        <w:rPr>
          <w:lang w:val="en-US" w:eastAsia="fr-FR"/>
        </w:rPr>
        <w:t xml:space="preserve"> (WMO-No. 8), Annex 1.G, measurement quality is expressed using four classes (Class A to Class D):</w:t>
      </w:r>
    </w:p>
    <w:p w14:paraId="14CBE91B" w14:textId="7AB7E755" w:rsidR="004E641E" w:rsidRPr="00667B4D" w:rsidRDefault="004E641E" w:rsidP="00D54992">
      <w:pPr>
        <w:pStyle w:val="Paragraphedeliste"/>
        <w:numPr>
          <w:ilvl w:val="0"/>
          <w:numId w:val="11"/>
        </w:numPr>
        <w:rPr>
          <w:lang w:val="en-US" w:eastAsia="fr-FR"/>
        </w:rPr>
      </w:pPr>
      <w:r w:rsidRPr="00667B4D">
        <w:rPr>
          <w:b/>
          <w:bCs/>
          <w:lang w:val="en-US" w:eastAsia="fr-FR"/>
        </w:rPr>
        <w:t>Class A</w:t>
      </w:r>
      <w:r w:rsidRPr="00667B4D">
        <w:rPr>
          <w:lang w:val="en-US" w:eastAsia="fr-FR"/>
        </w:rPr>
        <w:t xml:space="preserve"> represents the highest </w:t>
      </w:r>
      <w:r>
        <w:rPr>
          <w:lang w:val="en-US" w:eastAsia="fr-FR"/>
        </w:rPr>
        <w:t xml:space="preserve">(optimum) </w:t>
      </w:r>
      <w:r w:rsidRPr="00667B4D">
        <w:rPr>
          <w:lang w:val="en-US" w:eastAsia="fr-FR"/>
        </w:rPr>
        <w:t xml:space="preserve">measurement quality </w:t>
      </w:r>
      <w:r>
        <w:rPr>
          <w:lang w:val="en-US" w:eastAsia="fr-FR"/>
        </w:rPr>
        <w:t xml:space="preserve">and precision, and </w:t>
      </w:r>
      <w:r w:rsidRPr="00667B4D">
        <w:rPr>
          <w:lang w:val="en-US" w:eastAsia="fr-FR"/>
        </w:rPr>
        <w:t xml:space="preserve">full compliance with recommended </w:t>
      </w:r>
      <w:r w:rsidR="00473254">
        <w:rPr>
          <w:lang w:val="en-US" w:eastAsia="fr-FR"/>
        </w:rPr>
        <w:t xml:space="preserve">WMO </w:t>
      </w:r>
      <w:r w:rsidRPr="00667B4D">
        <w:rPr>
          <w:lang w:val="en-US" w:eastAsia="fr-FR"/>
        </w:rPr>
        <w:t xml:space="preserve">practices. </w:t>
      </w:r>
    </w:p>
    <w:p w14:paraId="6DBA6C39" w14:textId="77777777" w:rsidR="004E641E" w:rsidRPr="00667B4D" w:rsidRDefault="004E641E" w:rsidP="00D54992">
      <w:pPr>
        <w:pStyle w:val="Paragraphedeliste"/>
        <w:numPr>
          <w:ilvl w:val="0"/>
          <w:numId w:val="11"/>
        </w:numPr>
        <w:rPr>
          <w:lang w:val="en-US" w:eastAsia="fr-FR"/>
        </w:rPr>
      </w:pPr>
      <w:r w:rsidRPr="00667B4D">
        <w:rPr>
          <w:b/>
          <w:bCs/>
          <w:lang w:val="en-US" w:eastAsia="fr-FR"/>
        </w:rPr>
        <w:t>Classes B and C</w:t>
      </w:r>
      <w:r w:rsidRPr="00667B4D">
        <w:rPr>
          <w:lang w:val="en-US" w:eastAsia="fr-FR"/>
        </w:rPr>
        <w:t xml:space="preserve"> reflect progressively lower levels of compliance or increasing measurement uncertainty. </w:t>
      </w:r>
    </w:p>
    <w:p w14:paraId="23D6C87C" w14:textId="77777777" w:rsidR="004E641E" w:rsidRPr="000C1076" w:rsidRDefault="004E641E" w:rsidP="00D54992">
      <w:pPr>
        <w:pStyle w:val="Paragraphedeliste"/>
        <w:numPr>
          <w:ilvl w:val="0"/>
          <w:numId w:val="11"/>
        </w:numPr>
        <w:rPr>
          <w:lang w:val="en-US" w:eastAsia="fr-FR"/>
        </w:rPr>
      </w:pPr>
      <w:r w:rsidRPr="000C1076">
        <w:rPr>
          <w:b/>
          <w:bCs/>
          <w:lang w:val="en-US" w:eastAsia="fr-FR"/>
        </w:rPr>
        <w:t>Class D</w:t>
      </w:r>
      <w:r w:rsidRPr="000C1076">
        <w:rPr>
          <w:lang w:val="en-US" w:eastAsia="fr-FR"/>
        </w:rPr>
        <w:t xml:space="preserve"> indicates the lowest level of measurement quality. </w:t>
      </w:r>
    </w:p>
    <w:p w14:paraId="01D6079B" w14:textId="77777777" w:rsidR="004E641E" w:rsidRPr="00996A9A" w:rsidRDefault="004E641E" w:rsidP="004E641E">
      <w:pPr>
        <w:rPr>
          <w:lang w:val="en-US" w:eastAsia="fr-FR"/>
        </w:rPr>
      </w:pPr>
      <w:r w:rsidRPr="00996A9A">
        <w:rPr>
          <w:lang w:val="en-US" w:eastAsia="fr-FR"/>
        </w:rPr>
        <w:t>For DAYCLI, these metadata are sought for:</w:t>
      </w:r>
    </w:p>
    <w:p w14:paraId="0AEE6E86" w14:textId="77777777" w:rsidR="004E641E" w:rsidRPr="00667B4D" w:rsidRDefault="004E641E" w:rsidP="00D54992">
      <w:pPr>
        <w:pStyle w:val="Paragraphedeliste"/>
        <w:numPr>
          <w:ilvl w:val="0"/>
          <w:numId w:val="13"/>
        </w:numPr>
        <w:rPr>
          <w:lang w:val="en-US" w:eastAsia="fr-FR"/>
        </w:rPr>
      </w:pPr>
      <w:r w:rsidRPr="00667B4D">
        <w:rPr>
          <w:lang w:val="en-US" w:eastAsia="fr-FR"/>
        </w:rPr>
        <w:t xml:space="preserve">Air temperature (daily maximum, minimum, and mean values); and </w:t>
      </w:r>
    </w:p>
    <w:p w14:paraId="7812BA69" w14:textId="77777777" w:rsidR="004E641E" w:rsidRPr="00667B4D" w:rsidRDefault="004E641E" w:rsidP="00D54992">
      <w:pPr>
        <w:pStyle w:val="Paragraphedeliste"/>
        <w:numPr>
          <w:ilvl w:val="0"/>
          <w:numId w:val="13"/>
        </w:numPr>
        <w:rPr>
          <w:lang w:val="fr-FR" w:eastAsia="fr-FR"/>
        </w:rPr>
      </w:pPr>
      <w:r w:rsidRPr="004E641E">
        <w:rPr>
          <w:lang w:val="en-US" w:eastAsia="fr-FR"/>
        </w:rPr>
        <w:t>Precipitation (daily totals</w:t>
      </w:r>
      <w:r w:rsidRPr="00667B4D">
        <w:rPr>
          <w:lang w:val="fr-FR" w:eastAsia="fr-FR"/>
        </w:rPr>
        <w:t xml:space="preserve">). </w:t>
      </w:r>
    </w:p>
    <w:p w14:paraId="018633AB" w14:textId="77777777" w:rsidR="004E641E" w:rsidRPr="00667B4D" w:rsidRDefault="004E641E" w:rsidP="004E641E">
      <w:pPr>
        <w:rPr>
          <w:lang w:val="en-US" w:eastAsia="fr-FR"/>
        </w:rPr>
      </w:pPr>
      <w:r w:rsidRPr="00667B4D">
        <w:rPr>
          <w:lang w:val="en-US" w:eastAsia="fr-FR"/>
        </w:rPr>
        <w:t>Members should ensure that the siting classification and measurement quality classification associated with each sensor and observing station are kept up to date.</w:t>
      </w:r>
    </w:p>
    <w:p w14:paraId="1478D01C" w14:textId="405B09D1" w:rsidR="004E641E" w:rsidRPr="00667B4D" w:rsidRDefault="004E641E" w:rsidP="004E641E">
      <w:pPr>
        <w:rPr>
          <w:lang w:val="en-US" w:eastAsia="fr-FR"/>
        </w:rPr>
      </w:pPr>
      <w:r>
        <w:rPr>
          <w:lang w:val="en-US" w:eastAsia="fr-FR"/>
        </w:rPr>
        <w:t xml:space="preserve">Such </w:t>
      </w:r>
      <w:r w:rsidRPr="00667B4D">
        <w:rPr>
          <w:lang w:val="en-US" w:eastAsia="fr-FR"/>
        </w:rPr>
        <w:t>siting or measurement quality classification</w:t>
      </w:r>
      <w:r>
        <w:rPr>
          <w:lang w:val="en-US" w:eastAsia="fr-FR"/>
        </w:rPr>
        <w:t xml:space="preserve"> information is </w:t>
      </w:r>
      <w:r w:rsidRPr="00667B4D">
        <w:rPr>
          <w:lang w:val="en-US" w:eastAsia="fr-FR"/>
        </w:rPr>
        <w:t>strongly encouraged</w:t>
      </w:r>
      <w:r>
        <w:rPr>
          <w:lang w:val="en-US" w:eastAsia="fr-FR"/>
        </w:rPr>
        <w:t>;</w:t>
      </w:r>
      <w:r w:rsidRPr="00667B4D">
        <w:rPr>
          <w:lang w:val="en-US" w:eastAsia="fr-FR"/>
        </w:rPr>
        <w:t xml:space="preserve"> </w:t>
      </w:r>
      <w:r>
        <w:rPr>
          <w:lang w:val="en-US" w:eastAsia="fr-FR"/>
        </w:rPr>
        <w:t xml:space="preserve">however, </w:t>
      </w:r>
      <w:r w:rsidRPr="00667B4D">
        <w:rPr>
          <w:lang w:val="en-US" w:eastAsia="fr-FR"/>
        </w:rPr>
        <w:t>their absence does not prevent the exchange of a DAYCLI message.</w:t>
      </w:r>
    </w:p>
    <w:p w14:paraId="79D4835C" w14:textId="77777777" w:rsidR="004E641E" w:rsidRPr="00667B4D" w:rsidRDefault="004E641E" w:rsidP="004E641E">
      <w:pPr>
        <w:rPr>
          <w:lang w:val="en-US" w:eastAsia="fr-FR"/>
        </w:rPr>
      </w:pPr>
      <w:r w:rsidRPr="00667B4D">
        <w:rPr>
          <w:lang w:val="en-US" w:eastAsia="fr-FR"/>
        </w:rPr>
        <w:t>Detailed definitions, classification schemes, and implementation guidance are provided in the following WMO reference publications:</w:t>
      </w:r>
    </w:p>
    <w:p w14:paraId="68C046CF" w14:textId="74D9F1C9" w:rsidR="004E641E" w:rsidRPr="00667B4D" w:rsidRDefault="004E641E" w:rsidP="00D54992">
      <w:pPr>
        <w:pStyle w:val="Paragraphedeliste"/>
        <w:numPr>
          <w:ilvl w:val="0"/>
          <w:numId w:val="14"/>
        </w:numPr>
        <w:rPr>
          <w:lang w:val="en-US" w:eastAsia="fr-FR"/>
        </w:rPr>
      </w:pPr>
      <w:r w:rsidRPr="00667B4D">
        <w:rPr>
          <w:i/>
          <w:iCs/>
          <w:lang w:val="en-US" w:eastAsia="fr-FR"/>
        </w:rPr>
        <w:t>Guide to Instruments and Methods of Observation</w:t>
      </w:r>
      <w:r w:rsidRPr="00667B4D">
        <w:rPr>
          <w:lang w:val="en-US" w:eastAsia="fr-FR"/>
        </w:rPr>
        <w:t xml:space="preserve"> (WMO-No. 8), </w:t>
      </w:r>
      <w:r w:rsidR="00473254">
        <w:rPr>
          <w:lang w:val="en-US" w:eastAsia="fr-FR"/>
        </w:rPr>
        <w:t>especially</w:t>
      </w:r>
      <w:r w:rsidR="00473254" w:rsidRPr="00667B4D">
        <w:rPr>
          <w:lang w:val="en-US" w:eastAsia="fr-FR"/>
        </w:rPr>
        <w:t xml:space="preserve"> </w:t>
      </w:r>
      <w:r w:rsidRPr="00667B4D">
        <w:rPr>
          <w:lang w:val="en-US" w:eastAsia="fr-FR"/>
        </w:rPr>
        <w:t xml:space="preserve">Annexes 1.D and 1.G. </w:t>
      </w:r>
    </w:p>
    <w:p w14:paraId="33696877" w14:textId="77777777" w:rsidR="004E641E" w:rsidRPr="00667B4D" w:rsidRDefault="004E641E" w:rsidP="00D54992">
      <w:pPr>
        <w:pStyle w:val="Paragraphedeliste"/>
        <w:numPr>
          <w:ilvl w:val="0"/>
          <w:numId w:val="14"/>
        </w:numPr>
        <w:rPr>
          <w:lang w:val="en-US" w:eastAsia="fr-FR"/>
        </w:rPr>
      </w:pPr>
      <w:r w:rsidRPr="00667B4D">
        <w:rPr>
          <w:i/>
          <w:iCs/>
          <w:lang w:val="en-US" w:eastAsia="fr-FR"/>
        </w:rPr>
        <w:t>Manual on Codes</w:t>
      </w:r>
      <w:r w:rsidRPr="00667B4D">
        <w:rPr>
          <w:lang w:val="en-US" w:eastAsia="fr-FR"/>
        </w:rPr>
        <w:t xml:space="preserve"> (WMO-No. 306), including the relevant BUFR specifications. </w:t>
      </w:r>
    </w:p>
    <w:p w14:paraId="6DD95AF8" w14:textId="77777777" w:rsidR="004E641E" w:rsidRDefault="004E641E" w:rsidP="004E641E">
      <w:pPr>
        <w:pStyle w:val="Titre3"/>
      </w:pPr>
      <w:bookmarkStart w:id="59" w:name="_Toc242708265"/>
      <w:r w:rsidRPr="009C2A86">
        <w:t>Mean Temperature Calculation Method</w:t>
      </w:r>
      <w:bookmarkEnd w:id="59"/>
    </w:p>
    <w:p w14:paraId="4683CFB5" w14:textId="77777777" w:rsidR="004E641E" w:rsidRDefault="004E641E" w:rsidP="004E641E">
      <w:pPr>
        <w:rPr>
          <w:lang w:val="en-US"/>
        </w:rPr>
      </w:pPr>
      <w:r>
        <w:t>The daily mean air temperature is one of the most widely used climate variables. However, no single calculation method is universally applied by all WMO Members. Depending on historical observing practices, station instrumentation, and national climatological requirements, different methodologies may be used to estimate the daily mean temperature.</w:t>
      </w:r>
    </w:p>
    <w:p w14:paraId="49C43715" w14:textId="77777777" w:rsidR="004E641E" w:rsidRDefault="004E641E" w:rsidP="004E641E">
      <w:pPr>
        <w:rPr>
          <w:lang w:val="en-US"/>
        </w:rPr>
      </w:pPr>
      <w:r>
        <w:t>To ensure users understand the methodology by which a daily mean temperature was derived, DAYCLI includes metadata describing the method used to calculate the reported daily mean temperature.</w:t>
      </w:r>
    </w:p>
    <w:p w14:paraId="078202CA" w14:textId="6FDB67F4" w:rsidR="004E641E" w:rsidRDefault="004E641E" w:rsidP="004E641E">
      <w:r>
        <w:t xml:space="preserve">The calculation methods currently defined in BUFR Code Table 0-08-094 are summarized in </w:t>
      </w:r>
      <w:r>
        <w:fldChar w:fldCharType="begin"/>
      </w:r>
      <w:r>
        <w:instrText xml:space="preserve"> REF _Ref239349376 \h </w:instrText>
      </w:r>
      <w:r>
        <w:fldChar w:fldCharType="separate"/>
      </w:r>
      <w:r w:rsidR="00364D01">
        <w:t xml:space="preserve">Table </w:t>
      </w:r>
      <w:r w:rsidR="00364D01">
        <w:rPr>
          <w:noProof/>
        </w:rPr>
        <w:t>5</w:t>
      </w:r>
      <w:r w:rsidR="00364D01">
        <w:noBreakHyphen/>
      </w:r>
      <w:r w:rsidR="00364D01">
        <w:rPr>
          <w:noProof/>
        </w:rPr>
        <w:t>1</w:t>
      </w:r>
      <w:r>
        <w:fldChar w:fldCharType="end"/>
      </w:r>
      <w:r>
        <w:t>.</w:t>
      </w:r>
    </w:p>
    <w:p w14:paraId="21B1B0EA" w14:textId="2D032D98" w:rsidR="004E641E" w:rsidRDefault="004E641E" w:rsidP="004E641E">
      <w:pPr>
        <w:pStyle w:val="Lgende"/>
      </w:pPr>
      <w:bookmarkStart w:id="60" w:name="_Ref239349376"/>
      <w:bookmarkStart w:id="61" w:name="_Toc242185850"/>
      <w:r>
        <w:t xml:space="preserve">Table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1</w:t>
      </w:r>
      <w:r w:rsidR="003141D3">
        <w:rPr>
          <w:noProof/>
        </w:rPr>
        <w:fldChar w:fldCharType="end"/>
      </w:r>
      <w:bookmarkEnd w:id="60"/>
      <w:r>
        <w:t xml:space="preserve"> </w:t>
      </w:r>
      <w:r w:rsidRPr="00206AF5">
        <w:t>Methods Used to Calculate Daily Mean Air Temperature (BUFR Code Table 0-08-094)</w:t>
      </w:r>
      <w:bookmarkEnd w:id="61"/>
    </w:p>
    <w:tbl>
      <w:tblPr>
        <w:tblStyle w:val="Grilledutableau"/>
        <w:tblW w:w="0" w:type="auto"/>
        <w:tblLook w:val="04A0" w:firstRow="1" w:lastRow="0" w:firstColumn="1" w:lastColumn="0" w:noHBand="0" w:noVBand="1"/>
      </w:tblPr>
      <w:tblGrid>
        <w:gridCol w:w="1413"/>
        <w:gridCol w:w="7603"/>
      </w:tblGrid>
      <w:tr w:rsidR="004E641E" w:rsidRPr="002E006C" w14:paraId="37F574A0" w14:textId="77777777" w:rsidTr="00BC5AB9">
        <w:tc>
          <w:tcPr>
            <w:tcW w:w="1413" w:type="dxa"/>
          </w:tcPr>
          <w:p w14:paraId="38DCB6F5" w14:textId="77777777" w:rsidR="004E641E" w:rsidRPr="002E006C" w:rsidRDefault="004E641E" w:rsidP="00BC5AB9">
            <w:pPr>
              <w:jc w:val="center"/>
              <w:rPr>
                <w:b/>
                <w:bCs/>
                <w:lang w:val="en-US"/>
              </w:rPr>
            </w:pPr>
            <w:r w:rsidRPr="002E006C">
              <w:rPr>
                <w:b/>
                <w:bCs/>
                <w:lang w:val="en-US"/>
              </w:rPr>
              <w:t>Code figure</w:t>
            </w:r>
          </w:p>
        </w:tc>
        <w:tc>
          <w:tcPr>
            <w:tcW w:w="7603" w:type="dxa"/>
          </w:tcPr>
          <w:p w14:paraId="0663A674" w14:textId="77777777" w:rsidR="004E641E" w:rsidRPr="002E006C" w:rsidRDefault="004E641E" w:rsidP="00BC5AB9">
            <w:pPr>
              <w:jc w:val="center"/>
              <w:rPr>
                <w:b/>
                <w:bCs/>
                <w:lang w:val="en-US"/>
              </w:rPr>
            </w:pPr>
            <w:r w:rsidRPr="002E006C">
              <w:rPr>
                <w:b/>
                <w:bCs/>
                <w:lang w:val="en-US"/>
              </w:rPr>
              <w:t>Description</w:t>
            </w:r>
          </w:p>
        </w:tc>
      </w:tr>
      <w:tr w:rsidR="004E641E" w:rsidRPr="002E006C" w14:paraId="13B0BBB8" w14:textId="77777777" w:rsidTr="00BC5AB9">
        <w:tc>
          <w:tcPr>
            <w:tcW w:w="1413" w:type="dxa"/>
          </w:tcPr>
          <w:p w14:paraId="5E87F8B6" w14:textId="77777777" w:rsidR="004E641E" w:rsidRPr="002E006C" w:rsidRDefault="004E641E" w:rsidP="00BC5AB9">
            <w:pPr>
              <w:jc w:val="center"/>
              <w:rPr>
                <w:lang w:val="en-US"/>
              </w:rPr>
            </w:pPr>
            <w:r w:rsidRPr="002E006C">
              <w:rPr>
                <w:lang w:val="en-US"/>
              </w:rPr>
              <w:t>0</w:t>
            </w:r>
          </w:p>
        </w:tc>
        <w:tc>
          <w:tcPr>
            <w:tcW w:w="7603" w:type="dxa"/>
          </w:tcPr>
          <w:p w14:paraId="215D4F1C" w14:textId="77777777" w:rsidR="004E641E" w:rsidRPr="002E006C" w:rsidRDefault="004E641E" w:rsidP="00BC5AB9">
            <w:pPr>
              <w:rPr>
                <w:lang w:val="en-US"/>
              </w:rPr>
            </w:pPr>
            <w:r w:rsidRPr="002E006C">
              <w:rPr>
                <w:lang w:val="en-US"/>
              </w:rPr>
              <w:t>Average of maximum and minimum values: Tm = (Tx + Tn)/2 (see Note</w:t>
            </w:r>
            <w:r>
              <w:rPr>
                <w:lang w:val="en-US"/>
              </w:rPr>
              <w:t>*</w:t>
            </w:r>
            <w:r w:rsidRPr="002E006C">
              <w:rPr>
                <w:lang w:val="en-US"/>
              </w:rPr>
              <w:t>)</w:t>
            </w:r>
          </w:p>
        </w:tc>
      </w:tr>
      <w:tr w:rsidR="004E641E" w:rsidRPr="002E006C" w14:paraId="503685D0" w14:textId="77777777" w:rsidTr="00BC5AB9">
        <w:tc>
          <w:tcPr>
            <w:tcW w:w="1413" w:type="dxa"/>
          </w:tcPr>
          <w:p w14:paraId="7E1E2D73" w14:textId="77777777" w:rsidR="004E641E" w:rsidRPr="002E006C" w:rsidRDefault="004E641E" w:rsidP="00BC5AB9">
            <w:pPr>
              <w:jc w:val="center"/>
              <w:rPr>
                <w:lang w:val="en-US"/>
              </w:rPr>
            </w:pPr>
            <w:r w:rsidRPr="002E006C">
              <w:rPr>
                <w:lang w:val="en-US"/>
              </w:rPr>
              <w:t>1</w:t>
            </w:r>
          </w:p>
        </w:tc>
        <w:tc>
          <w:tcPr>
            <w:tcW w:w="7603" w:type="dxa"/>
          </w:tcPr>
          <w:p w14:paraId="66C28A0A" w14:textId="77777777" w:rsidR="004E641E" w:rsidRPr="002E006C" w:rsidRDefault="004E641E" w:rsidP="00BC5AB9">
            <w:pPr>
              <w:rPr>
                <w:lang w:val="en-US"/>
              </w:rPr>
            </w:pPr>
            <w:r w:rsidRPr="002E006C">
              <w:rPr>
                <w:lang w:val="en-US"/>
              </w:rPr>
              <w:t xml:space="preserve">Average of the 8 standard </w:t>
            </w:r>
            <w:r>
              <w:rPr>
                <w:lang w:val="en-US"/>
              </w:rPr>
              <w:t xml:space="preserve">(see Note**) </w:t>
            </w:r>
            <w:r w:rsidRPr="002E006C">
              <w:rPr>
                <w:lang w:val="en-US"/>
              </w:rPr>
              <w:t>synoptic observations taken every three hours</w:t>
            </w:r>
          </w:p>
        </w:tc>
      </w:tr>
      <w:tr w:rsidR="004E641E" w:rsidRPr="002E006C" w14:paraId="2F9268F2" w14:textId="77777777" w:rsidTr="00BC5AB9">
        <w:tc>
          <w:tcPr>
            <w:tcW w:w="1413" w:type="dxa"/>
          </w:tcPr>
          <w:p w14:paraId="56B850C8" w14:textId="77777777" w:rsidR="004E641E" w:rsidRPr="002E006C" w:rsidRDefault="004E641E" w:rsidP="00BC5AB9">
            <w:pPr>
              <w:jc w:val="center"/>
              <w:rPr>
                <w:lang w:val="en-US"/>
              </w:rPr>
            </w:pPr>
            <w:r w:rsidRPr="002E006C">
              <w:rPr>
                <w:lang w:val="en-US"/>
              </w:rPr>
              <w:t>2</w:t>
            </w:r>
          </w:p>
        </w:tc>
        <w:tc>
          <w:tcPr>
            <w:tcW w:w="7603" w:type="dxa"/>
          </w:tcPr>
          <w:p w14:paraId="77FFE8C9" w14:textId="77777777" w:rsidR="004E641E" w:rsidRPr="002E006C" w:rsidRDefault="004E641E" w:rsidP="00BC5AB9">
            <w:pPr>
              <w:rPr>
                <w:lang w:val="en-US"/>
              </w:rPr>
            </w:pPr>
            <w:r w:rsidRPr="002E006C">
              <w:rPr>
                <w:lang w:val="en-US"/>
              </w:rPr>
              <w:t>Average of 24-hourly values spaced one hour apart</w:t>
            </w:r>
          </w:p>
        </w:tc>
      </w:tr>
      <w:tr w:rsidR="004E641E" w:rsidRPr="002E006C" w14:paraId="0D10D029" w14:textId="77777777" w:rsidTr="00BC5AB9">
        <w:tc>
          <w:tcPr>
            <w:tcW w:w="1413" w:type="dxa"/>
          </w:tcPr>
          <w:p w14:paraId="1ED0E48E" w14:textId="77777777" w:rsidR="004E641E" w:rsidRPr="002E006C" w:rsidRDefault="004E641E" w:rsidP="00BC5AB9">
            <w:pPr>
              <w:jc w:val="center"/>
              <w:rPr>
                <w:lang w:val="en-US"/>
              </w:rPr>
            </w:pPr>
            <w:r w:rsidRPr="002E006C">
              <w:rPr>
                <w:lang w:val="en-US"/>
              </w:rPr>
              <w:t>3</w:t>
            </w:r>
          </w:p>
        </w:tc>
        <w:tc>
          <w:tcPr>
            <w:tcW w:w="7603" w:type="dxa"/>
          </w:tcPr>
          <w:p w14:paraId="4EDCF0DB" w14:textId="77777777" w:rsidR="004E641E" w:rsidRPr="002E006C" w:rsidRDefault="004E641E" w:rsidP="00BC5AB9">
            <w:pPr>
              <w:rPr>
                <w:lang w:val="en-US"/>
              </w:rPr>
            </w:pPr>
            <w:r w:rsidRPr="002E006C">
              <w:rPr>
                <w:lang w:val="en-US"/>
              </w:rPr>
              <w:t>Weighted average of 3 observations: Tm = (aT1 + bT2 + cT3) (see Note</w:t>
            </w:r>
            <w:r>
              <w:rPr>
                <w:lang w:val="en-US"/>
              </w:rPr>
              <w:t>*</w:t>
            </w:r>
            <w:r w:rsidRPr="002E006C">
              <w:rPr>
                <w:lang w:val="en-US"/>
              </w:rPr>
              <w:t>)</w:t>
            </w:r>
          </w:p>
        </w:tc>
      </w:tr>
      <w:tr w:rsidR="004E641E" w:rsidRPr="002E006C" w14:paraId="60DF459F" w14:textId="77777777" w:rsidTr="00BC5AB9">
        <w:tc>
          <w:tcPr>
            <w:tcW w:w="1413" w:type="dxa"/>
          </w:tcPr>
          <w:p w14:paraId="590E7D20" w14:textId="77777777" w:rsidR="004E641E" w:rsidRPr="002E006C" w:rsidRDefault="004E641E" w:rsidP="00BC5AB9">
            <w:pPr>
              <w:jc w:val="center"/>
              <w:rPr>
                <w:lang w:val="en-US"/>
              </w:rPr>
            </w:pPr>
            <w:r w:rsidRPr="002E006C">
              <w:rPr>
                <w:lang w:val="en-US"/>
              </w:rPr>
              <w:t>4</w:t>
            </w:r>
          </w:p>
        </w:tc>
        <w:tc>
          <w:tcPr>
            <w:tcW w:w="7603" w:type="dxa"/>
          </w:tcPr>
          <w:p w14:paraId="1BE3125D" w14:textId="77777777" w:rsidR="004E641E" w:rsidRPr="002E006C" w:rsidRDefault="004E641E" w:rsidP="00BC5AB9">
            <w:pPr>
              <w:rPr>
                <w:lang w:val="en-US"/>
              </w:rPr>
            </w:pPr>
            <w:r w:rsidRPr="002E006C">
              <w:rPr>
                <w:lang w:val="en-US"/>
              </w:rPr>
              <w:t>Weighted average of 3 observations and also maximum and minimum values:</w:t>
            </w:r>
          </w:p>
          <w:p w14:paraId="7144362D" w14:textId="77777777" w:rsidR="004E641E" w:rsidRPr="002E006C" w:rsidRDefault="004E641E" w:rsidP="00BC5AB9">
            <w:pPr>
              <w:rPr>
                <w:lang w:val="en-US"/>
              </w:rPr>
            </w:pPr>
            <w:r w:rsidRPr="002E006C">
              <w:rPr>
                <w:lang w:val="en-US"/>
              </w:rPr>
              <w:t xml:space="preserve">Tm = (aT1 + bT2 + cT3 + </w:t>
            </w:r>
            <w:proofErr w:type="spellStart"/>
            <w:r w:rsidRPr="002E006C">
              <w:rPr>
                <w:lang w:val="en-US"/>
              </w:rPr>
              <w:t>dTx</w:t>
            </w:r>
            <w:proofErr w:type="spellEnd"/>
            <w:r w:rsidRPr="002E006C">
              <w:rPr>
                <w:lang w:val="en-US"/>
              </w:rPr>
              <w:t xml:space="preserve"> + </w:t>
            </w:r>
            <w:proofErr w:type="spellStart"/>
            <w:r w:rsidRPr="002E006C">
              <w:rPr>
                <w:lang w:val="en-US"/>
              </w:rPr>
              <w:t>eTn</w:t>
            </w:r>
            <w:proofErr w:type="spellEnd"/>
            <w:r w:rsidRPr="002E006C">
              <w:rPr>
                <w:lang w:val="en-US"/>
              </w:rPr>
              <w:t>) (see Note)</w:t>
            </w:r>
          </w:p>
        </w:tc>
      </w:tr>
      <w:tr w:rsidR="004E641E" w:rsidRPr="002E006C" w14:paraId="1C1DBE33" w14:textId="77777777" w:rsidTr="00BC5AB9">
        <w:tc>
          <w:tcPr>
            <w:tcW w:w="1413" w:type="dxa"/>
          </w:tcPr>
          <w:p w14:paraId="707EC68A" w14:textId="77777777" w:rsidR="004E641E" w:rsidRPr="002E006C" w:rsidRDefault="004E641E" w:rsidP="00BC5AB9">
            <w:pPr>
              <w:jc w:val="center"/>
              <w:rPr>
                <w:lang w:val="en-US"/>
              </w:rPr>
            </w:pPr>
            <w:r w:rsidRPr="002E006C">
              <w:rPr>
                <w:lang w:val="en-US"/>
              </w:rPr>
              <w:lastRenderedPageBreak/>
              <w:t>5</w:t>
            </w:r>
          </w:p>
        </w:tc>
        <w:tc>
          <w:tcPr>
            <w:tcW w:w="7603" w:type="dxa"/>
          </w:tcPr>
          <w:p w14:paraId="4A939DE9" w14:textId="77777777" w:rsidR="004E641E" w:rsidRPr="002E006C" w:rsidRDefault="004E641E" w:rsidP="00BC5AB9">
            <w:pPr>
              <w:rPr>
                <w:lang w:val="en-US"/>
              </w:rPr>
            </w:pPr>
            <w:r w:rsidRPr="002E006C">
              <w:rPr>
                <w:lang w:val="en-US"/>
              </w:rPr>
              <w:t>Automatic weather station complete integration from one-minute data (1440 minutes)</w:t>
            </w:r>
          </w:p>
        </w:tc>
      </w:tr>
      <w:tr w:rsidR="004E641E" w:rsidRPr="002E006C" w14:paraId="37AF35A9" w14:textId="77777777" w:rsidTr="00BC5AB9">
        <w:tc>
          <w:tcPr>
            <w:tcW w:w="1413" w:type="dxa"/>
          </w:tcPr>
          <w:p w14:paraId="3C167A1A" w14:textId="77777777" w:rsidR="004E641E" w:rsidRPr="002E006C" w:rsidRDefault="004E641E" w:rsidP="00BC5AB9">
            <w:pPr>
              <w:jc w:val="center"/>
              <w:rPr>
                <w:lang w:val="en-US"/>
              </w:rPr>
            </w:pPr>
            <w:r w:rsidRPr="002E006C">
              <w:rPr>
                <w:lang w:val="en-US"/>
              </w:rPr>
              <w:t>6</w:t>
            </w:r>
          </w:p>
        </w:tc>
        <w:tc>
          <w:tcPr>
            <w:tcW w:w="7603" w:type="dxa"/>
          </w:tcPr>
          <w:p w14:paraId="45570D8A" w14:textId="77777777" w:rsidR="004E641E" w:rsidRPr="002E006C" w:rsidRDefault="004E641E" w:rsidP="00BC5AB9">
            <w:pPr>
              <w:rPr>
                <w:lang w:val="en-US"/>
              </w:rPr>
            </w:pPr>
            <w:r w:rsidRPr="002E006C">
              <w:rPr>
                <w:lang w:val="en-US"/>
              </w:rPr>
              <w:t xml:space="preserve">Average of the 4 </w:t>
            </w:r>
            <w:r>
              <w:rPr>
                <w:lang w:val="en-US"/>
              </w:rPr>
              <w:t xml:space="preserve">synoptic </w:t>
            </w:r>
            <w:r w:rsidRPr="002E006C">
              <w:rPr>
                <w:lang w:val="en-US"/>
              </w:rPr>
              <w:t xml:space="preserve">observations taken six hours apart, and corresponding to intermediate </w:t>
            </w:r>
            <w:r>
              <w:rPr>
                <w:lang w:val="en-US"/>
              </w:rPr>
              <w:t xml:space="preserve">(see Note***) </w:t>
            </w:r>
            <w:r w:rsidRPr="002E006C">
              <w:rPr>
                <w:lang w:val="en-US"/>
              </w:rPr>
              <w:t>synoptic times</w:t>
            </w:r>
          </w:p>
        </w:tc>
      </w:tr>
      <w:tr w:rsidR="004E641E" w:rsidRPr="00313735" w14:paraId="1E93B9D9" w14:textId="77777777" w:rsidTr="00BC5AB9">
        <w:tc>
          <w:tcPr>
            <w:tcW w:w="1413" w:type="dxa"/>
          </w:tcPr>
          <w:p w14:paraId="57AA55A8" w14:textId="77777777" w:rsidR="004E641E" w:rsidRPr="00313735" w:rsidRDefault="004E641E" w:rsidP="00BC5AB9">
            <w:pPr>
              <w:jc w:val="center"/>
              <w:rPr>
                <w:lang w:val="en-US"/>
              </w:rPr>
            </w:pPr>
            <w:r>
              <w:rPr>
                <w:lang w:val="en-US"/>
              </w:rPr>
              <w:t>7-254</w:t>
            </w:r>
          </w:p>
        </w:tc>
        <w:tc>
          <w:tcPr>
            <w:tcW w:w="7603" w:type="dxa"/>
          </w:tcPr>
          <w:p w14:paraId="3CA4EFE3" w14:textId="77777777" w:rsidR="004E641E" w:rsidRPr="00313735" w:rsidRDefault="004E641E" w:rsidP="00BC5AB9">
            <w:pPr>
              <w:rPr>
                <w:lang w:val="en-US"/>
              </w:rPr>
            </w:pPr>
            <w:r>
              <w:rPr>
                <w:lang w:val="en-US"/>
              </w:rPr>
              <w:t>Reserved</w:t>
            </w:r>
          </w:p>
        </w:tc>
      </w:tr>
      <w:tr w:rsidR="004E641E" w:rsidRPr="00313735" w14:paraId="14DA593E" w14:textId="77777777" w:rsidTr="00BC5AB9">
        <w:tc>
          <w:tcPr>
            <w:tcW w:w="1413" w:type="dxa"/>
          </w:tcPr>
          <w:p w14:paraId="244D8044" w14:textId="77777777" w:rsidR="004E641E" w:rsidRPr="00313735" w:rsidRDefault="004E641E" w:rsidP="00BC5AB9">
            <w:pPr>
              <w:jc w:val="center"/>
              <w:rPr>
                <w:lang w:val="en-US"/>
              </w:rPr>
            </w:pPr>
            <w:r>
              <w:rPr>
                <w:lang w:val="en-US"/>
              </w:rPr>
              <w:t>255</w:t>
            </w:r>
          </w:p>
        </w:tc>
        <w:tc>
          <w:tcPr>
            <w:tcW w:w="7603" w:type="dxa"/>
          </w:tcPr>
          <w:p w14:paraId="4C3E80A7" w14:textId="77777777" w:rsidR="004E641E" w:rsidRPr="00313735" w:rsidRDefault="004E641E" w:rsidP="00BC5AB9">
            <w:pPr>
              <w:rPr>
                <w:lang w:val="en-US"/>
              </w:rPr>
            </w:pPr>
            <w:r>
              <w:rPr>
                <w:lang w:val="en-US"/>
              </w:rPr>
              <w:t>Missing value</w:t>
            </w:r>
          </w:p>
        </w:tc>
      </w:tr>
    </w:tbl>
    <w:p w14:paraId="179E5972" w14:textId="33A0CD9C" w:rsidR="004E641E" w:rsidRDefault="004E641E" w:rsidP="004E641E">
      <w:pPr>
        <w:rPr>
          <w:i/>
          <w:iCs/>
          <w:lang w:val="en-US"/>
        </w:rPr>
      </w:pPr>
      <w:r w:rsidRPr="002E006C">
        <w:rPr>
          <w:i/>
          <w:iCs/>
          <w:lang w:val="en-US"/>
        </w:rPr>
        <w:t>Note</w:t>
      </w:r>
      <w:r>
        <w:rPr>
          <w:i/>
          <w:iCs/>
          <w:lang w:val="en-US"/>
        </w:rPr>
        <w:t xml:space="preserve"> *</w:t>
      </w:r>
      <w:r w:rsidRPr="002E006C">
        <w:rPr>
          <w:i/>
          <w:iCs/>
          <w:lang w:val="en-US"/>
        </w:rPr>
        <w:t>: The letters a, b, c, d and e generically represent the weight associated with the respective temperature T. Tx and Tn represent respectively the daily maximum and minimum temperature</w:t>
      </w:r>
      <w:r>
        <w:rPr>
          <w:i/>
          <w:iCs/>
          <w:lang w:val="en-US"/>
        </w:rPr>
        <w:t xml:space="preserve">. </w:t>
      </w:r>
      <w:r w:rsidRPr="002E006C">
        <w:rPr>
          <w:i/>
          <w:iCs/>
          <w:lang w:val="en-US"/>
        </w:rPr>
        <w:t>The sub-indices of T: 1, 2</w:t>
      </w:r>
      <w:r>
        <w:rPr>
          <w:i/>
          <w:iCs/>
          <w:lang w:val="en-US"/>
        </w:rPr>
        <w:t xml:space="preserve"> or</w:t>
      </w:r>
      <w:r w:rsidRPr="002E006C">
        <w:rPr>
          <w:i/>
          <w:iCs/>
          <w:lang w:val="en-US"/>
        </w:rPr>
        <w:t xml:space="preserve"> 3 represent the values measured at different times 1,</w:t>
      </w:r>
      <w:r w:rsidR="002043EC">
        <w:rPr>
          <w:i/>
          <w:iCs/>
          <w:lang w:val="en-US"/>
        </w:rPr>
        <w:t xml:space="preserve"> </w:t>
      </w:r>
      <w:r w:rsidRPr="002E006C">
        <w:rPr>
          <w:i/>
          <w:iCs/>
          <w:lang w:val="en-US"/>
        </w:rPr>
        <w:t>2 or 3.</w:t>
      </w:r>
    </w:p>
    <w:p w14:paraId="30DA2D8D" w14:textId="681D90CC" w:rsidR="004E641E" w:rsidRDefault="004E641E" w:rsidP="004E641E">
      <w:pPr>
        <w:rPr>
          <w:i/>
          <w:iCs/>
          <w:lang w:val="en-US"/>
        </w:rPr>
      </w:pPr>
      <w:r>
        <w:rPr>
          <w:i/>
          <w:iCs/>
          <w:lang w:val="en-US"/>
        </w:rPr>
        <w:t xml:space="preserve">Note**: </w:t>
      </w:r>
      <w:r>
        <w:rPr>
          <w:rStyle w:val="Accentuation"/>
        </w:rPr>
        <w:t xml:space="preserve">The 8 WMO standard synoptic observations correspond to the following standard WMO synoptic observation times: </w:t>
      </w:r>
      <w:r>
        <w:rPr>
          <w:rStyle w:val="lev"/>
          <w:i/>
          <w:iCs/>
        </w:rPr>
        <w:t>00:00, 03:00, 06:00, 09:00, 12:00, 15:00, 18:00, and 21:00</w:t>
      </w:r>
      <w:r>
        <w:rPr>
          <w:rStyle w:val="Accentuation"/>
        </w:rPr>
        <w:t>.</w:t>
      </w:r>
    </w:p>
    <w:p w14:paraId="3D124A79" w14:textId="77777777" w:rsidR="004E641E" w:rsidRPr="00D75C80" w:rsidRDefault="004E641E" w:rsidP="004E641E">
      <w:pPr>
        <w:rPr>
          <w:rFonts w:cstheme="minorHAnsi"/>
          <w:i/>
          <w:lang w:val="en-US"/>
        </w:rPr>
      </w:pPr>
      <w:r w:rsidRPr="00D75C80">
        <w:rPr>
          <w:rFonts w:cstheme="minorHAnsi"/>
          <w:i/>
          <w:iCs/>
          <w:lang w:val="en-US"/>
        </w:rPr>
        <w:t xml:space="preserve">Note***: </w:t>
      </w:r>
    </w:p>
    <w:p w14:paraId="01BFCC0B" w14:textId="77777777" w:rsidR="004E641E" w:rsidRPr="003C5A6E" w:rsidRDefault="004E641E" w:rsidP="00D54992">
      <w:pPr>
        <w:pStyle w:val="Paragraphedeliste"/>
        <w:numPr>
          <w:ilvl w:val="0"/>
          <w:numId w:val="6"/>
        </w:numPr>
        <w:rPr>
          <w:rFonts w:eastAsia="Times New Roman" w:cstheme="minorHAnsi"/>
          <w:i/>
          <w:kern w:val="0"/>
          <w:lang w:val="en-US" w:eastAsia="fr-FR"/>
          <w14:ligatures w14:val="none"/>
        </w:rPr>
      </w:pPr>
      <w:r w:rsidRPr="003C5A6E">
        <w:rPr>
          <w:rFonts w:eastAsia="Times New Roman" w:cstheme="minorHAnsi"/>
          <w:bCs/>
          <w:i/>
          <w:kern w:val="0"/>
          <w:lang w:val="en-US" w:eastAsia="fr-FR"/>
          <w14:ligatures w14:val="none"/>
        </w:rPr>
        <w:t>Main synoptic hours</w:t>
      </w:r>
      <w:r w:rsidRPr="003C5A6E">
        <w:rPr>
          <w:rFonts w:eastAsia="Times New Roman" w:cstheme="minorHAnsi"/>
          <w:i/>
          <w:kern w:val="0"/>
          <w:lang w:val="en-US" w:eastAsia="fr-FR"/>
          <w14:ligatures w14:val="none"/>
        </w:rPr>
        <w:t xml:space="preserve">: The </w:t>
      </w:r>
      <w:r w:rsidRPr="003C5A6E">
        <w:rPr>
          <w:rFonts w:eastAsia="Times New Roman" w:cstheme="minorHAnsi"/>
          <w:bCs/>
          <w:i/>
          <w:kern w:val="0"/>
          <w:lang w:val="en-US" w:eastAsia="fr-FR"/>
          <w14:ligatures w14:val="none"/>
        </w:rPr>
        <w:t xml:space="preserve">four primary observation times at six-hourly intervals (00:00, 06:00, 12:00, and 18:00 UTC) represent the main synoptic times, where intermediate three-hour observations are not available. </w:t>
      </w:r>
    </w:p>
    <w:p w14:paraId="36036B6F" w14:textId="5148C7C9" w:rsidR="004E641E" w:rsidRPr="003C5A6E" w:rsidRDefault="004E641E" w:rsidP="00D54992">
      <w:pPr>
        <w:pStyle w:val="Paragraphedeliste"/>
        <w:numPr>
          <w:ilvl w:val="0"/>
          <w:numId w:val="6"/>
        </w:numPr>
        <w:rPr>
          <w:rFonts w:eastAsia="Times New Roman" w:cstheme="minorHAnsi"/>
          <w:i/>
          <w:kern w:val="0"/>
          <w:lang w:val="en-US" w:eastAsia="fr-FR"/>
          <w14:ligatures w14:val="none"/>
        </w:rPr>
      </w:pPr>
      <w:r w:rsidRPr="003C5A6E">
        <w:rPr>
          <w:rFonts w:eastAsia="Times New Roman" w:cstheme="minorHAnsi"/>
          <w:bCs/>
          <w:i/>
          <w:kern w:val="0"/>
          <w:lang w:val="en-US" w:eastAsia="fr-FR"/>
          <w14:ligatures w14:val="none"/>
        </w:rPr>
        <w:t>Intermediate synoptic hours</w:t>
      </w:r>
      <w:r w:rsidRPr="003C5A6E">
        <w:rPr>
          <w:rFonts w:eastAsia="Times New Roman" w:cstheme="minorHAnsi"/>
          <w:i/>
          <w:kern w:val="0"/>
          <w:lang w:val="en-US" w:eastAsia="fr-FR"/>
          <w14:ligatures w14:val="none"/>
        </w:rPr>
        <w:t xml:space="preserve">: The </w:t>
      </w:r>
      <w:r w:rsidRPr="003C5A6E">
        <w:rPr>
          <w:rFonts w:eastAsia="Times New Roman" w:cstheme="minorHAnsi"/>
          <w:bCs/>
          <w:i/>
          <w:kern w:val="0"/>
          <w:lang w:val="en-US" w:eastAsia="fr-FR"/>
          <w14:ligatures w14:val="none"/>
        </w:rPr>
        <w:t>four supplementary observation times (03:00, 09:00, 15:00 and 21:00 UTC)</w:t>
      </w:r>
      <w:r w:rsidR="002469D3" w:rsidRPr="003C5A6E">
        <w:rPr>
          <w:rFonts w:eastAsia="Times New Roman" w:cstheme="minorHAnsi"/>
          <w:bCs/>
          <w:i/>
          <w:kern w:val="0"/>
          <w:lang w:val="en-US" w:eastAsia="fr-FR"/>
          <w14:ligatures w14:val="none"/>
        </w:rPr>
        <w:t>.</w:t>
      </w:r>
    </w:p>
    <w:p w14:paraId="3C3D45F6" w14:textId="3CC317CC" w:rsidR="004E641E" w:rsidRPr="00127F92" w:rsidRDefault="004E641E" w:rsidP="004E641E">
      <w:pPr>
        <w:rPr>
          <w:lang w:val="en-US"/>
        </w:rPr>
      </w:pPr>
      <w:r w:rsidRPr="00127F92">
        <w:rPr>
          <w:lang w:val="en-US"/>
        </w:rPr>
        <w:t xml:space="preserve">The average should be calculated using the arithmetic mean of the indicated observations unless otherwise specified (i.e. code figures 3 and 4). </w:t>
      </w:r>
      <w:r>
        <w:rPr>
          <w:lang w:val="en-US"/>
        </w:rPr>
        <w:t>Note that the weightings represented by a,</w:t>
      </w:r>
      <w:r w:rsidR="00306449">
        <w:rPr>
          <w:lang w:val="en-US"/>
        </w:rPr>
        <w:t xml:space="preserve"> </w:t>
      </w:r>
      <w:r>
        <w:rPr>
          <w:lang w:val="en-US"/>
        </w:rPr>
        <w:t>b,</w:t>
      </w:r>
      <w:r w:rsidR="00306449">
        <w:rPr>
          <w:lang w:val="en-US"/>
        </w:rPr>
        <w:t xml:space="preserve"> </w:t>
      </w:r>
      <w:r>
        <w:rPr>
          <w:lang w:val="en-US"/>
        </w:rPr>
        <w:t>c etc</w:t>
      </w:r>
      <w:r w:rsidR="00306449">
        <w:rPr>
          <w:lang w:val="en-US"/>
        </w:rPr>
        <w:t>.</w:t>
      </w:r>
      <w:r>
        <w:rPr>
          <w:lang w:val="en-US"/>
        </w:rPr>
        <w:t xml:space="preserve"> are not incorporated in the DAYCLI message – only that a weighting method has been used. </w:t>
      </w:r>
    </w:p>
    <w:p w14:paraId="15B1C789" w14:textId="55F2AFF0" w:rsidR="004E641E" w:rsidRDefault="004E641E" w:rsidP="004E641E">
      <w:pPr>
        <w:rPr>
          <w:lang w:val="en-US"/>
        </w:rPr>
      </w:pPr>
      <w:r>
        <w:t xml:space="preserve">The methods listed in </w:t>
      </w:r>
      <w:r w:rsidR="0091044F">
        <w:fldChar w:fldCharType="begin"/>
      </w:r>
      <w:r w:rsidR="0091044F">
        <w:instrText xml:space="preserve"> REF _Ref239349376 \h </w:instrText>
      </w:r>
      <w:r w:rsidR="0091044F">
        <w:fldChar w:fldCharType="separate"/>
      </w:r>
      <w:r w:rsidR="00364D01">
        <w:t xml:space="preserve">Table </w:t>
      </w:r>
      <w:r w:rsidR="00364D01">
        <w:rPr>
          <w:noProof/>
        </w:rPr>
        <w:t>5</w:t>
      </w:r>
      <w:r w:rsidR="00364D01">
        <w:noBreakHyphen/>
      </w:r>
      <w:r w:rsidR="00364D01">
        <w:rPr>
          <w:noProof/>
        </w:rPr>
        <w:t>1</w:t>
      </w:r>
      <w:r w:rsidR="0091044F">
        <w:fldChar w:fldCharType="end"/>
      </w:r>
      <w:r>
        <w:t xml:space="preserve"> aim to estimate the true daily mean air temperature using the observations available at a station. The most appropriate method depends on the observing programme, the instrumentation available, and the historical practices of the NMHS. Consequently, different methods may legitimately coexist within the international observing community.</w:t>
      </w:r>
    </w:p>
    <w:p w14:paraId="60408C17" w14:textId="77777777" w:rsidR="004E641E" w:rsidRDefault="004E641E" w:rsidP="004E641E">
      <w:r w:rsidRPr="00A306FB">
        <w:rPr>
          <w:b/>
        </w:rPr>
        <w:t>For climate applications, maintaining the consistency of long-term time series is generally more important than adopting a single calculation method for all stations</w:t>
      </w:r>
      <w:r>
        <w:t>.</w:t>
      </w:r>
    </w:p>
    <w:p w14:paraId="274B2679" w14:textId="28488021" w:rsidR="004E641E" w:rsidRPr="002E006C" w:rsidRDefault="004E641E" w:rsidP="004E641E">
      <w:pPr>
        <w:pStyle w:val="Sansinterligne"/>
        <w:rPr>
          <w:lang w:val="en-US"/>
        </w:rPr>
      </w:pPr>
      <w:r w:rsidRPr="002E006C">
        <w:rPr>
          <w:lang w:val="en-US"/>
        </w:rPr>
        <w:t xml:space="preserve">It is </w:t>
      </w:r>
      <w:r>
        <w:rPr>
          <w:lang w:val="en-US"/>
        </w:rPr>
        <w:t>neither practical nor desirable to prescribe a single calculation method for all observing stations worldwide, or even within a single country</w:t>
      </w:r>
      <w:r w:rsidRPr="002E006C">
        <w:rPr>
          <w:rFonts w:cstheme="minorHAnsi"/>
          <w:lang w:val="en-US"/>
        </w:rPr>
        <w:t xml:space="preserve">. Each Member’s </w:t>
      </w:r>
      <w:r w:rsidRPr="002E006C">
        <w:rPr>
          <w:lang w:val="en-US"/>
        </w:rPr>
        <w:t xml:space="preserve">NMHS must make their own decisions on this matter. </w:t>
      </w:r>
      <w:r>
        <w:rPr>
          <w:lang w:val="en-US"/>
        </w:rPr>
        <w:t xml:space="preserve">For instance, an NMHS may choose to use different methodologies for manual stations </w:t>
      </w:r>
      <w:r w:rsidR="00AC74D3">
        <w:rPr>
          <w:lang w:val="en-US"/>
        </w:rPr>
        <w:t xml:space="preserve">and </w:t>
      </w:r>
      <w:r>
        <w:rPr>
          <w:lang w:val="en-US"/>
        </w:rPr>
        <w:t>Automatic Weather Station</w:t>
      </w:r>
      <w:r w:rsidR="002469D3">
        <w:rPr>
          <w:lang w:val="en-US"/>
        </w:rPr>
        <w:t>s</w:t>
      </w:r>
      <w:r>
        <w:rPr>
          <w:lang w:val="en-US"/>
        </w:rPr>
        <w:t xml:space="preserve"> (AWS</w:t>
      </w:r>
      <w:r w:rsidR="002469D3">
        <w:rPr>
          <w:lang w:val="en-US"/>
        </w:rPr>
        <w:t>s</w:t>
      </w:r>
      <w:r>
        <w:rPr>
          <w:lang w:val="en-US"/>
        </w:rPr>
        <w:t xml:space="preserve">). </w:t>
      </w:r>
      <w:r w:rsidRPr="002E006C">
        <w:rPr>
          <w:lang w:val="en-US"/>
        </w:rPr>
        <w:t xml:space="preserve">Nevertheless, </w:t>
      </w:r>
      <w:r w:rsidR="009A6C70">
        <w:rPr>
          <w:lang w:val="en-US"/>
        </w:rPr>
        <w:t xml:space="preserve">NMHSs are encouraged to </w:t>
      </w:r>
      <w:r w:rsidRPr="002E006C">
        <w:rPr>
          <w:lang w:val="en-US"/>
        </w:rPr>
        <w:t>maintain a consistent calculation method over time. For example, a</w:t>
      </w:r>
      <w:r w:rsidR="00E132CE">
        <w:rPr>
          <w:lang w:val="en-US"/>
        </w:rPr>
        <w:t>n</w:t>
      </w:r>
      <w:r w:rsidRPr="002E006C">
        <w:rPr>
          <w:lang w:val="en-US"/>
        </w:rPr>
        <w:t xml:space="preserve"> NMHS could decide to continue to exchange temperature data from a station that has been calculating mean temperature for </w:t>
      </w:r>
      <w:r>
        <w:rPr>
          <w:lang w:val="en-US"/>
        </w:rPr>
        <w:t>several decades</w:t>
      </w:r>
      <w:r w:rsidRPr="002E006C">
        <w:rPr>
          <w:lang w:val="en-US"/>
        </w:rPr>
        <w:t xml:space="preserve">, using the 8 standard times for surface observations corresponding to the station's </w:t>
      </w:r>
      <w:r>
        <w:rPr>
          <w:lang w:val="en-US"/>
        </w:rPr>
        <w:t>C</w:t>
      </w:r>
      <w:r w:rsidRPr="002E006C">
        <w:rPr>
          <w:lang w:val="en-US"/>
        </w:rPr>
        <w:t xml:space="preserve">limatological </w:t>
      </w:r>
      <w:r w:rsidR="0050633A">
        <w:rPr>
          <w:lang w:val="en-US"/>
        </w:rPr>
        <w:t>D</w:t>
      </w:r>
      <w:r w:rsidRPr="002E006C">
        <w:rPr>
          <w:lang w:val="en-US"/>
        </w:rPr>
        <w:t>ay (e.g. at 00</w:t>
      </w:r>
      <w:r>
        <w:rPr>
          <w:lang w:val="en-US"/>
        </w:rPr>
        <w:t>:00</w:t>
      </w:r>
      <w:r w:rsidRPr="002E006C">
        <w:rPr>
          <w:lang w:val="en-US"/>
        </w:rPr>
        <w:t>, 03</w:t>
      </w:r>
      <w:r>
        <w:rPr>
          <w:lang w:val="en-US"/>
        </w:rPr>
        <w:t>:00</w:t>
      </w:r>
      <w:r w:rsidRPr="002E006C">
        <w:rPr>
          <w:lang w:val="en-US"/>
        </w:rPr>
        <w:t>, 06</w:t>
      </w:r>
      <w:r>
        <w:rPr>
          <w:lang w:val="en-US"/>
        </w:rPr>
        <w:t>:00</w:t>
      </w:r>
      <w:r w:rsidRPr="002E006C">
        <w:rPr>
          <w:lang w:val="en-US"/>
        </w:rPr>
        <w:t>, 09</w:t>
      </w:r>
      <w:r>
        <w:rPr>
          <w:lang w:val="en-US"/>
        </w:rPr>
        <w:t>:00</w:t>
      </w:r>
      <w:r w:rsidRPr="002E006C">
        <w:rPr>
          <w:lang w:val="en-US"/>
        </w:rPr>
        <w:t>, 12</w:t>
      </w:r>
      <w:r>
        <w:rPr>
          <w:lang w:val="en-US"/>
        </w:rPr>
        <w:t>:00</w:t>
      </w:r>
      <w:r w:rsidRPr="002E006C">
        <w:rPr>
          <w:lang w:val="en-US"/>
        </w:rPr>
        <w:t>, 15</w:t>
      </w:r>
      <w:r>
        <w:rPr>
          <w:lang w:val="en-US"/>
        </w:rPr>
        <w:t>:00</w:t>
      </w:r>
      <w:r w:rsidRPr="002E006C">
        <w:rPr>
          <w:lang w:val="en-US"/>
        </w:rPr>
        <w:t>, 18</w:t>
      </w:r>
      <w:r>
        <w:rPr>
          <w:lang w:val="en-US"/>
        </w:rPr>
        <w:t>:00</w:t>
      </w:r>
      <w:r w:rsidRPr="002E006C">
        <w:rPr>
          <w:lang w:val="en-US"/>
        </w:rPr>
        <w:t xml:space="preserve"> and 21</w:t>
      </w:r>
      <w:r>
        <w:rPr>
          <w:lang w:val="en-US"/>
        </w:rPr>
        <w:t>:00</w:t>
      </w:r>
      <w:r w:rsidRPr="002E006C">
        <w:rPr>
          <w:lang w:val="en-US"/>
        </w:rPr>
        <w:t xml:space="preserve"> </w:t>
      </w:r>
      <w:r>
        <w:rPr>
          <w:lang w:val="en-US"/>
        </w:rPr>
        <w:t>UTC</w:t>
      </w:r>
      <w:r w:rsidRPr="002E006C">
        <w:rPr>
          <w:lang w:val="en-US"/>
        </w:rPr>
        <w:t xml:space="preserve">), thereby ensuring historical consistency of method. </w:t>
      </w:r>
    </w:p>
    <w:p w14:paraId="090FBAD0" w14:textId="77777777" w:rsidR="004E641E" w:rsidRPr="002E006C" w:rsidRDefault="004E641E" w:rsidP="004E641E">
      <w:pPr>
        <w:spacing w:after="0" w:line="240" w:lineRule="auto"/>
        <w:rPr>
          <w:rFonts w:cstheme="minorHAnsi"/>
          <w:lang w:val="en-US"/>
        </w:rPr>
      </w:pPr>
    </w:p>
    <w:p w14:paraId="3B7E82A6" w14:textId="77777777" w:rsidR="004E641E" w:rsidRPr="002E006C" w:rsidRDefault="004E641E" w:rsidP="004E641E">
      <w:pPr>
        <w:spacing w:after="0" w:line="240" w:lineRule="auto"/>
        <w:rPr>
          <w:rFonts w:cstheme="minorHAnsi"/>
          <w:lang w:val="en-US"/>
        </w:rPr>
      </w:pPr>
      <w:r w:rsidRPr="002E006C">
        <w:rPr>
          <w:rFonts w:cstheme="minorHAnsi"/>
          <w:lang w:val="en-US"/>
        </w:rPr>
        <w:t>Another NMHS could calculate the daily average temperature for some of its newly automated stations by integrating from one-minute data (i.e. the average of 1</w:t>
      </w:r>
      <w:r>
        <w:rPr>
          <w:rFonts w:cstheme="minorHAnsi"/>
          <w:lang w:val="en-US"/>
        </w:rPr>
        <w:t xml:space="preserve"> </w:t>
      </w:r>
      <w:r w:rsidRPr="002E006C">
        <w:rPr>
          <w:rFonts w:cstheme="minorHAnsi"/>
          <w:lang w:val="en-US"/>
        </w:rPr>
        <w:t>440 values).</w:t>
      </w:r>
    </w:p>
    <w:p w14:paraId="7F66DFE9" w14:textId="77777777" w:rsidR="004E641E" w:rsidRPr="002E006C" w:rsidRDefault="004E641E" w:rsidP="004E641E">
      <w:pPr>
        <w:spacing w:after="0" w:line="240" w:lineRule="auto"/>
        <w:rPr>
          <w:rFonts w:cstheme="minorHAnsi"/>
          <w:lang w:val="en-US"/>
        </w:rPr>
      </w:pPr>
    </w:p>
    <w:p w14:paraId="28A8E408" w14:textId="77777777" w:rsidR="004E641E" w:rsidRPr="002E006C" w:rsidRDefault="004E641E" w:rsidP="004E641E">
      <w:pPr>
        <w:spacing w:after="0" w:line="240" w:lineRule="auto"/>
        <w:rPr>
          <w:rFonts w:cstheme="minorHAnsi"/>
          <w:lang w:val="en-US"/>
        </w:rPr>
      </w:pPr>
      <w:r w:rsidRPr="002E006C">
        <w:rPr>
          <w:rFonts w:cstheme="minorHAnsi"/>
          <w:lang w:val="en-US"/>
        </w:rPr>
        <w:t>A</w:t>
      </w:r>
      <w:r>
        <w:rPr>
          <w:rFonts w:cstheme="minorHAnsi"/>
          <w:lang w:val="en-US"/>
        </w:rPr>
        <w:t>s a minimum</w:t>
      </w:r>
      <w:r w:rsidRPr="002E006C">
        <w:rPr>
          <w:rFonts w:cstheme="minorHAnsi"/>
          <w:lang w:val="en-US"/>
        </w:rPr>
        <w:t>, the NMHS is advised to:</w:t>
      </w:r>
    </w:p>
    <w:p w14:paraId="7240E071" w14:textId="77777777" w:rsidR="004E641E" w:rsidRPr="002E006C" w:rsidRDefault="004E641E" w:rsidP="004E641E">
      <w:pPr>
        <w:pStyle w:val="Sansinterligne"/>
        <w:rPr>
          <w:rFonts w:cstheme="minorHAnsi"/>
          <w:lang w:val="en-US"/>
        </w:rPr>
      </w:pPr>
    </w:p>
    <w:p w14:paraId="3DEF5194" w14:textId="1710B6BF" w:rsidR="004E641E" w:rsidRPr="00A97811" w:rsidRDefault="004E641E" w:rsidP="004E641E">
      <w:pPr>
        <w:pStyle w:val="Sansinterligne"/>
        <w:numPr>
          <w:ilvl w:val="0"/>
          <w:numId w:val="1"/>
        </w:numPr>
        <w:suppressAutoHyphens/>
        <w:rPr>
          <w:rFonts w:cstheme="minorHAnsi"/>
          <w:lang w:val="en-US"/>
        </w:rPr>
      </w:pPr>
      <w:r w:rsidRPr="00A97811">
        <w:rPr>
          <w:rFonts w:cstheme="minorHAnsi"/>
          <w:lang w:val="en-US"/>
        </w:rPr>
        <w:t>continue to maintain homogeneous time series based on consistent calculation methods. Depending on the products or services required, a</w:t>
      </w:r>
      <w:r w:rsidR="00E132CE">
        <w:rPr>
          <w:rFonts w:cstheme="minorHAnsi"/>
          <w:lang w:val="en-US"/>
        </w:rPr>
        <w:t>n</w:t>
      </w:r>
      <w:r w:rsidRPr="00A97811">
        <w:rPr>
          <w:rFonts w:cstheme="minorHAnsi"/>
          <w:lang w:val="en-US"/>
        </w:rPr>
        <w:t xml:space="preserve"> NMHS may maintain several time series for the same parameter and for the same station, but over different periods and with different methods. For example, an average daily temperature series calculated from 8 observations and another average time series calculated from 1440 observations. However</w:t>
      </w:r>
      <w:r>
        <w:rPr>
          <w:rFonts w:cstheme="minorHAnsi"/>
          <w:lang w:val="en-US"/>
        </w:rPr>
        <w:t>,</w:t>
      </w:r>
      <w:r w:rsidRPr="00A97811">
        <w:rPr>
          <w:rFonts w:cstheme="minorHAnsi"/>
          <w:lang w:val="en-US"/>
        </w:rPr>
        <w:t xml:space="preserve"> for climate monitoring purposes where homogeneity is important, and for DAYCLI exchange, NMHSs are advised to define and stick with a method that is consistent over time. </w:t>
      </w:r>
    </w:p>
    <w:p w14:paraId="21195E6E" w14:textId="77777777" w:rsidR="004E641E" w:rsidRPr="003F5D71" w:rsidRDefault="004E641E" w:rsidP="004E641E">
      <w:pPr>
        <w:pStyle w:val="Sansinterligne"/>
        <w:numPr>
          <w:ilvl w:val="0"/>
          <w:numId w:val="1"/>
        </w:numPr>
        <w:suppressAutoHyphens/>
        <w:rPr>
          <w:rFonts w:cstheme="minorHAnsi"/>
          <w:b/>
          <w:bCs/>
          <w:lang w:val="en-US"/>
        </w:rPr>
      </w:pPr>
      <w:r w:rsidRPr="00300858">
        <w:rPr>
          <w:rFonts w:cstheme="minorHAnsi"/>
          <w:b/>
          <w:bCs/>
          <w:lang w:val="en-US"/>
        </w:rPr>
        <w:t>always describe the calculation method used for data exchanged with DAYCLI</w:t>
      </w:r>
      <w:r w:rsidRPr="002E006C">
        <w:rPr>
          <w:rFonts w:cstheme="minorHAnsi"/>
          <w:lang w:val="en-US"/>
        </w:rPr>
        <w:t xml:space="preserve">. </w:t>
      </w:r>
      <w:r w:rsidRPr="0051420C">
        <w:rPr>
          <w:rFonts w:cstheme="minorHAnsi"/>
          <w:b/>
          <w:bCs/>
          <w:lang w:val="en-US"/>
        </w:rPr>
        <w:t xml:space="preserve">Note that if the method used by an NMHS is not listed in the BUFR Code Table </w:t>
      </w:r>
      <w:r w:rsidRPr="0051420C">
        <w:rPr>
          <w:rFonts w:cstheme="minorHAnsi"/>
          <w:b/>
          <w:bCs/>
          <w:iCs/>
          <w:lang w:val="en-US"/>
        </w:rPr>
        <w:t xml:space="preserve">0-08-094 the NMHS should report it to WMO for </w:t>
      </w:r>
      <w:r>
        <w:rPr>
          <w:rFonts w:cstheme="minorHAnsi"/>
          <w:b/>
          <w:bCs/>
          <w:iCs/>
          <w:lang w:val="en-US"/>
        </w:rPr>
        <w:t xml:space="preserve">subsequent </w:t>
      </w:r>
      <w:r w:rsidRPr="0051420C">
        <w:rPr>
          <w:rFonts w:cstheme="minorHAnsi"/>
          <w:b/>
          <w:bCs/>
          <w:iCs/>
          <w:lang w:val="en-US"/>
        </w:rPr>
        <w:t>addition.</w:t>
      </w:r>
    </w:p>
    <w:p w14:paraId="65485642" w14:textId="77777777" w:rsidR="004E641E" w:rsidRPr="003F5D71" w:rsidRDefault="004E641E" w:rsidP="004E641E">
      <w:pPr>
        <w:pStyle w:val="Sansinterligne"/>
        <w:suppressAutoHyphens/>
        <w:ind w:left="720"/>
        <w:rPr>
          <w:rFonts w:cstheme="minorHAnsi"/>
          <w:lang w:val="en-US"/>
        </w:rPr>
      </w:pPr>
    </w:p>
    <w:p w14:paraId="232219F0" w14:textId="6DFE070E" w:rsidR="004E641E" w:rsidRPr="002E006C" w:rsidRDefault="004E641E" w:rsidP="004E641E">
      <w:pPr>
        <w:pStyle w:val="Paragraphedeliste"/>
        <w:rPr>
          <w:rFonts w:cstheme="minorHAnsi"/>
          <w:lang w:val="en-US"/>
        </w:rPr>
      </w:pPr>
      <w:r>
        <w:lastRenderedPageBreak/>
        <w:t>NMHSs wishing to propose a new entry or a modification to the DAYCLI message (for instance, defining mean daily temperature by 144 ten-minute messages), a concomitant addition to the WMO Manual on Codes (WMO-No. 306) will be required. In that case, Members are encouraged to coordinate their proposal through their national focal point for BUFR/data representation, where applicable, before submitting it to the WMO Secretariat in accordance with the established WMO procedures. Proposals are then reviewed by the relevant WMO expert bodies before being considered for inclusion in the Manual on Codes.</w:t>
      </w:r>
      <w:r w:rsidR="00464729">
        <w:t xml:space="preserve"> Until the proposal has been formally adopted by WMO</w:t>
      </w:r>
      <w:r w:rsidR="00C768AA">
        <w:t>, NMHSs are advised to not specify the calculation method at all (i.e. 255 for Missing Value)</w:t>
      </w:r>
      <w:r w:rsidR="0012392B">
        <w:t>.</w:t>
      </w:r>
    </w:p>
    <w:p w14:paraId="6E49DE9B" w14:textId="77777777" w:rsidR="004E641E" w:rsidRDefault="004E641E" w:rsidP="004E641E">
      <w:r>
        <w:t>The inclusion of this metadata in DAYCLI ensures that users can allow for differences in daily mean temperature calculation methods, and thereby enhance the long-term consistency of climate datasets despite differences in national calculation practices.</w:t>
      </w:r>
    </w:p>
    <w:p w14:paraId="22EDD905" w14:textId="77777777" w:rsidR="004E641E" w:rsidRDefault="004E641E" w:rsidP="004E641E">
      <w:pPr>
        <w:pStyle w:val="Titre4"/>
        <w:ind w:left="864" w:hanging="864"/>
      </w:pPr>
      <w:bookmarkStart w:id="62" w:name="_Toc242708266"/>
      <w:r>
        <w:t>How to handle missing data</w:t>
      </w:r>
      <w:bookmarkEnd w:id="62"/>
    </w:p>
    <w:p w14:paraId="19AB6046" w14:textId="77777777" w:rsidR="004E641E" w:rsidRPr="00990E76" w:rsidRDefault="004E641E" w:rsidP="004E641E">
      <w:pPr>
        <w:rPr>
          <w:lang w:val="en-US" w:eastAsia="fr-FR"/>
        </w:rPr>
      </w:pPr>
      <w:r w:rsidRPr="00990E76">
        <w:rPr>
          <w:lang w:val="en-US" w:eastAsia="fr-FR"/>
        </w:rPr>
        <w:t>Different NMHSs apply different criteria when calculating daily mean temperature in the presence of missing observations. These criteria depend on the calculation method adopted, national operational practices, and historical climatological requirements. Consequently, DAYCLI does not prescribe a single approach for handling missing data.</w:t>
      </w:r>
    </w:p>
    <w:p w14:paraId="5E990D88" w14:textId="77777777" w:rsidR="004E641E" w:rsidRPr="00990E76" w:rsidRDefault="004E641E" w:rsidP="004E641E">
      <w:pPr>
        <w:rPr>
          <w:lang w:val="en-US" w:eastAsia="fr-FR"/>
        </w:rPr>
      </w:pPr>
      <w:r w:rsidRPr="00990E76">
        <w:rPr>
          <w:lang w:val="en-US" w:eastAsia="fr-FR"/>
        </w:rPr>
        <w:t xml:space="preserve">The examples presented in this section illustrate some of the approaches currently applied by NMHSs. They are provided for information only and should not be interpreted as recommended or standardized procedures. Regardless of the approach adopted, </w:t>
      </w:r>
      <w:r w:rsidRPr="00990E76">
        <w:rPr>
          <w:b/>
          <w:lang w:val="en-US" w:eastAsia="fr-FR"/>
        </w:rPr>
        <w:t>maintaining the temporal consistency of long-term climate records is generally more important than applying a common international rule</w:t>
      </w:r>
      <w:r w:rsidRPr="00990E76">
        <w:rPr>
          <w:lang w:val="en-US" w:eastAsia="fr-FR"/>
        </w:rPr>
        <w:t>.</w:t>
      </w:r>
    </w:p>
    <w:p w14:paraId="30A90BC6" w14:textId="77777777" w:rsidR="004E641E" w:rsidRDefault="004E641E" w:rsidP="004E641E">
      <w:pPr>
        <w:rPr>
          <w:lang w:val="en-US" w:eastAsia="fr-FR"/>
        </w:rPr>
      </w:pPr>
      <w:r w:rsidRPr="00990E76">
        <w:rPr>
          <w:lang w:val="en-US" w:eastAsia="fr-FR"/>
        </w:rPr>
        <w:t xml:space="preserve">Missing observations may also affect the </w:t>
      </w:r>
      <w:r>
        <w:rPr>
          <w:lang w:val="en-US" w:eastAsia="fr-FR"/>
        </w:rPr>
        <w:t xml:space="preserve">accuracy </w:t>
      </w:r>
      <w:r w:rsidRPr="00990E76">
        <w:rPr>
          <w:lang w:val="en-US" w:eastAsia="fr-FR"/>
        </w:rPr>
        <w:t xml:space="preserve">of daily minimum and maximum temperatures and daily precipitation totals. </w:t>
      </w:r>
      <w:r w:rsidRPr="00100BF4">
        <w:rPr>
          <w:lang w:val="en-US" w:eastAsia="fr-FR"/>
        </w:rPr>
        <w:t xml:space="preserve">These situations are discussed separately in </w:t>
      </w:r>
      <w:hyperlink w:anchor="_Use_case:_Incomplete" w:history="1">
        <w:r w:rsidRPr="00A72AD4">
          <w:rPr>
            <w:rStyle w:val="Lienhypertexte"/>
            <w:lang w:val="en-US" w:eastAsia="fr-FR"/>
          </w:rPr>
          <w:t>Use case: Incomplete observations for the computation of a daily climate value</w:t>
        </w:r>
      </w:hyperlink>
      <w:r w:rsidRPr="00100BF4">
        <w:rPr>
          <w:lang w:val="en-US" w:eastAsia="fr-FR"/>
        </w:rPr>
        <w:t>.</w:t>
      </w:r>
    </w:p>
    <w:p w14:paraId="60357DF3" w14:textId="106DB6D0" w:rsidR="004E641E" w:rsidRDefault="00C01790" w:rsidP="004E641E">
      <w:pPr>
        <w:rPr>
          <w:lang w:val="en-US" w:eastAsia="fr-FR"/>
        </w:rPr>
      </w:pPr>
      <w:r>
        <w:rPr>
          <w:lang w:val="en-US" w:eastAsia="fr-FR"/>
        </w:rPr>
        <w:t>S</w:t>
      </w:r>
      <w:r w:rsidR="004E641E">
        <w:rPr>
          <w:lang w:val="en-US" w:eastAsia="fr-FR"/>
        </w:rPr>
        <w:t xml:space="preserve">ome NMHSs may </w:t>
      </w:r>
      <w:r>
        <w:rPr>
          <w:lang w:val="en-US" w:eastAsia="fr-FR"/>
        </w:rPr>
        <w:t xml:space="preserve">also </w:t>
      </w:r>
      <w:r w:rsidR="004E641E">
        <w:rPr>
          <w:lang w:val="en-US" w:eastAsia="fr-FR"/>
        </w:rPr>
        <w:t xml:space="preserve">apply different </w:t>
      </w:r>
      <w:r>
        <w:rPr>
          <w:lang w:val="en-US" w:eastAsia="fr-FR"/>
        </w:rPr>
        <w:t xml:space="preserve">criteria </w:t>
      </w:r>
      <w:r w:rsidR="004E641E">
        <w:rPr>
          <w:lang w:val="en-US" w:eastAsia="fr-FR"/>
        </w:rPr>
        <w:t>for different variables. For instance, a few missing sub-daily temperature observations may be acceptable, whereas any missing data may be regarded as invalidating a 24</w:t>
      </w:r>
      <w:r>
        <w:rPr>
          <w:lang w:val="en-US" w:eastAsia="fr-FR"/>
        </w:rPr>
        <w:t>-</w:t>
      </w:r>
      <w:r w:rsidR="004E641E">
        <w:rPr>
          <w:lang w:val="en-US" w:eastAsia="fr-FR"/>
        </w:rPr>
        <w:t xml:space="preserve">hour precipitation or snowfall total. </w:t>
      </w:r>
      <w:r>
        <w:t>The criteria applied remain the responsibility of the NMHS</w:t>
      </w:r>
      <w:r w:rsidR="0025025E">
        <w:rPr>
          <w:lang w:val="en-US" w:eastAsia="fr-FR"/>
        </w:rPr>
        <w:t>.</w:t>
      </w:r>
    </w:p>
    <w:p w14:paraId="17D29881" w14:textId="5F45262C" w:rsidR="004E641E" w:rsidRPr="00A3399A" w:rsidRDefault="004E641E" w:rsidP="004E641E">
      <w:pPr>
        <w:pStyle w:val="Titre5"/>
      </w:pPr>
      <w:bookmarkStart w:id="63" w:name="_Toc242708267"/>
      <w:r w:rsidRPr="00A3399A">
        <w:t xml:space="preserve">Daily mean </w:t>
      </w:r>
      <w:r>
        <w:t xml:space="preserve">from 1 440 </w:t>
      </w:r>
      <w:r w:rsidR="00C01790">
        <w:t>o</w:t>
      </w:r>
      <w:r>
        <w:t>ne-</w:t>
      </w:r>
      <w:r w:rsidR="0052266D">
        <w:t>m</w:t>
      </w:r>
      <w:r>
        <w:t xml:space="preserve">inute </w:t>
      </w:r>
      <w:r w:rsidR="001465B4">
        <w:t>o</w:t>
      </w:r>
      <w:r>
        <w:t>bservations</w:t>
      </w:r>
      <w:bookmarkEnd w:id="63"/>
    </w:p>
    <w:p w14:paraId="05313926" w14:textId="77777777" w:rsidR="004E641E" w:rsidRPr="00990E76" w:rsidRDefault="004E641E" w:rsidP="004E641E">
      <w:pPr>
        <w:rPr>
          <w:lang w:val="en-US" w:eastAsia="fr-FR"/>
        </w:rPr>
      </w:pPr>
      <w:r w:rsidRPr="00990E76">
        <w:rPr>
          <w:lang w:val="en-US" w:eastAsia="fr-FR"/>
        </w:rPr>
        <w:t xml:space="preserve">Automatic Weather Stations (AWSs), data collection platforms and Climate Data Management Systems (CDMSs) implement different criteria for handling missing one-minute observations. One example is the </w:t>
      </w:r>
      <w:r w:rsidRPr="00990E76">
        <w:rPr>
          <w:b/>
          <w:bCs/>
          <w:lang w:val="en-US" w:eastAsia="fr-FR"/>
        </w:rPr>
        <w:t>10% rule</w:t>
      </w:r>
      <w:r w:rsidRPr="00990E76">
        <w:rPr>
          <w:lang w:val="en-US" w:eastAsia="fr-FR"/>
        </w:rPr>
        <w:t>.</w:t>
      </w:r>
    </w:p>
    <w:p w14:paraId="4C6A27B1" w14:textId="1F09C16D" w:rsidR="004E641E" w:rsidRPr="00990E76" w:rsidRDefault="004E641E" w:rsidP="004E641E">
      <w:pPr>
        <w:rPr>
          <w:lang w:val="en-US" w:eastAsia="fr-FR"/>
        </w:rPr>
      </w:pPr>
      <w:r w:rsidRPr="00990E76">
        <w:rPr>
          <w:b/>
          <w:bCs/>
          <w:lang w:val="en-US" w:eastAsia="fr-FR"/>
        </w:rPr>
        <w:t xml:space="preserve">Example </w:t>
      </w:r>
      <w:r w:rsidR="00EC608C">
        <w:rPr>
          <w:b/>
          <w:bCs/>
          <w:lang w:val="en-US" w:eastAsia="fr-FR"/>
        </w:rPr>
        <w:t>criterion</w:t>
      </w:r>
      <w:r w:rsidR="00EC608C" w:rsidRPr="00990E76">
        <w:rPr>
          <w:b/>
          <w:bCs/>
          <w:lang w:val="en-US" w:eastAsia="fr-FR"/>
        </w:rPr>
        <w:t xml:space="preserve"> </w:t>
      </w:r>
      <w:r w:rsidRPr="00990E76">
        <w:rPr>
          <w:b/>
          <w:bCs/>
          <w:lang w:val="en-US" w:eastAsia="fr-FR"/>
        </w:rPr>
        <w:t>– 10% rule</w:t>
      </w:r>
    </w:p>
    <w:p w14:paraId="1F8196AE" w14:textId="3670DC0E" w:rsidR="004E641E" w:rsidRDefault="004E641E" w:rsidP="004E641E">
      <w:pPr>
        <w:rPr>
          <w:lang w:val="en-US" w:eastAsia="fr-FR"/>
        </w:rPr>
      </w:pPr>
      <w:r w:rsidRPr="00990E76">
        <w:rPr>
          <w:lang w:val="en-US" w:eastAsia="fr-FR"/>
        </w:rPr>
        <w:t xml:space="preserve">If 10% or more of one-minute observations </w:t>
      </w:r>
      <w:r>
        <w:rPr>
          <w:lang w:val="en-US" w:eastAsia="fr-FR"/>
        </w:rPr>
        <w:t xml:space="preserve">from an AWS </w:t>
      </w:r>
      <w:r w:rsidRPr="00990E76">
        <w:rPr>
          <w:lang w:val="en-US" w:eastAsia="fr-FR"/>
        </w:rPr>
        <w:t>are missing (i.e. 144 or more observations out of 1 440), the daily mean temperature is considered missing.</w:t>
      </w:r>
    </w:p>
    <w:p w14:paraId="22B6C9A6" w14:textId="4B4A91D3" w:rsidR="0012392B" w:rsidRPr="00990E76" w:rsidRDefault="0012392B" w:rsidP="004E641E">
      <w:pPr>
        <w:rPr>
          <w:lang w:val="en-US" w:eastAsia="fr-FR"/>
        </w:rPr>
      </w:pPr>
      <w:r>
        <w:rPr>
          <w:lang w:val="en-US" w:eastAsia="fr-FR"/>
        </w:rPr>
        <w:t>Note that it is possible that the potential effect of missing data may be reflected in the quality flagging assigned (Section 5.8).</w:t>
      </w:r>
    </w:p>
    <w:p w14:paraId="497E61D5" w14:textId="55D80FE9" w:rsidR="004E641E" w:rsidRPr="00A3399A" w:rsidRDefault="004E641E" w:rsidP="004E641E">
      <w:pPr>
        <w:pStyle w:val="Titre5"/>
      </w:pPr>
      <w:bookmarkStart w:id="64" w:name="_Toc242708268"/>
      <w:r w:rsidRPr="00A3399A">
        <w:t xml:space="preserve">Daily mean </w:t>
      </w:r>
      <w:r>
        <w:t xml:space="preserve">from </w:t>
      </w:r>
      <w:r w:rsidRPr="00A3399A">
        <w:t xml:space="preserve">24 </w:t>
      </w:r>
      <w:r w:rsidR="00EC608C">
        <w:t>h</w:t>
      </w:r>
      <w:r w:rsidRPr="00A3399A">
        <w:t xml:space="preserve">ourly </w:t>
      </w:r>
      <w:r>
        <w:t>observations</w:t>
      </w:r>
      <w:bookmarkEnd w:id="64"/>
    </w:p>
    <w:p w14:paraId="13074C64" w14:textId="77777777" w:rsidR="00EC608C" w:rsidRPr="00EC608C" w:rsidRDefault="00EC608C" w:rsidP="00EC608C">
      <w:pPr>
        <w:rPr>
          <w:lang w:val="en-US" w:eastAsia="fr-FR"/>
        </w:rPr>
      </w:pPr>
      <w:r w:rsidRPr="00EC608C">
        <w:rPr>
          <w:lang w:val="en-US" w:eastAsia="fr-FR"/>
        </w:rPr>
        <w:t>Several approaches are currently used by NMHSs.</w:t>
      </w:r>
    </w:p>
    <w:p w14:paraId="1A0A5925" w14:textId="77777777" w:rsidR="00EC608C" w:rsidRPr="00EC608C" w:rsidRDefault="00EC608C" w:rsidP="00EC608C">
      <w:pPr>
        <w:rPr>
          <w:lang w:val="en-US" w:eastAsia="fr-FR"/>
        </w:rPr>
      </w:pPr>
      <w:r w:rsidRPr="00EC608C">
        <w:rPr>
          <w:lang w:val="en-US" w:eastAsia="fr-FR"/>
        </w:rPr>
        <w:t xml:space="preserve">One operational approach consists of using the </w:t>
      </w:r>
      <w:proofErr w:type="gramStart"/>
      <w:r w:rsidRPr="00EC608C">
        <w:rPr>
          <w:lang w:val="en-US" w:eastAsia="fr-FR"/>
        </w:rPr>
        <w:t>24 hourly</w:t>
      </w:r>
      <w:proofErr w:type="gramEnd"/>
      <w:r w:rsidRPr="00EC608C">
        <w:rPr>
          <w:lang w:val="en-US" w:eastAsia="fr-FR"/>
        </w:rPr>
        <w:t xml:space="preserve"> observations whenever fewer than 10% of the observations are missing. If three or more hourly observations are missing, the daily mean is instead calculated from the eight standard synoptic observations (00:00, 03:00, 06:00, 09:00, 12:00, 15:00, 18:00 and 21:00 UTC). If two or more of these eight observations are themselves missing (some NMHSs use a threshold of one missing observation), the daily mean temperature is considered missing.</w:t>
      </w:r>
    </w:p>
    <w:p w14:paraId="1A0A987E" w14:textId="77777777" w:rsidR="00EC608C" w:rsidRPr="00EC608C" w:rsidRDefault="00EC608C" w:rsidP="00EC608C">
      <w:pPr>
        <w:rPr>
          <w:lang w:val="en-US" w:eastAsia="fr-FR"/>
        </w:rPr>
      </w:pPr>
      <w:r w:rsidRPr="00EC608C">
        <w:rPr>
          <w:lang w:val="en-US" w:eastAsia="fr-FR"/>
        </w:rPr>
        <w:t xml:space="preserve">Some NMHSs apply less restrictive criteria, allowing up to one-sixth of the hourly observations to be missing before changing the calculation method. Others may calculate the daily mean from the four main synoptic observations (00:00, 06:00, 12:00 and 18:00 UTC) or from the four intermediate synoptic observations (03:00, </w:t>
      </w:r>
      <w:r w:rsidRPr="00EC608C">
        <w:rPr>
          <w:lang w:val="en-US" w:eastAsia="fr-FR"/>
        </w:rPr>
        <w:lastRenderedPageBreak/>
        <w:t>09:00, 15:00 and 21:00 UTC). These national practices are not currently distinguished within BUFR Code Table 0-08-094.</w:t>
      </w:r>
    </w:p>
    <w:p w14:paraId="04B68D8E" w14:textId="287CBC93" w:rsidR="004E641E" w:rsidRPr="00990E76" w:rsidRDefault="004E641E" w:rsidP="004E641E">
      <w:pPr>
        <w:rPr>
          <w:lang w:val="en-US" w:eastAsia="fr-FR"/>
        </w:rPr>
      </w:pPr>
      <w:r w:rsidRPr="00990E76">
        <w:rPr>
          <w:b/>
          <w:bCs/>
          <w:lang w:val="en-US" w:eastAsia="fr-FR"/>
        </w:rPr>
        <w:t>Consecutive and non-consecutive missing observations</w:t>
      </w:r>
    </w:p>
    <w:p w14:paraId="6A6131F6" w14:textId="77777777" w:rsidR="004E641E" w:rsidRPr="00CC20D1" w:rsidRDefault="004E641E" w:rsidP="004E641E">
      <w:pPr>
        <w:rPr>
          <w:lang w:val="en-US" w:eastAsia="fr-FR"/>
        </w:rPr>
      </w:pPr>
      <w:r w:rsidRPr="00990E76">
        <w:rPr>
          <w:lang w:val="en-US" w:eastAsia="fr-FR"/>
        </w:rPr>
        <w:t xml:space="preserve">Some NMHSs apply criteria based on the distribution of missing observations rather than their total number. </w:t>
      </w:r>
      <w:r w:rsidRPr="00CC20D1">
        <w:rPr>
          <w:lang w:val="en-US" w:eastAsia="fr-FR"/>
        </w:rPr>
        <w:t>For example:</w:t>
      </w:r>
    </w:p>
    <w:p w14:paraId="2DC69F1B" w14:textId="72118214" w:rsidR="004E641E" w:rsidRPr="00EC608C" w:rsidRDefault="004E641E" w:rsidP="00D54992">
      <w:pPr>
        <w:pStyle w:val="Paragraphedeliste"/>
        <w:numPr>
          <w:ilvl w:val="0"/>
          <w:numId w:val="28"/>
        </w:numPr>
        <w:rPr>
          <w:lang w:val="en-US" w:eastAsia="fr-FR"/>
        </w:rPr>
      </w:pPr>
      <w:r w:rsidRPr="00EC608C">
        <w:rPr>
          <w:lang w:val="en-US" w:eastAsia="fr-FR"/>
        </w:rPr>
        <w:t>if three or more consecutive one-hourly observations are missing, the daily mean is calculated from the eight standard synoptic observations</w:t>
      </w:r>
      <w:r w:rsidR="0012392B">
        <w:rPr>
          <w:lang w:val="en-US" w:eastAsia="fr-FR"/>
        </w:rPr>
        <w:t xml:space="preserve"> rule (see 5.7.9.1.3)</w:t>
      </w:r>
      <w:r w:rsidRPr="00EC608C">
        <w:rPr>
          <w:lang w:val="en-US" w:eastAsia="fr-FR"/>
        </w:rPr>
        <w:t xml:space="preserve">; </w:t>
      </w:r>
    </w:p>
    <w:p w14:paraId="37D2A880" w14:textId="545B1E41" w:rsidR="004E641E" w:rsidRDefault="004E641E" w:rsidP="00D54992">
      <w:pPr>
        <w:pStyle w:val="Paragraphedeliste"/>
        <w:numPr>
          <w:ilvl w:val="0"/>
          <w:numId w:val="28"/>
        </w:numPr>
        <w:rPr>
          <w:lang w:val="en-US" w:eastAsia="fr-FR"/>
        </w:rPr>
      </w:pPr>
      <w:r w:rsidRPr="00EC608C">
        <w:rPr>
          <w:lang w:val="en-US" w:eastAsia="fr-FR"/>
        </w:rPr>
        <w:t>if five or more non-consecutive hourly observations are missing, the same alternative calculation method is applied.</w:t>
      </w:r>
    </w:p>
    <w:p w14:paraId="46A48F0F" w14:textId="54C5B6AC" w:rsidR="00EC608C" w:rsidRPr="00EC608C" w:rsidRDefault="00EC608C" w:rsidP="00EC608C">
      <w:pPr>
        <w:rPr>
          <w:lang w:val="en-US" w:eastAsia="fr-FR"/>
        </w:rPr>
      </w:pPr>
      <w:r>
        <w:t>Whenever alternative calculation methods are used, NMHSs are encouraged to document them to facilitate the interpretation and reuse of exchanged climate data.</w:t>
      </w:r>
    </w:p>
    <w:p w14:paraId="2796FA3D" w14:textId="5C0B0295" w:rsidR="004E641E" w:rsidRPr="008C5304" w:rsidRDefault="00EC608C" w:rsidP="00356B0B">
      <w:pPr>
        <w:pStyle w:val="Titre5"/>
        <w:rPr>
          <w:lang w:val="en-US" w:eastAsia="fr-FR"/>
        </w:rPr>
      </w:pPr>
      <w:bookmarkStart w:id="65" w:name="_Toc242708269"/>
      <w:r>
        <w:rPr>
          <w:lang w:val="en-US" w:eastAsia="fr-FR"/>
        </w:rPr>
        <w:t xml:space="preserve">Daily mean from </w:t>
      </w:r>
      <w:r w:rsidR="004E641E" w:rsidRPr="008C5304">
        <w:rPr>
          <w:lang w:val="en-US" w:eastAsia="fr-FR"/>
        </w:rPr>
        <w:t xml:space="preserve">eight </w:t>
      </w:r>
      <w:r>
        <w:rPr>
          <w:lang w:val="en-US" w:eastAsia="fr-FR"/>
        </w:rPr>
        <w:t>three-hourly</w:t>
      </w:r>
      <w:r w:rsidR="004E641E" w:rsidRPr="008C5304">
        <w:rPr>
          <w:lang w:val="en-US" w:eastAsia="fr-FR"/>
        </w:rPr>
        <w:t xml:space="preserve"> observations</w:t>
      </w:r>
      <w:bookmarkEnd w:id="65"/>
      <w:r w:rsidR="004E641E" w:rsidRPr="008C5304">
        <w:rPr>
          <w:lang w:val="en-US" w:eastAsia="fr-FR"/>
        </w:rPr>
        <w:t xml:space="preserve"> </w:t>
      </w:r>
    </w:p>
    <w:p w14:paraId="30BB8AB6" w14:textId="77777777" w:rsidR="00356B0B" w:rsidRPr="00356B0B" w:rsidRDefault="00356B0B" w:rsidP="00356B0B">
      <w:pPr>
        <w:rPr>
          <w:lang w:val="en-US" w:eastAsia="fr-FR"/>
        </w:rPr>
      </w:pPr>
      <w:r w:rsidRPr="00356B0B">
        <w:rPr>
          <w:lang w:val="en-US" w:eastAsia="fr-FR"/>
        </w:rPr>
        <w:t>Some NMHSs calculate the daily mean from the full set of eight three-hourly observations. In these cases, an NMHS may consider the daily mean temperature to be missing when two or more of the eight observations are unavailable.</w:t>
      </w:r>
    </w:p>
    <w:p w14:paraId="25C5487A" w14:textId="77777777" w:rsidR="00356B0B" w:rsidRPr="00356B0B" w:rsidRDefault="00356B0B" w:rsidP="00356B0B">
      <w:pPr>
        <w:rPr>
          <w:lang w:val="en-US" w:eastAsia="fr-FR"/>
        </w:rPr>
      </w:pPr>
      <w:r w:rsidRPr="00356B0B">
        <w:rPr>
          <w:lang w:val="en-US" w:eastAsia="fr-FR"/>
        </w:rPr>
        <w:t xml:space="preserve">When only one of the eight three-hourly observations </w:t>
      </w:r>
      <w:proofErr w:type="gramStart"/>
      <w:r w:rsidRPr="00356B0B">
        <w:rPr>
          <w:lang w:val="en-US" w:eastAsia="fr-FR"/>
        </w:rPr>
        <w:t>is</w:t>
      </w:r>
      <w:proofErr w:type="gramEnd"/>
      <w:r w:rsidRPr="00356B0B">
        <w:rPr>
          <w:lang w:val="en-US" w:eastAsia="fr-FR"/>
        </w:rPr>
        <w:t xml:space="preserve"> missing, some NMHSs instead calculate the daily mean from either the four main synoptic observations (00:00, 06:00, 12:00 and 18:00 UTC) or the four intermediate synoptic observations (03:00, 09:00, 15:00 and 21:00 UTC).</w:t>
      </w:r>
    </w:p>
    <w:p w14:paraId="1C7A3A6D" w14:textId="77777777" w:rsidR="00356B0B" w:rsidRPr="00356B0B" w:rsidRDefault="00356B0B" w:rsidP="00356B0B">
      <w:pPr>
        <w:rPr>
          <w:lang w:val="en-US" w:eastAsia="fr-FR"/>
        </w:rPr>
      </w:pPr>
      <w:r w:rsidRPr="00356B0B">
        <w:rPr>
          <w:lang w:val="en-US" w:eastAsia="fr-FR"/>
        </w:rPr>
        <w:t>These national practices are not currently distinguished within BUFR Code Table 0-08-094. Whenever alternative calculation methods are used, NMHSs are encouraged to document them to facilitate the interpretation and reuse of exchanged climate data.</w:t>
      </w:r>
    </w:p>
    <w:p w14:paraId="4323E340" w14:textId="06DD2C66" w:rsidR="004E641E" w:rsidRPr="00E83845" w:rsidRDefault="004E641E" w:rsidP="004E641E">
      <w:pPr>
        <w:pStyle w:val="Titre5"/>
      </w:pPr>
      <w:r w:rsidRPr="00E83845">
        <w:tab/>
      </w:r>
      <w:bookmarkStart w:id="66" w:name="_Toc242708270"/>
      <w:r w:rsidRPr="00E83845">
        <w:t xml:space="preserve">Daily mean </w:t>
      </w:r>
      <w:r>
        <w:t xml:space="preserve">from </w:t>
      </w:r>
      <w:r w:rsidR="00356B0B">
        <w:t>f</w:t>
      </w:r>
      <w:r>
        <w:t xml:space="preserve">our </w:t>
      </w:r>
      <w:r w:rsidR="00356B0B">
        <w:t>s</w:t>
      </w:r>
      <w:r>
        <w:t>ix-</w:t>
      </w:r>
      <w:r w:rsidR="00356B0B">
        <w:t>h</w:t>
      </w:r>
      <w:r>
        <w:t xml:space="preserve">ourly </w:t>
      </w:r>
      <w:r w:rsidR="00356B0B">
        <w:t>o</w:t>
      </w:r>
      <w:r>
        <w:t>bservations</w:t>
      </w:r>
      <w:bookmarkEnd w:id="66"/>
    </w:p>
    <w:p w14:paraId="5C4E0EAB" w14:textId="77777777" w:rsidR="004E641E" w:rsidRDefault="004E641E" w:rsidP="004E641E">
      <w:r>
        <w:t>When the daily mean is calculated from either the four main synoptic observations or the four intermediate synoptic observations, some NMHSs consider the daily mean to be missing if any one of the four observations is unavailable.</w:t>
      </w:r>
    </w:p>
    <w:p w14:paraId="4913033D" w14:textId="42BCCAF4" w:rsidR="004E641E" w:rsidRDefault="00356B0B" w:rsidP="004E641E">
      <w:pPr>
        <w:pStyle w:val="Titre5"/>
        <w:rPr>
          <w:rStyle w:val="lev"/>
          <w:b w:val="0"/>
          <w:bCs w:val="0"/>
        </w:rPr>
      </w:pPr>
      <w:bookmarkStart w:id="67" w:name="_Toc242708271"/>
      <w:r>
        <w:rPr>
          <w:rStyle w:val="lev"/>
          <w:b w:val="0"/>
          <w:bCs w:val="0"/>
        </w:rPr>
        <w:t>Summary of illustrative criteria</w:t>
      </w:r>
      <w:bookmarkEnd w:id="67"/>
    </w:p>
    <w:p w14:paraId="2EF798AE" w14:textId="6A529FD2" w:rsidR="00356B0B" w:rsidRDefault="00356B0B" w:rsidP="00356B0B">
      <w:r>
        <w:t xml:space="preserve">The examples above are summarized in </w:t>
      </w:r>
      <w:r>
        <w:fldChar w:fldCharType="begin"/>
      </w:r>
      <w:r>
        <w:instrText xml:space="preserve"> REF _Ref239758361 \h </w:instrText>
      </w:r>
      <w:r>
        <w:fldChar w:fldCharType="separate"/>
      </w:r>
      <w:r w:rsidR="00364D01">
        <w:t xml:space="preserve">Table </w:t>
      </w:r>
      <w:r w:rsidR="00364D01">
        <w:rPr>
          <w:noProof/>
        </w:rPr>
        <w:t>5</w:t>
      </w:r>
      <w:r w:rsidR="00364D01">
        <w:noBreakHyphen/>
      </w:r>
      <w:r w:rsidR="00364D01">
        <w:rPr>
          <w:noProof/>
        </w:rPr>
        <w:t>2</w:t>
      </w:r>
      <w:r>
        <w:fldChar w:fldCharType="end"/>
      </w:r>
      <w:r>
        <w:t>, which illustrates the diversity of operational practices currently applied by NMHSs when handling missing observations during the calculation of daily mean temperature. The criteria adopted depend on national climatological practices, operational requirements and the calculation method used.</w:t>
      </w:r>
      <w:bookmarkStart w:id="68" w:name="_Ref236663557"/>
    </w:p>
    <w:p w14:paraId="5A3EC58D" w14:textId="3A427318" w:rsidR="004E641E" w:rsidRPr="00100BF4" w:rsidRDefault="004E641E" w:rsidP="004E641E">
      <w:pPr>
        <w:pStyle w:val="Lgende"/>
      </w:pPr>
      <w:bookmarkStart w:id="69" w:name="_Ref239758361"/>
      <w:bookmarkStart w:id="70" w:name="_Toc242185851"/>
      <w:r>
        <w:t xml:space="preserve">Table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2</w:t>
      </w:r>
      <w:r w:rsidR="003141D3">
        <w:rPr>
          <w:noProof/>
        </w:rPr>
        <w:fldChar w:fldCharType="end"/>
      </w:r>
      <w:bookmarkEnd w:id="69"/>
      <w:r>
        <w:t xml:space="preserve"> </w:t>
      </w:r>
      <w:r w:rsidRPr="001976AB">
        <w:t>Illustrative Examples of Operational Criteria Used by NMHSs for Handling Missing Observations</w:t>
      </w:r>
      <w:bookmarkEnd w:id="68"/>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119"/>
        <w:gridCol w:w="3685"/>
      </w:tblGrid>
      <w:tr w:rsidR="004E641E" w:rsidRPr="00DB3782" w14:paraId="15393DAB" w14:textId="77777777" w:rsidTr="00BC5AB9">
        <w:trPr>
          <w:tblHeader/>
          <w:tblCellSpacing w:w="15" w:type="dxa"/>
        </w:trPr>
        <w:tc>
          <w:tcPr>
            <w:tcW w:w="2223" w:type="dxa"/>
            <w:vAlign w:val="center"/>
            <w:hideMark/>
          </w:tcPr>
          <w:p w14:paraId="352DA5D7" w14:textId="77777777" w:rsidR="004E641E" w:rsidRPr="00DB3782" w:rsidRDefault="004E641E" w:rsidP="00BC5AB9">
            <w:pPr>
              <w:spacing w:after="0" w:line="240" w:lineRule="auto"/>
              <w:jc w:val="left"/>
              <w:rPr>
                <w:rFonts w:eastAsia="Times New Roman" w:cstheme="minorHAnsi"/>
                <w:b/>
                <w:bCs/>
                <w:sz w:val="24"/>
                <w:szCs w:val="24"/>
                <w:lang w:eastAsia="fr-FR"/>
              </w:rPr>
            </w:pPr>
            <w:r w:rsidRPr="00DB3782">
              <w:rPr>
                <w:rFonts w:eastAsia="Times New Roman" w:cstheme="minorHAnsi"/>
                <w:b/>
                <w:bCs/>
                <w:sz w:val="24"/>
                <w:szCs w:val="24"/>
                <w:lang w:eastAsia="fr-FR"/>
              </w:rPr>
              <w:t>Calculation method</w:t>
            </w:r>
          </w:p>
        </w:tc>
        <w:tc>
          <w:tcPr>
            <w:tcW w:w="3089" w:type="dxa"/>
            <w:vAlign w:val="center"/>
            <w:hideMark/>
          </w:tcPr>
          <w:p w14:paraId="333FE6FF" w14:textId="77777777" w:rsidR="004E641E" w:rsidRPr="00DB3782" w:rsidRDefault="004E641E" w:rsidP="00BC5AB9">
            <w:pPr>
              <w:spacing w:after="0" w:line="240" w:lineRule="auto"/>
              <w:jc w:val="left"/>
              <w:rPr>
                <w:rFonts w:eastAsia="Times New Roman" w:cstheme="minorHAnsi"/>
                <w:b/>
                <w:bCs/>
                <w:sz w:val="24"/>
                <w:szCs w:val="24"/>
                <w:lang w:eastAsia="fr-FR"/>
              </w:rPr>
            </w:pPr>
            <w:r w:rsidRPr="00DB3782">
              <w:rPr>
                <w:rFonts w:eastAsia="Times New Roman" w:cstheme="minorHAnsi"/>
                <w:b/>
                <w:bCs/>
                <w:sz w:val="24"/>
                <w:szCs w:val="24"/>
                <w:lang w:eastAsia="fr-FR"/>
              </w:rPr>
              <w:t>Example operational criterion</w:t>
            </w:r>
          </w:p>
        </w:tc>
        <w:tc>
          <w:tcPr>
            <w:tcW w:w="3640" w:type="dxa"/>
            <w:vAlign w:val="center"/>
            <w:hideMark/>
          </w:tcPr>
          <w:p w14:paraId="358D9FD3" w14:textId="77777777" w:rsidR="004E641E" w:rsidRPr="00DB3782" w:rsidRDefault="004E641E" w:rsidP="00BC5AB9">
            <w:pPr>
              <w:spacing w:after="0" w:line="240" w:lineRule="auto"/>
              <w:jc w:val="left"/>
              <w:rPr>
                <w:rFonts w:eastAsia="Times New Roman" w:cstheme="minorHAnsi"/>
                <w:b/>
                <w:bCs/>
                <w:sz w:val="24"/>
                <w:szCs w:val="24"/>
                <w:lang w:eastAsia="fr-FR"/>
              </w:rPr>
            </w:pPr>
            <w:r w:rsidRPr="00DB3782">
              <w:rPr>
                <w:rFonts w:eastAsia="Times New Roman" w:cstheme="minorHAnsi"/>
                <w:b/>
                <w:bCs/>
                <w:sz w:val="24"/>
                <w:szCs w:val="24"/>
                <w:lang w:eastAsia="fr-FR"/>
              </w:rPr>
              <w:t>Typical consequence</w:t>
            </w:r>
          </w:p>
        </w:tc>
      </w:tr>
      <w:tr w:rsidR="004E641E" w:rsidRPr="00DB3782" w14:paraId="39F5F844" w14:textId="77777777" w:rsidTr="00BC5AB9">
        <w:trPr>
          <w:tblCellSpacing w:w="15" w:type="dxa"/>
        </w:trPr>
        <w:tc>
          <w:tcPr>
            <w:tcW w:w="2223" w:type="dxa"/>
            <w:vAlign w:val="center"/>
            <w:hideMark/>
          </w:tcPr>
          <w:p w14:paraId="4FFF7EB2"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1 440 one-minute observations</w:t>
            </w:r>
          </w:p>
        </w:tc>
        <w:tc>
          <w:tcPr>
            <w:tcW w:w="3089" w:type="dxa"/>
            <w:vAlign w:val="center"/>
            <w:hideMark/>
          </w:tcPr>
          <w:p w14:paraId="17AC47A3" w14:textId="77777777" w:rsidR="004E641E" w:rsidRPr="00DB3782" w:rsidRDefault="004E641E" w:rsidP="00BC5AB9">
            <w:pPr>
              <w:spacing w:after="0" w:line="240" w:lineRule="auto"/>
              <w:jc w:val="left"/>
              <w:rPr>
                <w:rFonts w:eastAsia="Times New Roman" w:cstheme="minorHAnsi"/>
                <w:sz w:val="24"/>
                <w:szCs w:val="24"/>
                <w:lang w:val="en-US" w:eastAsia="fr-FR"/>
              </w:rPr>
            </w:pPr>
            <w:r w:rsidRPr="00DB3782">
              <w:rPr>
                <w:rFonts w:eastAsia="Times New Roman" w:cstheme="minorHAnsi"/>
                <w:sz w:val="24"/>
                <w:szCs w:val="24"/>
                <w:lang w:val="en-US" w:eastAsia="fr-FR"/>
              </w:rPr>
              <w:t>≥ 10% of observations missing (144 or more values)</w:t>
            </w:r>
          </w:p>
        </w:tc>
        <w:tc>
          <w:tcPr>
            <w:tcW w:w="3640" w:type="dxa"/>
            <w:vAlign w:val="center"/>
            <w:hideMark/>
          </w:tcPr>
          <w:p w14:paraId="4744EAF1"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Daily mean considered missing</w:t>
            </w:r>
          </w:p>
        </w:tc>
      </w:tr>
      <w:tr w:rsidR="004E641E" w:rsidRPr="00DB3782" w14:paraId="448F86CE" w14:textId="77777777" w:rsidTr="00BC5AB9">
        <w:trPr>
          <w:tblCellSpacing w:w="15" w:type="dxa"/>
        </w:trPr>
        <w:tc>
          <w:tcPr>
            <w:tcW w:w="2223" w:type="dxa"/>
            <w:vAlign w:val="center"/>
            <w:hideMark/>
          </w:tcPr>
          <w:p w14:paraId="2C4224F1"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24 hourly observations</w:t>
            </w:r>
          </w:p>
        </w:tc>
        <w:tc>
          <w:tcPr>
            <w:tcW w:w="3089" w:type="dxa"/>
            <w:vAlign w:val="center"/>
            <w:hideMark/>
          </w:tcPr>
          <w:p w14:paraId="008FFC09"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 3 missing observations</w:t>
            </w:r>
          </w:p>
        </w:tc>
        <w:tc>
          <w:tcPr>
            <w:tcW w:w="3640" w:type="dxa"/>
            <w:vAlign w:val="center"/>
            <w:hideMark/>
          </w:tcPr>
          <w:p w14:paraId="2EC48783" w14:textId="77777777" w:rsidR="004E641E" w:rsidRPr="00DB3782" w:rsidRDefault="004E641E" w:rsidP="00BC5AB9">
            <w:pPr>
              <w:spacing w:after="0" w:line="240" w:lineRule="auto"/>
              <w:jc w:val="left"/>
              <w:rPr>
                <w:rFonts w:eastAsia="Times New Roman" w:cstheme="minorHAnsi"/>
                <w:sz w:val="24"/>
                <w:szCs w:val="24"/>
                <w:lang w:val="en-US" w:eastAsia="fr-FR"/>
              </w:rPr>
            </w:pPr>
            <w:r w:rsidRPr="00DB3782">
              <w:rPr>
                <w:rFonts w:eastAsia="Times New Roman" w:cstheme="minorHAnsi"/>
                <w:sz w:val="24"/>
                <w:szCs w:val="24"/>
                <w:lang w:val="en-US" w:eastAsia="fr-FR"/>
              </w:rPr>
              <w:t>Daily mean calculated from the eight standard synoptic observations</w:t>
            </w:r>
          </w:p>
        </w:tc>
      </w:tr>
      <w:tr w:rsidR="004E641E" w:rsidRPr="00DB3782" w14:paraId="3FE0D16B" w14:textId="77777777" w:rsidTr="00BC5AB9">
        <w:trPr>
          <w:tblCellSpacing w:w="15" w:type="dxa"/>
        </w:trPr>
        <w:tc>
          <w:tcPr>
            <w:tcW w:w="2223" w:type="dxa"/>
            <w:vAlign w:val="center"/>
            <w:hideMark/>
          </w:tcPr>
          <w:p w14:paraId="5133667D"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24 hourly observations</w:t>
            </w:r>
          </w:p>
        </w:tc>
        <w:tc>
          <w:tcPr>
            <w:tcW w:w="3089" w:type="dxa"/>
            <w:vAlign w:val="center"/>
            <w:hideMark/>
          </w:tcPr>
          <w:p w14:paraId="3BEF9CE1" w14:textId="77777777" w:rsidR="004E641E" w:rsidRPr="00DB3782" w:rsidRDefault="004E641E" w:rsidP="00BC5AB9">
            <w:pPr>
              <w:spacing w:after="0" w:line="240" w:lineRule="auto"/>
              <w:jc w:val="left"/>
              <w:rPr>
                <w:rFonts w:eastAsia="Times New Roman" w:cstheme="minorHAnsi"/>
                <w:sz w:val="24"/>
                <w:szCs w:val="24"/>
                <w:lang w:val="en-US" w:eastAsia="fr-FR"/>
              </w:rPr>
            </w:pPr>
            <w:r w:rsidRPr="00DB3782">
              <w:rPr>
                <w:rFonts w:eastAsia="Times New Roman" w:cstheme="minorHAnsi"/>
                <w:sz w:val="24"/>
                <w:szCs w:val="24"/>
                <w:lang w:val="en-US" w:eastAsia="fr-FR"/>
              </w:rPr>
              <w:t>≥ 3 consecutive or ≥ 5 non-consecutive missing observations</w:t>
            </w:r>
          </w:p>
        </w:tc>
        <w:tc>
          <w:tcPr>
            <w:tcW w:w="3640" w:type="dxa"/>
            <w:vAlign w:val="center"/>
            <w:hideMark/>
          </w:tcPr>
          <w:p w14:paraId="72624AE9" w14:textId="77777777" w:rsidR="004E641E" w:rsidRPr="00DB3782" w:rsidRDefault="004E641E" w:rsidP="00BC5AB9">
            <w:pPr>
              <w:spacing w:after="0" w:line="240" w:lineRule="auto"/>
              <w:jc w:val="left"/>
              <w:rPr>
                <w:rFonts w:eastAsia="Times New Roman" w:cstheme="minorHAnsi"/>
                <w:sz w:val="24"/>
                <w:szCs w:val="24"/>
                <w:lang w:val="en-US" w:eastAsia="fr-FR"/>
              </w:rPr>
            </w:pPr>
            <w:r w:rsidRPr="00DB3782">
              <w:rPr>
                <w:rFonts w:eastAsia="Times New Roman" w:cstheme="minorHAnsi"/>
                <w:sz w:val="24"/>
                <w:szCs w:val="24"/>
                <w:lang w:val="en-US" w:eastAsia="fr-FR"/>
              </w:rPr>
              <w:t>Daily mean calculated from the eight standard synoptic observations</w:t>
            </w:r>
          </w:p>
        </w:tc>
      </w:tr>
      <w:tr w:rsidR="004E641E" w:rsidRPr="00DB3782" w14:paraId="2D3A2C5E" w14:textId="77777777" w:rsidTr="00BC5AB9">
        <w:trPr>
          <w:tblCellSpacing w:w="15" w:type="dxa"/>
        </w:trPr>
        <w:tc>
          <w:tcPr>
            <w:tcW w:w="2223" w:type="dxa"/>
            <w:vAlign w:val="center"/>
            <w:hideMark/>
          </w:tcPr>
          <w:p w14:paraId="2ECECA9E"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8 three-hourly observations</w:t>
            </w:r>
          </w:p>
        </w:tc>
        <w:tc>
          <w:tcPr>
            <w:tcW w:w="3089" w:type="dxa"/>
            <w:vAlign w:val="center"/>
            <w:hideMark/>
          </w:tcPr>
          <w:p w14:paraId="4E3FD395"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 2 missing observations</w:t>
            </w:r>
          </w:p>
        </w:tc>
        <w:tc>
          <w:tcPr>
            <w:tcW w:w="3640" w:type="dxa"/>
            <w:vAlign w:val="center"/>
            <w:hideMark/>
          </w:tcPr>
          <w:p w14:paraId="01A4E036"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Daily mean considered missing</w:t>
            </w:r>
          </w:p>
        </w:tc>
      </w:tr>
      <w:tr w:rsidR="004E641E" w:rsidRPr="00DB3782" w14:paraId="330EF0D2" w14:textId="77777777" w:rsidTr="00BC5AB9">
        <w:trPr>
          <w:tblCellSpacing w:w="15" w:type="dxa"/>
        </w:trPr>
        <w:tc>
          <w:tcPr>
            <w:tcW w:w="2223" w:type="dxa"/>
            <w:vAlign w:val="center"/>
            <w:hideMark/>
          </w:tcPr>
          <w:p w14:paraId="2BC4E732"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8 three-hourly observations</w:t>
            </w:r>
          </w:p>
        </w:tc>
        <w:tc>
          <w:tcPr>
            <w:tcW w:w="3089" w:type="dxa"/>
            <w:vAlign w:val="center"/>
            <w:hideMark/>
          </w:tcPr>
          <w:p w14:paraId="3BE62E5C"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1 missing observation</w:t>
            </w:r>
          </w:p>
        </w:tc>
        <w:tc>
          <w:tcPr>
            <w:tcW w:w="3640" w:type="dxa"/>
            <w:vAlign w:val="center"/>
            <w:hideMark/>
          </w:tcPr>
          <w:p w14:paraId="088D62AB" w14:textId="77777777" w:rsidR="004E641E" w:rsidRPr="00DB3782" w:rsidRDefault="004E641E" w:rsidP="00BC5AB9">
            <w:pPr>
              <w:spacing w:after="0" w:line="240" w:lineRule="auto"/>
              <w:jc w:val="left"/>
              <w:rPr>
                <w:rFonts w:eastAsia="Times New Roman" w:cstheme="minorHAnsi"/>
                <w:sz w:val="24"/>
                <w:szCs w:val="24"/>
                <w:lang w:val="en-US" w:eastAsia="fr-FR"/>
              </w:rPr>
            </w:pPr>
            <w:r w:rsidRPr="00DB3782">
              <w:rPr>
                <w:rFonts w:eastAsia="Times New Roman" w:cstheme="minorHAnsi"/>
                <w:sz w:val="24"/>
                <w:szCs w:val="24"/>
                <w:lang w:val="en-US" w:eastAsia="fr-FR"/>
              </w:rPr>
              <w:t>Some NMHSs calculate the daily mean from the four main or four intermediate synoptic observations</w:t>
            </w:r>
          </w:p>
        </w:tc>
      </w:tr>
      <w:tr w:rsidR="004E641E" w:rsidRPr="00DB3782" w14:paraId="45C1047A" w14:textId="77777777" w:rsidTr="00BC5AB9">
        <w:trPr>
          <w:tblCellSpacing w:w="15" w:type="dxa"/>
        </w:trPr>
        <w:tc>
          <w:tcPr>
            <w:tcW w:w="2223" w:type="dxa"/>
            <w:vAlign w:val="center"/>
            <w:hideMark/>
          </w:tcPr>
          <w:p w14:paraId="5F3972B1"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lastRenderedPageBreak/>
              <w:t>4 six-hourly observations</w:t>
            </w:r>
          </w:p>
        </w:tc>
        <w:tc>
          <w:tcPr>
            <w:tcW w:w="3089" w:type="dxa"/>
            <w:vAlign w:val="center"/>
            <w:hideMark/>
          </w:tcPr>
          <w:p w14:paraId="39F1D84D"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 1 missing observation</w:t>
            </w:r>
          </w:p>
        </w:tc>
        <w:tc>
          <w:tcPr>
            <w:tcW w:w="3640" w:type="dxa"/>
            <w:vAlign w:val="center"/>
            <w:hideMark/>
          </w:tcPr>
          <w:p w14:paraId="0E03E050" w14:textId="77777777" w:rsidR="004E641E" w:rsidRPr="00DB3782" w:rsidRDefault="004E641E" w:rsidP="00BC5AB9">
            <w:pPr>
              <w:spacing w:after="0" w:line="240" w:lineRule="auto"/>
              <w:jc w:val="left"/>
              <w:rPr>
                <w:rFonts w:eastAsia="Times New Roman" w:cstheme="minorHAnsi"/>
                <w:sz w:val="24"/>
                <w:szCs w:val="24"/>
                <w:lang w:eastAsia="fr-FR"/>
              </w:rPr>
            </w:pPr>
            <w:r w:rsidRPr="00DB3782">
              <w:rPr>
                <w:rFonts w:eastAsia="Times New Roman" w:cstheme="minorHAnsi"/>
                <w:sz w:val="24"/>
                <w:szCs w:val="24"/>
                <w:lang w:eastAsia="fr-FR"/>
              </w:rPr>
              <w:t>Daily mean considered missing</w:t>
            </w:r>
          </w:p>
        </w:tc>
      </w:tr>
    </w:tbl>
    <w:p w14:paraId="18D584A1" w14:textId="77777777" w:rsidR="004E641E" w:rsidRPr="00542EB8" w:rsidRDefault="004E641E" w:rsidP="004E641E">
      <w:pPr>
        <w:rPr>
          <w:lang w:val="en-US"/>
        </w:rPr>
      </w:pPr>
    </w:p>
    <w:p w14:paraId="47D54F5D" w14:textId="7AEBFB7F" w:rsidR="0058392D" w:rsidRDefault="00872C99" w:rsidP="004E641E">
      <w:r>
        <w:t xml:space="preserve">For climatological applications, maintaining the consistency of long-term time series is </w:t>
      </w:r>
      <w:r w:rsidR="00431E17">
        <w:t>of primary importance</w:t>
      </w:r>
      <w:r>
        <w:t>. NMHSs are encouraged to document the criteria applied for handling missing observations so that users can correctly interpret and compare exchanged daily climate data.</w:t>
      </w:r>
    </w:p>
    <w:p w14:paraId="0E9DEDA7" w14:textId="77777777" w:rsidR="004E641E" w:rsidRDefault="004E641E" w:rsidP="004E641E">
      <w:pPr>
        <w:pStyle w:val="Titre2"/>
        <w:ind w:left="576" w:hanging="576"/>
        <w:rPr>
          <w:rFonts w:eastAsia="Times New Roman"/>
          <w:lang w:val="en-US" w:eastAsia="fr-FR"/>
        </w:rPr>
      </w:pPr>
      <w:bookmarkStart w:id="71" w:name="_Toc242708272"/>
      <w:r w:rsidRPr="00A306FB">
        <w:rPr>
          <w:rFonts w:eastAsia="Times New Roman"/>
          <w:lang w:val="en-US" w:eastAsia="fr-FR"/>
        </w:rPr>
        <w:t>Quality Information</w:t>
      </w:r>
      <w:bookmarkEnd w:id="71"/>
    </w:p>
    <w:p w14:paraId="5BB2E2F4" w14:textId="34BC06C3" w:rsidR="004E641E" w:rsidRPr="00F97D6B" w:rsidRDefault="004E641E" w:rsidP="004E641E">
      <w:pPr>
        <w:rPr>
          <w:lang w:val="en-US"/>
        </w:rPr>
      </w:pPr>
      <w:r w:rsidRPr="00F97D6B">
        <w:rPr>
          <w:lang w:val="en-US"/>
        </w:rPr>
        <w:t xml:space="preserve">Quality control </w:t>
      </w:r>
      <w:r>
        <w:rPr>
          <w:lang w:val="en-US"/>
        </w:rPr>
        <w:t xml:space="preserve">(hereafter QC) </w:t>
      </w:r>
      <w:r w:rsidRPr="00F97D6B">
        <w:rPr>
          <w:lang w:val="en-US"/>
        </w:rPr>
        <w:t>is an essential component of the production and stewardship of daily climate data. Before daily values become part of an official national climate dataset, they are generally subjected to a series of automated and</w:t>
      </w:r>
      <w:r w:rsidR="00287CAA">
        <w:rPr>
          <w:lang w:val="en-US"/>
        </w:rPr>
        <w:t>/or</w:t>
      </w:r>
      <w:r w:rsidRPr="00F97D6B">
        <w:rPr>
          <w:lang w:val="en-US"/>
        </w:rPr>
        <w:t xml:space="preserve"> manual checks designed to assess their </w:t>
      </w:r>
      <w:r w:rsidR="00287CAA">
        <w:rPr>
          <w:lang w:val="en-US"/>
        </w:rPr>
        <w:t xml:space="preserve">internal </w:t>
      </w:r>
      <w:r w:rsidRPr="00F97D6B">
        <w:rPr>
          <w:lang w:val="en-US"/>
        </w:rPr>
        <w:t xml:space="preserve">consistency, plausibility and scientific reliability. These </w:t>
      </w:r>
      <w:r>
        <w:rPr>
          <w:lang w:val="en-US"/>
        </w:rPr>
        <w:t xml:space="preserve">QC </w:t>
      </w:r>
      <w:r w:rsidRPr="00F97D6B">
        <w:rPr>
          <w:lang w:val="en-US"/>
        </w:rPr>
        <w:t>activities are performed under the authority of</w:t>
      </w:r>
      <w:r>
        <w:rPr>
          <w:lang w:val="en-US"/>
        </w:rPr>
        <w:t xml:space="preserve"> the NMHS</w:t>
      </w:r>
      <w:r w:rsidRPr="00F97D6B">
        <w:rPr>
          <w:lang w:val="en-US"/>
        </w:rPr>
        <w:t xml:space="preserve"> in accordance with its operational procedures and climatological practices.</w:t>
      </w:r>
      <w:r>
        <w:rPr>
          <w:lang w:val="en-US"/>
        </w:rPr>
        <w:t xml:space="preserve"> </w:t>
      </w:r>
      <w:r w:rsidRPr="00952443">
        <w:rPr>
          <w:lang w:val="en-US"/>
        </w:rPr>
        <w:t xml:space="preserve">In most NMHSs, </w:t>
      </w:r>
      <w:r>
        <w:rPr>
          <w:lang w:val="en-US"/>
        </w:rPr>
        <w:t xml:space="preserve">QC of climate data </w:t>
      </w:r>
      <w:r w:rsidRPr="00952443">
        <w:rPr>
          <w:lang w:val="en-US"/>
        </w:rPr>
        <w:t xml:space="preserve">is performed </w:t>
      </w:r>
      <w:r w:rsidR="0058392D">
        <w:rPr>
          <w:lang w:val="en-US"/>
        </w:rPr>
        <w:t xml:space="preserve">on data </w:t>
      </w:r>
      <w:r w:rsidRPr="00952443">
        <w:rPr>
          <w:lang w:val="en-US"/>
        </w:rPr>
        <w:t xml:space="preserve">within a CDMS, which supports </w:t>
      </w:r>
      <w:r w:rsidR="0058392D">
        <w:rPr>
          <w:lang w:val="en-US"/>
        </w:rPr>
        <w:t xml:space="preserve">any or all of </w:t>
      </w:r>
      <w:r w:rsidRPr="00952443">
        <w:rPr>
          <w:lang w:val="en-US"/>
        </w:rPr>
        <w:t>automated consistency checks, expert review and, where appropriate, the consolidation of observations from multiple sources.</w:t>
      </w:r>
    </w:p>
    <w:p w14:paraId="78B988D3" w14:textId="03FD0748" w:rsidR="004E641E" w:rsidRPr="00F97D6B" w:rsidRDefault="00287CAA" w:rsidP="004E641E">
      <w:pPr>
        <w:rPr>
          <w:i/>
          <w:lang w:val="en-US"/>
        </w:rPr>
      </w:pPr>
      <w:r>
        <w:rPr>
          <w:rStyle w:val="Accentuation"/>
          <w:i w:val="0"/>
          <w:lang w:val="en-US"/>
        </w:rPr>
        <w:t>Within an NMHS</w:t>
      </w:r>
      <w:r w:rsidR="00AC74D3">
        <w:rPr>
          <w:rStyle w:val="Accentuation"/>
          <w:i w:val="0"/>
          <w:lang w:val="en-US"/>
        </w:rPr>
        <w:t>,</w:t>
      </w:r>
      <w:r>
        <w:rPr>
          <w:rStyle w:val="Accentuation"/>
          <w:i w:val="0"/>
          <w:lang w:val="en-US"/>
        </w:rPr>
        <w:t xml:space="preserve"> </w:t>
      </w:r>
      <w:r w:rsidR="004E641E">
        <w:rPr>
          <w:rStyle w:val="Accentuation"/>
          <w:i w:val="0"/>
        </w:rPr>
        <w:t xml:space="preserve">QC </w:t>
      </w:r>
      <w:r w:rsidR="004E641E" w:rsidRPr="00F97D6B">
        <w:rPr>
          <w:rStyle w:val="Accentuation"/>
          <w:i w:val="0"/>
        </w:rPr>
        <w:t xml:space="preserve">procedures have </w:t>
      </w:r>
      <w:r>
        <w:rPr>
          <w:rStyle w:val="Accentuation"/>
          <w:i w:val="0"/>
        </w:rPr>
        <w:t xml:space="preserve">likely </w:t>
      </w:r>
      <w:r w:rsidR="004E641E" w:rsidRPr="00F97D6B">
        <w:rPr>
          <w:rStyle w:val="Accentuation"/>
          <w:i w:val="0"/>
        </w:rPr>
        <w:t>evolved over many decades and reflect national observing systems, climatic conditions, operational</w:t>
      </w:r>
      <w:r w:rsidR="004E641E">
        <w:rPr>
          <w:rStyle w:val="Accentuation"/>
          <w:i w:val="0"/>
        </w:rPr>
        <w:t xml:space="preserve"> (including staffing)</w:t>
      </w:r>
      <w:r w:rsidR="004E641E" w:rsidRPr="00F97D6B">
        <w:rPr>
          <w:rStyle w:val="Accentuation"/>
          <w:i w:val="0"/>
        </w:rPr>
        <w:t xml:space="preserve"> constraints and historical practices. Consequently, there is no internationally standardized methodology for performing </w:t>
      </w:r>
      <w:r w:rsidR="004E641E">
        <w:rPr>
          <w:rStyle w:val="Accentuation"/>
          <w:i w:val="0"/>
        </w:rPr>
        <w:t xml:space="preserve">QC </w:t>
      </w:r>
      <w:r w:rsidR="004E641E" w:rsidRPr="00F97D6B">
        <w:rPr>
          <w:rStyle w:val="Accentuation"/>
          <w:i w:val="0"/>
        </w:rPr>
        <w:t xml:space="preserve">on daily climate observations. </w:t>
      </w:r>
      <w:r w:rsidR="004E641E" w:rsidRPr="00952443">
        <w:rPr>
          <w:lang w:val="en-US"/>
        </w:rPr>
        <w:t xml:space="preserve">Guidance on </w:t>
      </w:r>
      <w:r w:rsidR="004E641E">
        <w:rPr>
          <w:lang w:val="en-US"/>
        </w:rPr>
        <w:t xml:space="preserve">QC </w:t>
      </w:r>
      <w:r w:rsidR="004E641E" w:rsidRPr="00952443">
        <w:rPr>
          <w:lang w:val="en-US"/>
        </w:rPr>
        <w:t>and quality assurance procedures is provided in existing WMO publications</w:t>
      </w:r>
      <w:r w:rsidR="004E641E">
        <w:rPr>
          <w:lang w:val="en-US"/>
        </w:rPr>
        <w:t xml:space="preserve">, including </w:t>
      </w:r>
      <w:r w:rsidR="004E641E" w:rsidRPr="00952443">
        <w:rPr>
          <w:lang w:val="en-US"/>
        </w:rPr>
        <w:t xml:space="preserve">the </w:t>
      </w:r>
      <w:r w:rsidR="004E641E" w:rsidRPr="00952443">
        <w:rPr>
          <w:rStyle w:val="Accentuation"/>
          <w:lang w:val="en-US"/>
        </w:rPr>
        <w:t>Guidelines on Surface Station Climate Data Quality Control and Quality Assurance for Climate Applications</w:t>
      </w:r>
      <w:r w:rsidR="004E641E" w:rsidRPr="00952443">
        <w:rPr>
          <w:lang w:val="en-US"/>
        </w:rPr>
        <w:t xml:space="preserve"> (WMO-No. 1269), the </w:t>
      </w:r>
      <w:r w:rsidR="004E641E" w:rsidRPr="00952443">
        <w:rPr>
          <w:rStyle w:val="Accentuation"/>
          <w:lang w:val="en-US"/>
        </w:rPr>
        <w:t>Guide to Climatological Practices</w:t>
      </w:r>
      <w:r w:rsidR="004E641E" w:rsidRPr="00952443">
        <w:rPr>
          <w:lang w:val="en-US"/>
        </w:rPr>
        <w:t xml:space="preserve"> (WMO-No. 100), and the </w:t>
      </w:r>
      <w:r w:rsidR="004E641E" w:rsidRPr="00952443">
        <w:rPr>
          <w:rStyle w:val="Accentuation"/>
          <w:lang w:val="en-US"/>
        </w:rPr>
        <w:t>Climate Data Management System Specifications</w:t>
      </w:r>
      <w:r w:rsidR="004E641E" w:rsidRPr="00952443">
        <w:rPr>
          <w:lang w:val="en-US"/>
        </w:rPr>
        <w:t xml:space="preserve"> (WMO-No. 1131)</w:t>
      </w:r>
      <w:r w:rsidR="004E641E">
        <w:rPr>
          <w:lang w:val="en-US"/>
        </w:rPr>
        <w:t>.</w:t>
      </w:r>
      <w:r w:rsidR="004E641E" w:rsidRPr="00952443">
        <w:rPr>
          <w:lang w:val="en-US"/>
        </w:rPr>
        <w:t xml:space="preserve"> </w:t>
      </w:r>
      <w:r w:rsidR="004E641E">
        <w:rPr>
          <w:lang w:val="en-US"/>
        </w:rPr>
        <w:t>In particular, WMO-No</w:t>
      </w:r>
      <w:r w:rsidR="002043EC">
        <w:rPr>
          <w:lang w:val="en-US"/>
        </w:rPr>
        <w:t>.</w:t>
      </w:r>
      <w:r w:rsidR="004E641E">
        <w:rPr>
          <w:lang w:val="en-US"/>
        </w:rPr>
        <w:t xml:space="preserve"> 1269 </w:t>
      </w:r>
      <w:r w:rsidR="004E641E" w:rsidRPr="00F97D6B">
        <w:rPr>
          <w:rStyle w:val="Accentuation"/>
          <w:i w:val="0"/>
        </w:rPr>
        <w:t xml:space="preserve">provides </w:t>
      </w:r>
      <w:r w:rsidR="004E641E">
        <w:rPr>
          <w:rStyle w:val="Accentuation"/>
          <w:i w:val="0"/>
        </w:rPr>
        <w:t xml:space="preserve">detailed </w:t>
      </w:r>
      <w:r w:rsidR="004E641E" w:rsidRPr="00F97D6B">
        <w:rPr>
          <w:rStyle w:val="Accentuation"/>
          <w:i w:val="0"/>
        </w:rPr>
        <w:t>recommendations</w:t>
      </w:r>
      <w:r w:rsidR="004E641E">
        <w:rPr>
          <w:rStyle w:val="Accentuation"/>
          <w:i w:val="0"/>
        </w:rPr>
        <w:t xml:space="preserve">, as well as </w:t>
      </w:r>
      <w:r w:rsidR="004E641E" w:rsidRPr="00F97D6B">
        <w:rPr>
          <w:rStyle w:val="Accentuation"/>
          <w:i w:val="0"/>
        </w:rPr>
        <w:t>comprehensive</w:t>
      </w:r>
      <w:r w:rsidR="004E641E">
        <w:rPr>
          <w:rStyle w:val="Accentuation"/>
          <w:i w:val="0"/>
        </w:rPr>
        <w:t xml:space="preserve"> examples of testing procedures</w:t>
      </w:r>
      <w:r>
        <w:rPr>
          <w:rStyle w:val="Accentuation"/>
          <w:i w:val="0"/>
        </w:rPr>
        <w:t xml:space="preserve"> and algorithms</w:t>
      </w:r>
      <w:r w:rsidR="004E641E">
        <w:rPr>
          <w:rStyle w:val="Accentuation"/>
          <w:i w:val="0"/>
        </w:rPr>
        <w:t xml:space="preserve">, </w:t>
      </w:r>
      <w:r w:rsidR="004E641E" w:rsidRPr="00F97D6B">
        <w:rPr>
          <w:rStyle w:val="Accentuation"/>
          <w:i w:val="0"/>
        </w:rPr>
        <w:t>for the quality assessment of climate observations.</w:t>
      </w:r>
    </w:p>
    <w:p w14:paraId="00C2ECDC" w14:textId="746A3CA8" w:rsidR="004E641E" w:rsidRPr="00F97D6B" w:rsidRDefault="004E641E" w:rsidP="004E641E">
      <w:pPr>
        <w:rPr>
          <w:lang w:val="en-US"/>
        </w:rPr>
      </w:pPr>
      <w:r w:rsidRPr="00F97D6B">
        <w:rPr>
          <w:lang w:val="en-US"/>
        </w:rPr>
        <w:t>The purpose of DAYCLI is not to harmonize national quality control methodologies or to prescribe how quality assessments should be performed</w:t>
      </w:r>
      <w:r w:rsidR="0058392D">
        <w:rPr>
          <w:lang w:val="en-US"/>
        </w:rPr>
        <w:t xml:space="preserve">, but to </w:t>
      </w:r>
      <w:r w:rsidRPr="00F97D6B">
        <w:rPr>
          <w:lang w:val="en-US"/>
        </w:rPr>
        <w:t>provide a common framework for representing and exchanging the outcome of national quality control processes in a transparent and interoperable manner.</w:t>
      </w:r>
    </w:p>
    <w:p w14:paraId="51055E1B" w14:textId="77777777" w:rsidR="004E641E" w:rsidRDefault="004E641E" w:rsidP="004E641E">
      <w:pPr>
        <w:rPr>
          <w:lang w:val="en-US"/>
        </w:rPr>
      </w:pPr>
      <w:r w:rsidRPr="00F97D6B">
        <w:rPr>
          <w:lang w:val="en-US"/>
        </w:rPr>
        <w:t xml:space="preserve">This section describes the </w:t>
      </w:r>
      <w:r>
        <w:rPr>
          <w:lang w:val="en-US"/>
        </w:rPr>
        <w:t>QC</w:t>
      </w:r>
      <w:r w:rsidRPr="00F97D6B">
        <w:rPr>
          <w:lang w:val="en-US"/>
        </w:rPr>
        <w:t xml:space="preserve"> information that </w:t>
      </w:r>
      <w:r>
        <w:rPr>
          <w:lang w:val="en-US"/>
        </w:rPr>
        <w:t xml:space="preserve">should </w:t>
      </w:r>
      <w:r w:rsidRPr="00F97D6B">
        <w:rPr>
          <w:lang w:val="en-US"/>
        </w:rPr>
        <w:t>accompany DAYCLI observations</w:t>
      </w:r>
      <w:r>
        <w:rPr>
          <w:lang w:val="en-US"/>
        </w:rPr>
        <w:t xml:space="preserve">, </w:t>
      </w:r>
      <w:r w:rsidRPr="00F97D6B">
        <w:rPr>
          <w:lang w:val="en-US"/>
        </w:rPr>
        <w:t>including the associated</w:t>
      </w:r>
      <w:r>
        <w:rPr>
          <w:lang w:val="en-US"/>
        </w:rPr>
        <w:t xml:space="preserve"> QC </w:t>
      </w:r>
      <w:r w:rsidRPr="00F97D6B">
        <w:rPr>
          <w:lang w:val="en-US"/>
        </w:rPr>
        <w:t>flags, before presenting a series of illustrative use cases demonstrating how these flags may be applied in typical operational situations.</w:t>
      </w:r>
    </w:p>
    <w:p w14:paraId="55F815C3" w14:textId="2EC92839" w:rsidR="004E641E" w:rsidRPr="00F97D6B" w:rsidRDefault="00A7364D" w:rsidP="004E641E">
      <w:pPr>
        <w:pStyle w:val="Titre3"/>
      </w:pPr>
      <w:bookmarkStart w:id="72" w:name="_Toc242708273"/>
      <w:r>
        <w:t>Quality Control (QC) and Validation</w:t>
      </w:r>
      <w:bookmarkEnd w:id="72"/>
    </w:p>
    <w:p w14:paraId="2967CAFC" w14:textId="15E7442F" w:rsidR="004E641E" w:rsidRPr="00952443" w:rsidRDefault="004E641E" w:rsidP="004E641E">
      <w:pPr>
        <w:rPr>
          <w:lang w:val="en-US"/>
        </w:rPr>
      </w:pPr>
      <w:r>
        <w:rPr>
          <w:lang w:val="en-US"/>
        </w:rPr>
        <w:t xml:space="preserve">QC </w:t>
      </w:r>
      <w:r w:rsidRPr="00952443">
        <w:rPr>
          <w:lang w:val="en-US"/>
        </w:rPr>
        <w:t>determines the confidence that an NMHS places in</w:t>
      </w:r>
      <w:r>
        <w:rPr>
          <w:lang w:val="en-US"/>
        </w:rPr>
        <w:t xml:space="preserve"> the data it holds in its climate record. </w:t>
      </w:r>
      <w:r w:rsidRPr="00952443">
        <w:rPr>
          <w:lang w:val="en-US"/>
        </w:rPr>
        <w:t>National</w:t>
      </w:r>
      <w:r>
        <w:rPr>
          <w:lang w:val="en-US"/>
        </w:rPr>
        <w:t xml:space="preserve"> quality control</w:t>
      </w:r>
      <w:r w:rsidRPr="00952443">
        <w:rPr>
          <w:lang w:val="en-US"/>
        </w:rPr>
        <w:t xml:space="preserve"> practices differ</w:t>
      </w:r>
      <w:r>
        <w:rPr>
          <w:lang w:val="en-US"/>
        </w:rPr>
        <w:t xml:space="preserve"> in terms of </w:t>
      </w:r>
      <w:r w:rsidRPr="00952443">
        <w:rPr>
          <w:lang w:val="en-US"/>
        </w:rPr>
        <w:t xml:space="preserve">procedures, </w:t>
      </w:r>
      <w:r>
        <w:rPr>
          <w:lang w:val="en-US"/>
        </w:rPr>
        <w:t xml:space="preserve">priorities, </w:t>
      </w:r>
      <w:r w:rsidRPr="00952443">
        <w:rPr>
          <w:lang w:val="en-US"/>
        </w:rPr>
        <w:t>thresholds, flagging schemes and the role of expert judgement. These differences reflect variations in climate, observing networks, historical practices, operational resources and institutional requirements.</w:t>
      </w:r>
    </w:p>
    <w:p w14:paraId="0DE2E3AA" w14:textId="46AF80CE" w:rsidR="004E641E" w:rsidRPr="00952443" w:rsidRDefault="004E641E" w:rsidP="004E641E">
      <w:pPr>
        <w:rPr>
          <w:lang w:val="en-US"/>
        </w:rPr>
      </w:pPr>
      <w:r>
        <w:rPr>
          <w:lang w:val="en-US"/>
        </w:rPr>
        <w:t xml:space="preserve">Within DAYCLI, quality information accompanies each exchanged climate value, based on </w:t>
      </w:r>
      <w:r w:rsidRPr="00952443">
        <w:rPr>
          <w:lang w:val="en-US"/>
        </w:rPr>
        <w:t>the outcomes of national quality control processes</w:t>
      </w:r>
      <w:r w:rsidR="002043EC">
        <w:rPr>
          <w:lang w:val="en-US"/>
        </w:rPr>
        <w:t>.</w:t>
      </w:r>
    </w:p>
    <w:p w14:paraId="5444BA7D" w14:textId="1D359885" w:rsidR="004E641E" w:rsidRPr="00F97D6B" w:rsidRDefault="00A7364D" w:rsidP="004E641E">
      <w:pPr>
        <w:pStyle w:val="Titre3"/>
      </w:pPr>
      <w:bookmarkStart w:id="73" w:name="_Toc242708274"/>
      <w:r>
        <w:t>Assigning QC flags</w:t>
      </w:r>
      <w:bookmarkEnd w:id="73"/>
    </w:p>
    <w:p w14:paraId="6BB31D0E" w14:textId="7C03B76D" w:rsidR="004E641E" w:rsidRPr="003634F6" w:rsidRDefault="004E641E" w:rsidP="004E641E">
      <w:pPr>
        <w:rPr>
          <w:lang w:val="en-US"/>
        </w:rPr>
      </w:pPr>
      <w:r w:rsidRPr="003634F6">
        <w:rPr>
          <w:lang w:val="en-US"/>
        </w:rPr>
        <w:t xml:space="preserve">Within DAYCLI, quality information is represented through a small set of QC flags that summarize the outcome of the national </w:t>
      </w:r>
      <w:r w:rsidR="00EA5262">
        <w:rPr>
          <w:lang w:val="en-US"/>
        </w:rPr>
        <w:t>QC</w:t>
      </w:r>
      <w:r w:rsidRPr="003634F6">
        <w:rPr>
          <w:lang w:val="en-US"/>
        </w:rPr>
        <w:t xml:space="preserve"> and validation processes described</w:t>
      </w:r>
      <w:r>
        <w:rPr>
          <w:lang w:val="en-US"/>
        </w:rPr>
        <w:t xml:space="preserve"> above</w:t>
      </w:r>
      <w:r w:rsidRPr="003634F6">
        <w:rPr>
          <w:lang w:val="en-US"/>
        </w:rPr>
        <w:t xml:space="preserve">. </w:t>
      </w:r>
      <w:r w:rsidRPr="00287CAA">
        <w:rPr>
          <w:b/>
          <w:lang w:val="en-US"/>
        </w:rPr>
        <w:t xml:space="preserve">These flags do not describe how </w:t>
      </w:r>
      <w:r w:rsidR="00EA5262">
        <w:rPr>
          <w:b/>
          <w:lang w:val="en-US"/>
        </w:rPr>
        <w:t>QC</w:t>
      </w:r>
      <w:r w:rsidRPr="00287CAA">
        <w:rPr>
          <w:b/>
          <w:lang w:val="en-US"/>
        </w:rPr>
        <w:t xml:space="preserve"> was performed, nor do they replace national </w:t>
      </w:r>
      <w:r w:rsidR="00EA5262">
        <w:rPr>
          <w:b/>
          <w:lang w:val="en-US"/>
        </w:rPr>
        <w:t>QC</w:t>
      </w:r>
      <w:r w:rsidRPr="00287CAA">
        <w:rPr>
          <w:b/>
          <w:lang w:val="en-US"/>
        </w:rPr>
        <w:t xml:space="preserve"> procedures or expert judgement</w:t>
      </w:r>
      <w:r w:rsidR="00EA5262">
        <w:rPr>
          <w:b/>
          <w:lang w:val="en-US"/>
        </w:rPr>
        <w:t xml:space="preserve"> or flagging schemas</w:t>
      </w:r>
      <w:r w:rsidRPr="003634F6">
        <w:rPr>
          <w:lang w:val="en-US"/>
        </w:rPr>
        <w:t xml:space="preserve">. Instead, they provide a common </w:t>
      </w:r>
      <w:r>
        <w:rPr>
          <w:lang w:val="en-US"/>
        </w:rPr>
        <w:t>grammar</w:t>
      </w:r>
      <w:r w:rsidRPr="003634F6">
        <w:rPr>
          <w:lang w:val="en-US"/>
        </w:rPr>
        <w:t xml:space="preserve"> for communicating the outcome of national assessments in a form that can be interpreted consistently by users in different countries.</w:t>
      </w:r>
    </w:p>
    <w:p w14:paraId="516EA582" w14:textId="77777777" w:rsidR="004E641E" w:rsidRDefault="004E641E" w:rsidP="004E641E">
      <w:pPr>
        <w:rPr>
          <w:lang w:val="en-US"/>
        </w:rPr>
      </w:pPr>
      <w:r w:rsidRPr="003634F6">
        <w:rPr>
          <w:lang w:val="en-US"/>
        </w:rPr>
        <w:lastRenderedPageBreak/>
        <w:t xml:space="preserve">The DAYCLI QC flags have been designed </w:t>
      </w:r>
      <w:r>
        <w:rPr>
          <w:lang w:val="en-US"/>
        </w:rPr>
        <w:t xml:space="preserve">to </w:t>
      </w:r>
      <w:r w:rsidRPr="003634F6">
        <w:rPr>
          <w:lang w:val="en-US"/>
        </w:rPr>
        <w:t>enable users to distinguish</w:t>
      </w:r>
      <w:r>
        <w:rPr>
          <w:lang w:val="en-US"/>
        </w:rPr>
        <w:t xml:space="preserve"> </w:t>
      </w:r>
      <w:r w:rsidRPr="003634F6">
        <w:rPr>
          <w:lang w:val="en-US"/>
        </w:rPr>
        <w:t>between values that have been validated, values requiring caution</w:t>
      </w:r>
      <w:r>
        <w:rPr>
          <w:lang w:val="en-US"/>
        </w:rPr>
        <w:t xml:space="preserve">, </w:t>
      </w:r>
      <w:r w:rsidRPr="003634F6">
        <w:rPr>
          <w:lang w:val="en-US"/>
        </w:rPr>
        <w:t xml:space="preserve">or values that have not yet undergone </w:t>
      </w:r>
      <w:r>
        <w:rPr>
          <w:lang w:val="en-US"/>
        </w:rPr>
        <w:t>QC</w:t>
      </w:r>
      <w:r w:rsidRPr="003634F6">
        <w:rPr>
          <w:lang w:val="en-US"/>
        </w:rPr>
        <w:t>. Their purpose is not to define whether a value should or should not be used, but to ensure that users receive sufficient information to make informed decisions according to their own application requirements.</w:t>
      </w:r>
    </w:p>
    <w:p w14:paraId="1CD05D25" w14:textId="7EEDAB18" w:rsidR="004E641E" w:rsidRPr="003634F6" w:rsidRDefault="004E641E" w:rsidP="004E641E">
      <w:pPr>
        <w:rPr>
          <w:lang w:val="en-US"/>
        </w:rPr>
      </w:pPr>
      <w:r>
        <w:rPr>
          <w:lang w:val="en-US"/>
        </w:rPr>
        <w:t xml:space="preserve">Importantly, noting the importance of extreme values, the DAYCLI flags were designed to enable significant events that may exceed instrumental design to be flagged (e.g. overflowing </w:t>
      </w:r>
      <w:proofErr w:type="spellStart"/>
      <w:r>
        <w:rPr>
          <w:lang w:val="en-US"/>
        </w:rPr>
        <w:t>raingauges</w:t>
      </w:r>
      <w:proofErr w:type="spellEnd"/>
      <w:r>
        <w:rPr>
          <w:lang w:val="en-US"/>
        </w:rPr>
        <w:t xml:space="preserve">), whilst also highlighting situations where precipitation </w:t>
      </w:r>
      <w:r w:rsidR="00287CAA">
        <w:rPr>
          <w:lang w:val="en-US"/>
        </w:rPr>
        <w:t xml:space="preserve">(and possibly temperature) </w:t>
      </w:r>
      <w:r>
        <w:rPr>
          <w:lang w:val="en-US"/>
        </w:rPr>
        <w:t>readings represent multi-day accumulations.</w:t>
      </w:r>
    </w:p>
    <w:p w14:paraId="00922405" w14:textId="193CA7C7" w:rsidR="004E641E" w:rsidRPr="003634F6" w:rsidRDefault="004E641E" w:rsidP="004E641E">
      <w:pPr>
        <w:rPr>
          <w:lang w:val="en-US"/>
        </w:rPr>
      </w:pPr>
      <w:r>
        <w:rPr>
          <w:lang w:val="en-US"/>
        </w:rPr>
        <w:t xml:space="preserve">The DAYCLI flagging system may differ from that used within </w:t>
      </w:r>
      <w:r w:rsidR="00EA5262">
        <w:rPr>
          <w:lang w:val="en-US"/>
        </w:rPr>
        <w:t xml:space="preserve">a </w:t>
      </w:r>
      <w:r>
        <w:rPr>
          <w:lang w:val="en-US"/>
        </w:rPr>
        <w:t xml:space="preserve">Member NMHS in terms of </w:t>
      </w:r>
      <w:r w:rsidRPr="003634F6">
        <w:rPr>
          <w:lang w:val="en-US"/>
        </w:rPr>
        <w:t xml:space="preserve">structure, terminology and level of detail. Where feasible, NMHSs are encouraged to establish a mapping between their national quality information </w:t>
      </w:r>
      <w:r w:rsidR="00431E17">
        <w:rPr>
          <w:lang w:val="en-US"/>
        </w:rPr>
        <w:t xml:space="preserve">flagging method </w:t>
      </w:r>
      <w:r w:rsidRPr="003634F6">
        <w:rPr>
          <w:lang w:val="en-US"/>
        </w:rPr>
        <w:t xml:space="preserve">and the DAYCLI QC flags. Such mappings should be maintained at national level and may be implemented progressively according to available technical capacity. The absence of a DAYCLI QC flag does not imply that </w:t>
      </w:r>
      <w:r w:rsidR="00287CAA">
        <w:rPr>
          <w:lang w:val="en-US"/>
        </w:rPr>
        <w:t>QC</w:t>
      </w:r>
      <w:r w:rsidRPr="003634F6">
        <w:rPr>
          <w:lang w:val="en-US"/>
        </w:rPr>
        <w:t xml:space="preserve"> has not been performed; it may simply indicate that national quality information has not yet been mapped to the DAYCLI representation. Consequently, the absence of QC flags shall not prevent the exchange of DAYCLI messages.</w:t>
      </w:r>
    </w:p>
    <w:p w14:paraId="017C838D" w14:textId="77777777" w:rsidR="004E641E" w:rsidRPr="003634F6" w:rsidRDefault="004E641E" w:rsidP="004E641E">
      <w:pPr>
        <w:rPr>
          <w:lang w:val="en-US"/>
        </w:rPr>
      </w:pPr>
      <w:r w:rsidRPr="003634F6">
        <w:rPr>
          <w:lang w:val="en-US"/>
        </w:rPr>
        <w:t>QC flags should always be interpreted together with the other metadata exchanged in DAYCLI, including the siting classification, measurement quality classification and other contextual information describing the observation and its processing. Considered together, these metadata provide the information required to understand the confidence and limitations associated with exchanged daily climate data.</w:t>
      </w:r>
    </w:p>
    <w:p w14:paraId="20CF6063" w14:textId="619C221E" w:rsidR="004E641E" w:rsidRDefault="004E641E" w:rsidP="004E641E">
      <w:pPr>
        <w:rPr>
          <w:rStyle w:val="lev"/>
          <w:lang w:val="en-US"/>
        </w:rPr>
      </w:pPr>
      <w:r w:rsidRPr="003634F6">
        <w:rPr>
          <w:lang w:val="en-US"/>
        </w:rPr>
        <w:t>The DAYCLI QC flags are listed in</w:t>
      </w:r>
      <w:r>
        <w:rPr>
          <w:lang w:val="en-US"/>
        </w:rPr>
        <w:t xml:space="preserve"> </w:t>
      </w:r>
      <w:r>
        <w:rPr>
          <w:lang w:val="en-US"/>
        </w:rPr>
        <w:fldChar w:fldCharType="begin"/>
      </w:r>
      <w:r>
        <w:rPr>
          <w:lang w:val="en-US"/>
        </w:rPr>
        <w:instrText xml:space="preserve"> REF _Ref236552393 \h </w:instrText>
      </w:r>
      <w:r>
        <w:rPr>
          <w:lang w:val="en-US"/>
        </w:rPr>
      </w:r>
      <w:r>
        <w:rPr>
          <w:lang w:val="en-US"/>
        </w:rPr>
        <w:fldChar w:fldCharType="separate"/>
      </w:r>
      <w:r w:rsidR="00364D01">
        <w:t xml:space="preserve">Table </w:t>
      </w:r>
      <w:r w:rsidR="00364D01">
        <w:rPr>
          <w:noProof/>
        </w:rPr>
        <w:t>5</w:t>
      </w:r>
      <w:r w:rsidR="00364D01">
        <w:noBreakHyphen/>
      </w:r>
      <w:r w:rsidR="00364D01">
        <w:rPr>
          <w:noProof/>
        </w:rPr>
        <w:t>3</w:t>
      </w:r>
      <w:r>
        <w:rPr>
          <w:lang w:val="en-US"/>
        </w:rPr>
        <w:fldChar w:fldCharType="end"/>
      </w:r>
      <w:r>
        <w:rPr>
          <w:lang w:val="en-US"/>
        </w:rPr>
        <w:t>.</w:t>
      </w:r>
    </w:p>
    <w:p w14:paraId="4EB182BA" w14:textId="1ECDDA07" w:rsidR="004E641E" w:rsidRPr="003634F6" w:rsidRDefault="004E641E" w:rsidP="004E641E">
      <w:pPr>
        <w:pStyle w:val="Lgende"/>
        <w:rPr>
          <w:lang w:val="en-US"/>
        </w:rPr>
      </w:pPr>
      <w:bookmarkStart w:id="74" w:name="_Ref236552393"/>
      <w:bookmarkStart w:id="75" w:name="_Toc242185852"/>
      <w:r>
        <w:t xml:space="preserve">Table </w:t>
      </w:r>
      <w:r w:rsidR="003141D3">
        <w:fldChar w:fldCharType="begin"/>
      </w:r>
      <w:r w:rsidR="003141D3">
        <w:instrText xml:space="preserve"> STYLEREF 1 \s </w:instrText>
      </w:r>
      <w:r w:rsidR="003141D3">
        <w:fldChar w:fldCharType="separate"/>
      </w:r>
      <w:r w:rsidR="00364D01">
        <w:rPr>
          <w:noProof/>
        </w:rPr>
        <w:t>5</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3</w:t>
      </w:r>
      <w:r w:rsidR="003141D3">
        <w:rPr>
          <w:noProof/>
        </w:rPr>
        <w:fldChar w:fldCharType="end"/>
      </w:r>
      <w:bookmarkEnd w:id="74"/>
      <w:r>
        <w:t xml:space="preserve"> </w:t>
      </w:r>
      <w:r w:rsidRPr="00934C9D">
        <w:t>DAYCLI QC flags</w:t>
      </w:r>
      <w:bookmarkEnd w:id="75"/>
    </w:p>
    <w:tbl>
      <w:tblPr>
        <w:tblStyle w:val="Grilledutableau"/>
        <w:tblW w:w="0" w:type="auto"/>
        <w:tblLook w:val="04A0" w:firstRow="1" w:lastRow="0" w:firstColumn="1" w:lastColumn="0" w:noHBand="0" w:noVBand="1"/>
      </w:tblPr>
      <w:tblGrid>
        <w:gridCol w:w="2405"/>
        <w:gridCol w:w="6611"/>
      </w:tblGrid>
      <w:tr w:rsidR="004E641E" w:rsidRPr="002E006C" w14:paraId="08D3C2BF" w14:textId="77777777" w:rsidTr="00BC5AB9">
        <w:tc>
          <w:tcPr>
            <w:tcW w:w="2405" w:type="dxa"/>
          </w:tcPr>
          <w:p w14:paraId="0AF0F313" w14:textId="77777777" w:rsidR="004E641E" w:rsidRPr="002E006C" w:rsidRDefault="004E641E" w:rsidP="00BC5AB9">
            <w:pPr>
              <w:jc w:val="center"/>
              <w:rPr>
                <w:lang w:val="en-US"/>
              </w:rPr>
            </w:pPr>
            <w:r w:rsidRPr="002E006C">
              <w:rPr>
                <w:lang w:val="en-US"/>
              </w:rPr>
              <w:t>Code Quality Flag</w:t>
            </w:r>
          </w:p>
        </w:tc>
        <w:tc>
          <w:tcPr>
            <w:tcW w:w="6611" w:type="dxa"/>
          </w:tcPr>
          <w:p w14:paraId="58A9E56F" w14:textId="77777777" w:rsidR="004E641E" w:rsidRPr="002E006C" w:rsidRDefault="004E641E" w:rsidP="00BC5AB9">
            <w:pPr>
              <w:jc w:val="center"/>
              <w:rPr>
                <w:lang w:val="en-US"/>
              </w:rPr>
            </w:pPr>
            <w:r w:rsidRPr="002E006C">
              <w:rPr>
                <w:lang w:val="en-US"/>
              </w:rPr>
              <w:t>Meaning</w:t>
            </w:r>
          </w:p>
        </w:tc>
      </w:tr>
      <w:tr w:rsidR="004E641E" w:rsidRPr="002E006C" w14:paraId="4910A7D1" w14:textId="77777777" w:rsidTr="00BC5AB9">
        <w:tc>
          <w:tcPr>
            <w:tcW w:w="2405" w:type="dxa"/>
          </w:tcPr>
          <w:p w14:paraId="3EE2D0AF" w14:textId="77777777" w:rsidR="004E641E" w:rsidRPr="002E006C" w:rsidRDefault="004E641E" w:rsidP="00BC5AB9">
            <w:pPr>
              <w:rPr>
                <w:lang w:val="en-US"/>
              </w:rPr>
            </w:pPr>
            <w:r w:rsidRPr="002E006C">
              <w:rPr>
                <w:lang w:val="en-US"/>
              </w:rPr>
              <w:t>0</w:t>
            </w:r>
          </w:p>
        </w:tc>
        <w:tc>
          <w:tcPr>
            <w:tcW w:w="6611" w:type="dxa"/>
          </w:tcPr>
          <w:p w14:paraId="1E6CA55D" w14:textId="77777777" w:rsidR="004E641E" w:rsidRPr="002E006C" w:rsidRDefault="004E641E" w:rsidP="00BC5AB9">
            <w:pPr>
              <w:rPr>
                <w:lang w:val="en-US"/>
              </w:rPr>
            </w:pPr>
            <w:r w:rsidRPr="002E006C">
              <w:rPr>
                <w:lang w:val="en-US"/>
              </w:rPr>
              <w:t>Data checked and declared good</w:t>
            </w:r>
          </w:p>
        </w:tc>
      </w:tr>
      <w:tr w:rsidR="004E641E" w:rsidRPr="002E006C" w14:paraId="6B5B3DD4" w14:textId="77777777" w:rsidTr="00BC5AB9">
        <w:tc>
          <w:tcPr>
            <w:tcW w:w="2405" w:type="dxa"/>
          </w:tcPr>
          <w:p w14:paraId="1F02DE43" w14:textId="77777777" w:rsidR="004E641E" w:rsidRPr="002E006C" w:rsidRDefault="004E641E" w:rsidP="00BC5AB9">
            <w:pPr>
              <w:rPr>
                <w:lang w:val="en-US"/>
              </w:rPr>
            </w:pPr>
            <w:r w:rsidRPr="002E006C">
              <w:rPr>
                <w:lang w:val="en-US"/>
              </w:rPr>
              <w:t>1</w:t>
            </w:r>
          </w:p>
        </w:tc>
        <w:tc>
          <w:tcPr>
            <w:tcW w:w="6611" w:type="dxa"/>
          </w:tcPr>
          <w:p w14:paraId="4C1561F1" w14:textId="77777777" w:rsidR="004E641E" w:rsidRPr="002E006C" w:rsidRDefault="004E641E" w:rsidP="00BC5AB9">
            <w:pPr>
              <w:rPr>
                <w:lang w:val="en-US"/>
              </w:rPr>
            </w:pPr>
            <w:r w:rsidRPr="002E006C">
              <w:rPr>
                <w:lang w:val="en-US"/>
              </w:rPr>
              <w:t>Data checked and declared suspect</w:t>
            </w:r>
          </w:p>
        </w:tc>
      </w:tr>
      <w:tr w:rsidR="004E641E" w:rsidRPr="002E006C" w14:paraId="2DDEDB1A" w14:textId="77777777" w:rsidTr="00BC5AB9">
        <w:tc>
          <w:tcPr>
            <w:tcW w:w="2405" w:type="dxa"/>
          </w:tcPr>
          <w:p w14:paraId="265FE1B5" w14:textId="77777777" w:rsidR="004E641E" w:rsidRPr="002E006C" w:rsidRDefault="004E641E" w:rsidP="00BC5AB9">
            <w:pPr>
              <w:rPr>
                <w:lang w:val="en-US"/>
              </w:rPr>
            </w:pPr>
            <w:r w:rsidRPr="002E006C">
              <w:rPr>
                <w:lang w:val="en-US"/>
              </w:rPr>
              <w:t>2</w:t>
            </w:r>
          </w:p>
        </w:tc>
        <w:tc>
          <w:tcPr>
            <w:tcW w:w="6611" w:type="dxa"/>
          </w:tcPr>
          <w:p w14:paraId="4762A19D" w14:textId="77777777" w:rsidR="004E641E" w:rsidRPr="002E006C" w:rsidRDefault="004E641E" w:rsidP="00BC5AB9">
            <w:pPr>
              <w:rPr>
                <w:lang w:val="en-US"/>
              </w:rPr>
            </w:pPr>
            <w:r w:rsidRPr="002E006C">
              <w:rPr>
                <w:lang w:val="en-US"/>
              </w:rPr>
              <w:t>Data checked and declared aggregated</w:t>
            </w:r>
          </w:p>
        </w:tc>
      </w:tr>
      <w:tr w:rsidR="004E641E" w:rsidRPr="002E006C" w14:paraId="3E76F979" w14:textId="77777777" w:rsidTr="00BC5AB9">
        <w:tc>
          <w:tcPr>
            <w:tcW w:w="2405" w:type="dxa"/>
          </w:tcPr>
          <w:p w14:paraId="598850D5" w14:textId="77777777" w:rsidR="004E641E" w:rsidRPr="002E006C" w:rsidRDefault="004E641E" w:rsidP="00BC5AB9">
            <w:pPr>
              <w:rPr>
                <w:lang w:val="en-US"/>
              </w:rPr>
            </w:pPr>
            <w:r w:rsidRPr="002E006C">
              <w:rPr>
                <w:lang w:val="en-US"/>
              </w:rPr>
              <w:t>3</w:t>
            </w:r>
          </w:p>
        </w:tc>
        <w:tc>
          <w:tcPr>
            <w:tcW w:w="6611" w:type="dxa"/>
          </w:tcPr>
          <w:p w14:paraId="5D91D3CB" w14:textId="77777777" w:rsidR="004E641E" w:rsidRPr="002E006C" w:rsidRDefault="004E641E" w:rsidP="00BC5AB9">
            <w:pPr>
              <w:rPr>
                <w:lang w:val="en-US"/>
              </w:rPr>
            </w:pPr>
            <w:r w:rsidRPr="002E006C">
              <w:rPr>
                <w:lang w:val="en-US"/>
              </w:rPr>
              <w:t>Data checked and declared out of instrument range</w:t>
            </w:r>
          </w:p>
        </w:tc>
      </w:tr>
      <w:tr w:rsidR="004E641E" w:rsidRPr="002E006C" w14:paraId="363CED7B" w14:textId="77777777" w:rsidTr="00BC5AB9">
        <w:tc>
          <w:tcPr>
            <w:tcW w:w="2405" w:type="dxa"/>
          </w:tcPr>
          <w:p w14:paraId="754D71EB" w14:textId="77777777" w:rsidR="004E641E" w:rsidRPr="002E006C" w:rsidRDefault="004E641E" w:rsidP="00BC5AB9">
            <w:pPr>
              <w:rPr>
                <w:lang w:val="en-US"/>
              </w:rPr>
            </w:pPr>
            <w:r w:rsidRPr="002E006C">
              <w:rPr>
                <w:lang w:val="en-US"/>
              </w:rPr>
              <w:t>4</w:t>
            </w:r>
          </w:p>
        </w:tc>
        <w:tc>
          <w:tcPr>
            <w:tcW w:w="6611" w:type="dxa"/>
          </w:tcPr>
          <w:p w14:paraId="371831D8" w14:textId="77777777" w:rsidR="004E641E" w:rsidRPr="002E006C" w:rsidRDefault="004E641E" w:rsidP="00BC5AB9">
            <w:pPr>
              <w:rPr>
                <w:lang w:val="en-US"/>
              </w:rPr>
            </w:pPr>
            <w:r w:rsidRPr="002E006C">
              <w:rPr>
                <w:lang w:val="en-US"/>
              </w:rPr>
              <w:t>Data checked and declared aggregated and out of instrument range</w:t>
            </w:r>
          </w:p>
        </w:tc>
      </w:tr>
      <w:tr w:rsidR="004E641E" w:rsidRPr="002E006C" w14:paraId="0CD56DAB" w14:textId="77777777" w:rsidTr="00BC5AB9">
        <w:tc>
          <w:tcPr>
            <w:tcW w:w="2405" w:type="dxa"/>
          </w:tcPr>
          <w:p w14:paraId="5A6F627F" w14:textId="77777777" w:rsidR="004E641E" w:rsidRPr="002E006C" w:rsidRDefault="004E641E" w:rsidP="00BC5AB9">
            <w:pPr>
              <w:rPr>
                <w:lang w:val="en-US"/>
              </w:rPr>
            </w:pPr>
            <w:r w:rsidRPr="002E006C">
              <w:rPr>
                <w:lang w:val="en-US"/>
              </w:rPr>
              <w:t>5</w:t>
            </w:r>
          </w:p>
        </w:tc>
        <w:tc>
          <w:tcPr>
            <w:tcW w:w="6611" w:type="dxa"/>
          </w:tcPr>
          <w:p w14:paraId="7E2281AB" w14:textId="77777777" w:rsidR="004E641E" w:rsidRPr="002E006C" w:rsidRDefault="004E641E" w:rsidP="00BC5AB9">
            <w:pPr>
              <w:rPr>
                <w:lang w:val="en-US"/>
              </w:rPr>
            </w:pPr>
            <w:r w:rsidRPr="002E006C">
              <w:rPr>
                <w:lang w:val="en-US"/>
              </w:rPr>
              <w:t>Parameter is not measured at the station</w:t>
            </w:r>
          </w:p>
        </w:tc>
      </w:tr>
      <w:tr w:rsidR="004E641E" w:rsidRPr="002E006C" w14:paraId="3AE9DFC6" w14:textId="77777777" w:rsidTr="00BC5AB9">
        <w:tc>
          <w:tcPr>
            <w:tcW w:w="2405" w:type="dxa"/>
          </w:tcPr>
          <w:p w14:paraId="72DCE600" w14:textId="77777777" w:rsidR="004E641E" w:rsidRPr="002E006C" w:rsidRDefault="004E641E" w:rsidP="00BC5AB9">
            <w:pPr>
              <w:rPr>
                <w:lang w:val="en-US"/>
              </w:rPr>
            </w:pPr>
            <w:r w:rsidRPr="002E006C">
              <w:rPr>
                <w:lang w:val="en-US"/>
              </w:rPr>
              <w:t>6</w:t>
            </w:r>
          </w:p>
        </w:tc>
        <w:tc>
          <w:tcPr>
            <w:tcW w:w="6611" w:type="dxa"/>
          </w:tcPr>
          <w:p w14:paraId="1F7086A3" w14:textId="77777777" w:rsidR="004E641E" w:rsidRPr="002E006C" w:rsidRDefault="004E641E" w:rsidP="00BC5AB9">
            <w:pPr>
              <w:rPr>
                <w:lang w:val="en-US"/>
              </w:rPr>
            </w:pPr>
            <w:r w:rsidRPr="002E006C">
              <w:rPr>
                <w:lang w:val="en-US"/>
              </w:rPr>
              <w:t>Daily value not provided</w:t>
            </w:r>
          </w:p>
        </w:tc>
      </w:tr>
      <w:tr w:rsidR="004E641E" w:rsidRPr="002E006C" w14:paraId="3E12FB4A" w14:textId="77777777" w:rsidTr="00BC5AB9">
        <w:tc>
          <w:tcPr>
            <w:tcW w:w="2405" w:type="dxa"/>
          </w:tcPr>
          <w:p w14:paraId="393A907D" w14:textId="77777777" w:rsidR="004E641E" w:rsidRPr="002E006C" w:rsidRDefault="004E641E" w:rsidP="00BC5AB9">
            <w:pPr>
              <w:rPr>
                <w:lang w:val="en-US"/>
              </w:rPr>
            </w:pPr>
            <w:r w:rsidRPr="002E006C">
              <w:rPr>
                <w:lang w:val="en-US"/>
              </w:rPr>
              <w:t>7</w:t>
            </w:r>
          </w:p>
        </w:tc>
        <w:tc>
          <w:tcPr>
            <w:tcW w:w="6611" w:type="dxa"/>
          </w:tcPr>
          <w:p w14:paraId="16C5D1EC" w14:textId="77777777" w:rsidR="004E641E" w:rsidRPr="002E006C" w:rsidRDefault="004E641E" w:rsidP="00BC5AB9">
            <w:pPr>
              <w:rPr>
                <w:lang w:val="en-US"/>
              </w:rPr>
            </w:pPr>
            <w:r w:rsidRPr="002E006C">
              <w:rPr>
                <w:lang w:val="en-US"/>
              </w:rPr>
              <w:t>Data unchecked</w:t>
            </w:r>
          </w:p>
        </w:tc>
      </w:tr>
      <w:tr w:rsidR="004E641E" w:rsidRPr="002E006C" w14:paraId="71082AE5" w14:textId="77777777" w:rsidTr="00BC5AB9">
        <w:tc>
          <w:tcPr>
            <w:tcW w:w="2405" w:type="dxa"/>
          </w:tcPr>
          <w:p w14:paraId="793F1454" w14:textId="77777777" w:rsidR="004E641E" w:rsidRPr="002E006C" w:rsidRDefault="004E641E" w:rsidP="00BC5AB9">
            <w:pPr>
              <w:rPr>
                <w:lang w:val="en-US"/>
              </w:rPr>
            </w:pPr>
            <w:r w:rsidRPr="002E006C">
              <w:rPr>
                <w:lang w:val="en-US"/>
              </w:rPr>
              <w:t>8…254</w:t>
            </w:r>
          </w:p>
        </w:tc>
        <w:tc>
          <w:tcPr>
            <w:tcW w:w="6611" w:type="dxa"/>
          </w:tcPr>
          <w:p w14:paraId="03FBE18A" w14:textId="77777777" w:rsidR="004E641E" w:rsidRPr="002E006C" w:rsidRDefault="004E641E" w:rsidP="00BC5AB9">
            <w:pPr>
              <w:rPr>
                <w:lang w:val="en-US"/>
              </w:rPr>
            </w:pPr>
            <w:r w:rsidRPr="002E006C">
              <w:rPr>
                <w:lang w:val="en-US"/>
              </w:rPr>
              <w:t>Reserved</w:t>
            </w:r>
          </w:p>
        </w:tc>
      </w:tr>
      <w:tr w:rsidR="004E641E" w:rsidRPr="002E006C" w14:paraId="0ABCD5A5" w14:textId="77777777" w:rsidTr="00BC5AB9">
        <w:tc>
          <w:tcPr>
            <w:tcW w:w="2405" w:type="dxa"/>
          </w:tcPr>
          <w:p w14:paraId="61628322" w14:textId="77777777" w:rsidR="004E641E" w:rsidRPr="002E006C" w:rsidRDefault="004E641E" w:rsidP="00BC5AB9">
            <w:pPr>
              <w:rPr>
                <w:lang w:val="en-US"/>
              </w:rPr>
            </w:pPr>
            <w:r w:rsidRPr="002E006C">
              <w:rPr>
                <w:lang w:val="en-US"/>
              </w:rPr>
              <w:t>255</w:t>
            </w:r>
          </w:p>
        </w:tc>
        <w:tc>
          <w:tcPr>
            <w:tcW w:w="6611" w:type="dxa"/>
          </w:tcPr>
          <w:p w14:paraId="1B4D9794" w14:textId="77777777" w:rsidR="004E641E" w:rsidRPr="002E006C" w:rsidRDefault="004E641E" w:rsidP="00BC5AB9">
            <w:pPr>
              <w:rPr>
                <w:lang w:val="en-US"/>
              </w:rPr>
            </w:pPr>
            <w:r w:rsidRPr="002E006C">
              <w:rPr>
                <w:lang w:val="en-US"/>
              </w:rPr>
              <w:t>Missing (QC info not available)</w:t>
            </w:r>
          </w:p>
        </w:tc>
      </w:tr>
    </w:tbl>
    <w:p w14:paraId="095CDC5C" w14:textId="77777777" w:rsidR="004E641E" w:rsidRPr="0098041A" w:rsidRDefault="004E641E" w:rsidP="004E641E">
      <w:pPr>
        <w:pStyle w:val="Titre3"/>
        <w:rPr>
          <w:rFonts w:eastAsia="Times New Roman"/>
          <w:lang w:eastAsia="fr-FR"/>
        </w:rPr>
      </w:pPr>
      <w:bookmarkStart w:id="76" w:name="_Toc242708275"/>
      <w:r w:rsidRPr="0098041A">
        <w:rPr>
          <w:rFonts w:eastAsia="Times New Roman"/>
          <w:lang w:eastAsia="fr-FR"/>
        </w:rPr>
        <w:t>Representation of Quality Information and QC Flags</w:t>
      </w:r>
      <w:bookmarkEnd w:id="76"/>
      <w:r w:rsidRPr="0098041A">
        <w:rPr>
          <w:rFonts w:eastAsia="Times New Roman"/>
          <w:lang w:eastAsia="fr-FR"/>
        </w:rPr>
        <w:t xml:space="preserve"> </w:t>
      </w:r>
    </w:p>
    <w:p w14:paraId="4A7E587D" w14:textId="0BC8BEB0" w:rsidR="004E641E" w:rsidRPr="00346982" w:rsidRDefault="004E641E" w:rsidP="004E641E">
      <w:pPr>
        <w:rPr>
          <w:lang w:val="en-US"/>
        </w:rPr>
      </w:pPr>
      <w:r w:rsidRPr="00346982">
        <w:rPr>
          <w:lang w:val="en-US"/>
        </w:rPr>
        <w:t xml:space="preserve">The purpose of </w:t>
      </w:r>
      <w:r>
        <w:rPr>
          <w:lang w:val="en-US"/>
        </w:rPr>
        <w:t>DAYCLI</w:t>
      </w:r>
      <w:r w:rsidRPr="00346982">
        <w:rPr>
          <w:lang w:val="en-US"/>
        </w:rPr>
        <w:t xml:space="preserve"> QC flags is to support a consistent</w:t>
      </w:r>
      <w:r>
        <w:rPr>
          <w:lang w:val="en-US"/>
        </w:rPr>
        <w:t xml:space="preserve"> understanding of the nature and reliability </w:t>
      </w:r>
      <w:r w:rsidRPr="00346982">
        <w:rPr>
          <w:lang w:val="en-US"/>
        </w:rPr>
        <w:t>of exchanged daily climate data. They do not prescribe whether a value should or should not be used for a particular scientific or operational application</w:t>
      </w:r>
      <w:r w:rsidR="00EA5262">
        <w:rPr>
          <w:lang w:val="en-US"/>
        </w:rPr>
        <w:t xml:space="preserve">, but convey </w:t>
      </w:r>
      <w:r w:rsidRPr="00346982">
        <w:rPr>
          <w:lang w:val="en-US"/>
        </w:rPr>
        <w:t>the outcome of the national assessment, enabling users to make informed decisions according to their own requirements.</w:t>
      </w:r>
    </w:p>
    <w:p w14:paraId="6C158D8C" w14:textId="77777777" w:rsidR="004E641E" w:rsidRDefault="004E641E" w:rsidP="004E641E">
      <w:pPr>
        <w:rPr>
          <w:lang w:val="en-US"/>
        </w:rPr>
      </w:pPr>
      <w:r w:rsidRPr="00346982">
        <w:rPr>
          <w:lang w:val="en-US"/>
        </w:rPr>
        <w:t xml:space="preserve">Unless otherwise specified, the expression </w:t>
      </w:r>
      <w:r w:rsidRPr="00346982">
        <w:rPr>
          <w:rStyle w:val="lev"/>
          <w:lang w:val="en-US"/>
        </w:rPr>
        <w:t>"Data checked"</w:t>
      </w:r>
      <w:r w:rsidRPr="00346982">
        <w:rPr>
          <w:lang w:val="en-US"/>
        </w:rPr>
        <w:t xml:space="preserve"> indicates that the reported value has undergone the </w:t>
      </w:r>
      <w:r>
        <w:rPr>
          <w:lang w:val="en-US"/>
        </w:rPr>
        <w:t xml:space="preserve">QC </w:t>
      </w:r>
      <w:r w:rsidRPr="00346982">
        <w:rPr>
          <w:lang w:val="en-US"/>
        </w:rPr>
        <w:t>procedures considered appropriate by the originating NMHS and that an official assessment has been made regarding its suitability for operational exchange.</w:t>
      </w:r>
      <w:r>
        <w:rPr>
          <w:lang w:val="en-US"/>
        </w:rPr>
        <w:t xml:space="preserve"> It makes no warranty about how the QC analysis was performed.</w:t>
      </w:r>
    </w:p>
    <w:p w14:paraId="11E42168" w14:textId="77777777" w:rsidR="004E641E" w:rsidRPr="00346982" w:rsidRDefault="004E641E" w:rsidP="004E641E">
      <w:pPr>
        <w:rPr>
          <w:lang w:val="en-US"/>
        </w:rPr>
      </w:pPr>
      <w:r w:rsidRPr="00346982">
        <w:rPr>
          <w:lang w:val="en-US"/>
        </w:rPr>
        <w:t>The definitions given below describe the meaning of each DAYCLI QC flag</w:t>
      </w:r>
    </w:p>
    <w:p w14:paraId="77E25BD5" w14:textId="54786A3F" w:rsidR="004E641E" w:rsidRDefault="004E641E" w:rsidP="004E641E">
      <w:pPr>
        <w:pStyle w:val="Titre4"/>
        <w:ind w:left="864" w:hanging="864"/>
      </w:pPr>
      <w:bookmarkStart w:id="77" w:name="_Toc242708276"/>
      <w:r>
        <w:rPr>
          <w:rStyle w:val="lev"/>
          <w:b w:val="0"/>
          <w:bCs w:val="0"/>
        </w:rPr>
        <w:t>Data checked and declared "Good"</w:t>
      </w:r>
      <w:bookmarkEnd w:id="77"/>
    </w:p>
    <w:p w14:paraId="41E9FE67" w14:textId="2EFD4E3F" w:rsidR="004E641E" w:rsidRPr="00B70EB3" w:rsidRDefault="004E641E" w:rsidP="004E641E">
      <w:pPr>
        <w:rPr>
          <w:lang w:val="en-US"/>
        </w:rPr>
      </w:pPr>
      <w:r w:rsidRPr="00B70EB3">
        <w:rPr>
          <w:lang w:val="en-US"/>
        </w:rPr>
        <w:t xml:space="preserve">The reported daily climate value has undergone national </w:t>
      </w:r>
      <w:r>
        <w:rPr>
          <w:lang w:val="en-US"/>
        </w:rPr>
        <w:t xml:space="preserve">QC </w:t>
      </w:r>
      <w:r w:rsidRPr="00B70EB3">
        <w:rPr>
          <w:lang w:val="en-US"/>
        </w:rPr>
        <w:t xml:space="preserve">and has been assessed by the originating NMHS as providing a reliable representation of the observed variable for the </w:t>
      </w:r>
      <w:r w:rsidR="0050633A">
        <w:rPr>
          <w:lang w:val="en-US"/>
        </w:rPr>
        <w:t>C</w:t>
      </w:r>
      <w:r w:rsidRPr="00B70EB3">
        <w:rPr>
          <w:lang w:val="en-US"/>
        </w:rPr>
        <w:t xml:space="preserve">limatological </w:t>
      </w:r>
      <w:r w:rsidR="0050633A">
        <w:rPr>
          <w:lang w:val="en-US"/>
        </w:rPr>
        <w:t>D</w:t>
      </w:r>
      <w:r w:rsidRPr="00B70EB3">
        <w:rPr>
          <w:lang w:val="en-US"/>
        </w:rPr>
        <w:t>ay.</w:t>
      </w:r>
    </w:p>
    <w:p w14:paraId="48D1915B" w14:textId="7D1AFA1E" w:rsidR="004E641E" w:rsidRPr="00B70EB3" w:rsidRDefault="004E641E" w:rsidP="004E641E">
      <w:pPr>
        <w:rPr>
          <w:lang w:val="en-US"/>
        </w:rPr>
      </w:pPr>
      <w:r w:rsidRPr="00B70EB3">
        <w:rPr>
          <w:lang w:val="en-US"/>
        </w:rPr>
        <w:lastRenderedPageBreak/>
        <w:t xml:space="preserve">A value may occasionally fail an individual </w:t>
      </w:r>
      <w:r>
        <w:rPr>
          <w:lang w:val="en-US"/>
        </w:rPr>
        <w:t xml:space="preserve">QC </w:t>
      </w:r>
      <w:r w:rsidRPr="00B70EB3">
        <w:rPr>
          <w:lang w:val="en-US"/>
        </w:rPr>
        <w:t>test while still being considered reliable following expert assessment or comparison with supporting evidence. For example, an exceptionally high temperature may be confirmed by similarly high values recorded at neighboring stations during the same event.</w:t>
      </w:r>
    </w:p>
    <w:p w14:paraId="2AC22507" w14:textId="77777777" w:rsidR="004E641E" w:rsidRDefault="004E641E" w:rsidP="004E641E">
      <w:pPr>
        <w:pStyle w:val="Titre4"/>
        <w:ind w:left="864" w:hanging="864"/>
      </w:pPr>
      <w:bookmarkStart w:id="78" w:name="_Toc242708277"/>
      <w:r>
        <w:rPr>
          <w:rStyle w:val="lev"/>
          <w:b w:val="0"/>
          <w:bCs w:val="0"/>
        </w:rPr>
        <w:t>Data checked and declared "Suspect"</w:t>
      </w:r>
      <w:bookmarkEnd w:id="78"/>
    </w:p>
    <w:p w14:paraId="751356A1" w14:textId="77777777" w:rsidR="004E641E" w:rsidRDefault="004E641E" w:rsidP="004E641E">
      <w:r>
        <w:t>The reported daily climate value has undergone national QC and remains considered suitable for exchange, although some uncertainty exists regarding its accuracy.</w:t>
      </w:r>
    </w:p>
    <w:p w14:paraId="01EF5D92" w14:textId="641A04BC" w:rsidR="004E641E" w:rsidRPr="00EA0CA8" w:rsidRDefault="004E641E" w:rsidP="004E641E">
      <w:pPr>
        <w:rPr>
          <w:lang w:val="en-US"/>
        </w:rPr>
      </w:pPr>
      <w:r w:rsidRPr="00EA0CA8">
        <w:rPr>
          <w:lang w:val="en-US"/>
        </w:rPr>
        <w:t xml:space="preserve">The DAYCLI designation </w:t>
      </w:r>
      <w:r w:rsidRPr="00EA0CA8">
        <w:rPr>
          <w:rStyle w:val="lev"/>
          <w:lang w:val="en-US"/>
        </w:rPr>
        <w:t>"Suspect"</w:t>
      </w:r>
      <w:r w:rsidRPr="00EA0CA8">
        <w:rPr>
          <w:lang w:val="en-US"/>
        </w:rPr>
        <w:t xml:space="preserve"> indicates that the originating NMHS retains sufficient confidence in the value for operational exchange. </w:t>
      </w:r>
      <w:r w:rsidR="003B73E9">
        <w:rPr>
          <w:lang w:val="en-US"/>
        </w:rPr>
        <w:t xml:space="preserve">For DAYCLI purposes “Suspect” </w:t>
      </w:r>
      <w:r w:rsidRPr="00EA0CA8">
        <w:rPr>
          <w:lang w:val="en-US"/>
        </w:rPr>
        <w:t>should not be interpreted as meaning that the value is erroneous or unsuitable for use</w:t>
      </w:r>
      <w:r>
        <w:rPr>
          <w:lang w:val="en-US"/>
        </w:rPr>
        <w:t xml:space="preserve">, </w:t>
      </w:r>
      <w:r w:rsidR="003B73E9">
        <w:rPr>
          <w:lang w:val="en-US"/>
        </w:rPr>
        <w:t xml:space="preserve">although it </w:t>
      </w:r>
      <w:r>
        <w:rPr>
          <w:lang w:val="en-US"/>
        </w:rPr>
        <w:t xml:space="preserve">is </w:t>
      </w:r>
      <w:r w:rsidR="003B73E9">
        <w:rPr>
          <w:lang w:val="en-US"/>
        </w:rPr>
        <w:t xml:space="preserve">acknowledged that </w:t>
      </w:r>
      <w:r>
        <w:rPr>
          <w:lang w:val="en-US"/>
        </w:rPr>
        <w:t>some NMHSs</w:t>
      </w:r>
      <w:r w:rsidR="003B73E9">
        <w:rPr>
          <w:lang w:val="en-US"/>
        </w:rPr>
        <w:t xml:space="preserve"> do interpret Suspect in that way.</w:t>
      </w:r>
    </w:p>
    <w:p w14:paraId="56E55FE9" w14:textId="77777777" w:rsidR="004E641E" w:rsidRDefault="004E641E" w:rsidP="004E641E">
      <w:r w:rsidRPr="00EA0CA8">
        <w:rPr>
          <w:lang w:val="en-US"/>
        </w:rPr>
        <w:t xml:space="preserve">Where </w:t>
      </w:r>
      <w:r>
        <w:rPr>
          <w:lang w:val="en-US"/>
        </w:rPr>
        <w:t xml:space="preserve">QC </w:t>
      </w:r>
      <w:r w:rsidRPr="00EA0CA8">
        <w:rPr>
          <w:lang w:val="en-US"/>
        </w:rPr>
        <w:t xml:space="preserve">indicates that confidence in the value is insufficient, or the value is known to be erroneous, the value should not be exchanged. </w:t>
      </w:r>
      <w:r>
        <w:t>Instead, it should be reported as missing (Code 6).</w:t>
      </w:r>
    </w:p>
    <w:p w14:paraId="389D5E7D" w14:textId="77777777" w:rsidR="004E641E" w:rsidRDefault="004E641E" w:rsidP="004E641E">
      <w:pPr>
        <w:pStyle w:val="Titre4"/>
        <w:ind w:left="864" w:hanging="864"/>
      </w:pPr>
      <w:bookmarkStart w:id="79" w:name="_Toc242708278"/>
      <w:r>
        <w:rPr>
          <w:rStyle w:val="lev"/>
          <w:b w:val="0"/>
          <w:bCs w:val="0"/>
        </w:rPr>
        <w:t>Data checked and declared "Aggregated"</w:t>
      </w:r>
      <w:bookmarkEnd w:id="79"/>
    </w:p>
    <w:p w14:paraId="083EC106" w14:textId="61CA39BC" w:rsidR="004E641E" w:rsidRPr="002E006C" w:rsidRDefault="004E641E" w:rsidP="004E641E">
      <w:pPr>
        <w:rPr>
          <w:lang w:val="en-US"/>
        </w:rPr>
      </w:pPr>
      <w:r w:rsidRPr="00EA0CA8">
        <w:rPr>
          <w:lang w:val="en-US"/>
        </w:rPr>
        <w:t xml:space="preserve">The reported daily climate value represents an accumulation covering more than one </w:t>
      </w:r>
      <w:r w:rsidR="0050633A">
        <w:rPr>
          <w:lang w:val="en-US"/>
        </w:rPr>
        <w:t>C</w:t>
      </w:r>
      <w:r w:rsidRPr="00EA0CA8">
        <w:rPr>
          <w:lang w:val="en-US"/>
        </w:rPr>
        <w:t xml:space="preserve">limatological </w:t>
      </w:r>
      <w:r w:rsidR="0050633A">
        <w:rPr>
          <w:lang w:val="en-US"/>
        </w:rPr>
        <w:t>D</w:t>
      </w:r>
      <w:r w:rsidRPr="00EA0CA8">
        <w:rPr>
          <w:lang w:val="en-US"/>
        </w:rPr>
        <w:t>ay rather than the reported day alone.</w:t>
      </w:r>
      <w:r>
        <w:rPr>
          <w:lang w:val="en-US"/>
        </w:rPr>
        <w:t xml:space="preserve"> </w:t>
      </w:r>
      <w:r w:rsidRPr="002E006C">
        <w:rPr>
          <w:lang w:val="en-US"/>
        </w:rPr>
        <w:t xml:space="preserve">This situation is commonly associated with </w:t>
      </w:r>
      <w:r>
        <w:rPr>
          <w:lang w:val="en-US"/>
        </w:rPr>
        <w:t xml:space="preserve">precipitation readings at </w:t>
      </w:r>
      <w:r w:rsidRPr="002E006C">
        <w:rPr>
          <w:lang w:val="en-US"/>
        </w:rPr>
        <w:t xml:space="preserve">manual stations where, for instance, the gauge is not read over a weekend period. It can also occur for </w:t>
      </w:r>
      <w:r>
        <w:rPr>
          <w:lang w:val="en-US"/>
        </w:rPr>
        <w:t xml:space="preserve">fresh snow </w:t>
      </w:r>
      <w:r w:rsidRPr="002E006C">
        <w:rPr>
          <w:lang w:val="en-US"/>
        </w:rPr>
        <w:t>amount, including where snow blocks a gauge.</w:t>
      </w:r>
    </w:p>
    <w:p w14:paraId="6A7FADF6" w14:textId="77777777" w:rsidR="004E641E" w:rsidRPr="002E006C" w:rsidRDefault="004E641E" w:rsidP="004E641E">
      <w:pPr>
        <w:rPr>
          <w:lang w:val="en-US"/>
        </w:rPr>
      </w:pPr>
      <w:r>
        <w:rPr>
          <w:lang w:val="en-US"/>
        </w:rPr>
        <w:t>T</w:t>
      </w:r>
      <w:r w:rsidRPr="00EA0CA8">
        <w:rPr>
          <w:lang w:val="en-US"/>
        </w:rPr>
        <w:t xml:space="preserve">he flag may also be used for daily maximum or minimum temperature when the </w:t>
      </w:r>
      <w:r>
        <w:rPr>
          <w:lang w:val="en-US"/>
        </w:rPr>
        <w:t xml:space="preserve">reading represents the highest/lowest </w:t>
      </w:r>
      <w:r w:rsidRPr="002E006C">
        <w:rPr>
          <w:rFonts w:cs="Calibri"/>
          <w:color w:val="000000" w:themeColor="text1"/>
          <w:sz w:val="24"/>
          <w:szCs w:val="24"/>
          <w:lang w:val="en-US"/>
        </w:rPr>
        <w:t>value across a period of several days</w:t>
      </w:r>
      <w:r>
        <w:rPr>
          <w:lang w:val="en-US"/>
        </w:rPr>
        <w:t xml:space="preserve">. </w:t>
      </w:r>
      <w:r w:rsidRPr="002E006C">
        <w:rPr>
          <w:rFonts w:cs="Calibri"/>
          <w:color w:val="000000" w:themeColor="text1"/>
          <w:sz w:val="24"/>
          <w:szCs w:val="24"/>
          <w:lang w:val="en-US"/>
        </w:rPr>
        <w:t xml:space="preserve">In such cases, unless it is obvious which day the extreme occurred on, “Aggregated” is recommended. </w:t>
      </w:r>
    </w:p>
    <w:p w14:paraId="3F41ABB5" w14:textId="77777777" w:rsidR="004E641E" w:rsidRPr="00EA0CA8" w:rsidRDefault="004E641E" w:rsidP="004E641E">
      <w:pPr>
        <w:rPr>
          <w:lang w:val="en-US"/>
        </w:rPr>
      </w:pPr>
      <w:r w:rsidRPr="00EA0CA8">
        <w:rPr>
          <w:lang w:val="en-US"/>
        </w:rPr>
        <w:t>An illustrative example is provided in the relevant use case.</w:t>
      </w:r>
    </w:p>
    <w:p w14:paraId="55650376" w14:textId="77777777" w:rsidR="004E641E" w:rsidRDefault="004E641E" w:rsidP="004E641E">
      <w:pPr>
        <w:pStyle w:val="Titre4"/>
        <w:ind w:left="864" w:hanging="864"/>
      </w:pPr>
      <w:bookmarkStart w:id="80" w:name="_Toc242708279"/>
      <w:r>
        <w:rPr>
          <w:rStyle w:val="lev"/>
          <w:b w:val="0"/>
          <w:bCs w:val="0"/>
        </w:rPr>
        <w:t>Data checked and declared "Out of instrument range / Instrument failure"</w:t>
      </w:r>
      <w:bookmarkEnd w:id="80"/>
    </w:p>
    <w:p w14:paraId="1F42B55D" w14:textId="77777777" w:rsidR="004E641E" w:rsidRDefault="004E641E" w:rsidP="004E641E">
      <w:pPr>
        <w:spacing w:before="100" w:beforeAutospacing="1" w:after="100" w:afterAutospacing="1"/>
      </w:pPr>
      <w:r>
        <w:t>The reported daily climate value could not be determined accurately because the measurement exceeded the operating range of the instrument or because instrument failure prevented complete measurement. However, sufficient information exists to establish that the true value equals or exceeds a known lower bound.</w:t>
      </w:r>
    </w:p>
    <w:p w14:paraId="5D346F0D" w14:textId="77777777" w:rsidR="004E641E" w:rsidRPr="00EA0CA8" w:rsidRDefault="004E641E" w:rsidP="004E641E">
      <w:pPr>
        <w:rPr>
          <w:lang w:val="en-US"/>
        </w:rPr>
      </w:pPr>
      <w:r w:rsidRPr="00EA0CA8">
        <w:rPr>
          <w:lang w:val="en-US"/>
        </w:rPr>
        <w:t>This flag most commonly applies to precipitation measurements when rainfall exceeds the capacity of a rain gauge. Although the exact amount of precipitation cannot be determined, the recorded value indicates that the actual precipitation was at least equal to the instrument capacity. Such situations are often associated with heavy rainfall events of particular climatological or hydrological significance.</w:t>
      </w:r>
    </w:p>
    <w:p w14:paraId="3F951D64" w14:textId="77777777" w:rsidR="004E641E" w:rsidRPr="00EA0CA8" w:rsidRDefault="004E641E" w:rsidP="004E641E">
      <w:pPr>
        <w:rPr>
          <w:lang w:val="en-US"/>
        </w:rPr>
      </w:pPr>
      <w:r w:rsidRPr="00EA0CA8">
        <w:rPr>
          <w:lang w:val="en-US"/>
        </w:rPr>
        <w:t xml:space="preserve">The flag may also be used when an instrument fails during an observation period </w:t>
      </w:r>
      <w:r w:rsidRPr="002E006C">
        <w:rPr>
          <w:rStyle w:val="cf01"/>
          <w:rFonts w:ascii="Calibri" w:hAnsi="Calibri" w:cs="Calibri"/>
          <w:sz w:val="22"/>
          <w:szCs w:val="22"/>
          <w:lang w:val="en-US"/>
        </w:rPr>
        <w:t xml:space="preserve">(e.g. </w:t>
      </w:r>
      <w:r>
        <w:rPr>
          <w:rStyle w:val="cf01"/>
          <w:rFonts w:ascii="Calibri" w:hAnsi="Calibri" w:cs="Calibri"/>
          <w:sz w:val="22"/>
          <w:szCs w:val="22"/>
          <w:lang w:val="en-US"/>
        </w:rPr>
        <w:t>due to l</w:t>
      </w:r>
      <w:r w:rsidRPr="002E006C">
        <w:rPr>
          <w:rStyle w:val="cf01"/>
          <w:rFonts w:ascii="Calibri" w:hAnsi="Calibri" w:cs="Calibri"/>
          <w:sz w:val="22"/>
          <w:szCs w:val="22"/>
          <w:lang w:val="en-US"/>
        </w:rPr>
        <w:t xml:space="preserve">oss of communications) </w:t>
      </w:r>
      <w:r w:rsidRPr="00EA0CA8">
        <w:rPr>
          <w:lang w:val="en-US"/>
        </w:rPr>
        <w:t>but sufficient information remains available to establish a meaningful lower bound. For example, an automated rain gauge may fail during an ongoing precipitation event after recording part of the accumulated rainfall.</w:t>
      </w:r>
    </w:p>
    <w:p w14:paraId="56954CBC" w14:textId="2CDE2615" w:rsidR="004E641E" w:rsidRPr="002E006C" w:rsidRDefault="004E641E" w:rsidP="004E641E">
      <w:pPr>
        <w:rPr>
          <w:rStyle w:val="cf01"/>
          <w:rFonts w:ascii="Calibri" w:hAnsi="Calibri" w:cs="Calibri"/>
          <w:sz w:val="22"/>
          <w:szCs w:val="22"/>
          <w:lang w:val="en-US"/>
        </w:rPr>
      </w:pPr>
      <w:r w:rsidRPr="00EA0CA8">
        <w:rPr>
          <w:lang w:val="en-US"/>
        </w:rPr>
        <w:t>The use of this flag is left to the discretion of the originating NMHS</w:t>
      </w:r>
      <w:r>
        <w:rPr>
          <w:lang w:val="en-US"/>
        </w:rPr>
        <w:t xml:space="preserve"> to decide w</w:t>
      </w:r>
      <w:r w:rsidRPr="002E006C">
        <w:rPr>
          <w:rStyle w:val="cf01"/>
          <w:rFonts w:ascii="Calibri" w:hAnsi="Calibri" w:cs="Calibri"/>
          <w:sz w:val="22"/>
          <w:szCs w:val="22"/>
          <w:lang w:val="en-US"/>
        </w:rPr>
        <w:t>hether this approach should be used, or whether the value is simply flagged as “missing</w:t>
      </w:r>
      <w:r w:rsidRPr="002E006C">
        <w:rPr>
          <w:rStyle w:val="Appeldenotedefin"/>
          <w:rFonts w:ascii="Calibri" w:hAnsi="Calibri" w:cs="Calibri"/>
          <w:lang w:val="en-US"/>
        </w:rPr>
        <w:endnoteReference w:id="2"/>
      </w:r>
      <w:r w:rsidRPr="002E006C">
        <w:rPr>
          <w:rStyle w:val="cf01"/>
          <w:rFonts w:ascii="Calibri" w:hAnsi="Calibri" w:cs="Calibri"/>
          <w:sz w:val="22"/>
          <w:szCs w:val="22"/>
          <w:lang w:val="en-US"/>
        </w:rPr>
        <w:t xml:space="preserve">”. See the Use Case example </w:t>
      </w:r>
      <w:r w:rsidR="002043EC">
        <w:rPr>
          <w:rStyle w:val="cf01"/>
          <w:rFonts w:ascii="Calibri" w:hAnsi="Calibri" w:cs="Calibri"/>
          <w:sz w:val="22"/>
          <w:szCs w:val="22"/>
          <w:lang w:val="en-US"/>
        </w:rPr>
        <w:t>5.8.4.4</w:t>
      </w:r>
      <w:r>
        <w:rPr>
          <w:rStyle w:val="cf01"/>
          <w:rFonts w:ascii="Calibri" w:hAnsi="Calibri" w:cs="Calibri"/>
          <w:sz w:val="22"/>
          <w:szCs w:val="22"/>
          <w:lang w:val="en-US"/>
        </w:rPr>
        <w:t xml:space="preserve"> </w:t>
      </w:r>
      <w:r w:rsidRPr="002E006C">
        <w:rPr>
          <w:rStyle w:val="cf01"/>
          <w:rFonts w:ascii="Calibri" w:hAnsi="Calibri" w:cs="Calibri"/>
          <w:sz w:val="22"/>
          <w:szCs w:val="22"/>
          <w:lang w:val="en-US"/>
        </w:rPr>
        <w:t xml:space="preserve">below. </w:t>
      </w:r>
    </w:p>
    <w:p w14:paraId="38ADA61C" w14:textId="77777777" w:rsidR="004E641E" w:rsidRPr="00EA0CA8" w:rsidRDefault="004E641E" w:rsidP="004E641E">
      <w:pPr>
        <w:rPr>
          <w:lang w:val="en-US"/>
        </w:rPr>
      </w:pPr>
      <w:r>
        <w:t xml:space="preserve">Of course, it may also apply when an instrument is destroyed, by either the event itself or some other cause. </w:t>
      </w:r>
      <w:r w:rsidRPr="00EA0CA8">
        <w:rPr>
          <w:lang w:val="en-US"/>
        </w:rPr>
        <w:t xml:space="preserve">If an instrument remains unavailable following failure or damage, this flag will typically be followed on subsequent days by </w:t>
      </w:r>
      <w:r w:rsidRPr="00EA0CA8">
        <w:rPr>
          <w:rStyle w:val="lev"/>
          <w:lang w:val="en-US"/>
        </w:rPr>
        <w:t>"Daily value not provided"</w:t>
      </w:r>
      <w:r w:rsidRPr="00EA0CA8">
        <w:rPr>
          <w:lang w:val="en-US"/>
        </w:rPr>
        <w:t>.</w:t>
      </w:r>
    </w:p>
    <w:p w14:paraId="78CA4387" w14:textId="77777777" w:rsidR="004E641E" w:rsidRDefault="004E641E" w:rsidP="004E641E">
      <w:pPr>
        <w:pStyle w:val="Titre4"/>
        <w:ind w:left="864" w:hanging="864"/>
      </w:pPr>
      <w:bookmarkStart w:id="82" w:name="_Toc242708280"/>
      <w:r>
        <w:rPr>
          <w:rStyle w:val="lev"/>
          <w:b w:val="0"/>
          <w:bCs w:val="0"/>
        </w:rPr>
        <w:t>Data checked and declared "Aggregated and out of instrument range"</w:t>
      </w:r>
      <w:bookmarkEnd w:id="82"/>
    </w:p>
    <w:p w14:paraId="028D9D90" w14:textId="26447F8E" w:rsidR="004E641E" w:rsidRPr="00EA0CA8" w:rsidRDefault="004E641E" w:rsidP="004E641E">
      <w:pPr>
        <w:rPr>
          <w:lang w:val="en-US"/>
        </w:rPr>
      </w:pPr>
      <w:r w:rsidRPr="00EA0CA8">
        <w:rPr>
          <w:lang w:val="en-US"/>
        </w:rPr>
        <w:t xml:space="preserve">This flag combines the characteristics of the </w:t>
      </w:r>
      <w:r w:rsidRPr="00EA0CA8">
        <w:rPr>
          <w:rStyle w:val="lev"/>
          <w:lang w:val="en-US"/>
        </w:rPr>
        <w:t>"Aggregated"</w:t>
      </w:r>
      <w:r w:rsidRPr="00EA0CA8">
        <w:rPr>
          <w:lang w:val="en-US"/>
        </w:rPr>
        <w:t xml:space="preserve"> and </w:t>
      </w:r>
      <w:r w:rsidRPr="00EA0CA8">
        <w:rPr>
          <w:rStyle w:val="lev"/>
          <w:lang w:val="en-US"/>
        </w:rPr>
        <w:t>"Out of instrument range / Instrument failure"</w:t>
      </w:r>
      <w:r w:rsidRPr="00EA0CA8">
        <w:rPr>
          <w:lang w:val="en-US"/>
        </w:rPr>
        <w:t xml:space="preserve"> QC flags.</w:t>
      </w:r>
      <w:r>
        <w:rPr>
          <w:lang w:val="en-US"/>
        </w:rPr>
        <w:t xml:space="preserve"> </w:t>
      </w:r>
      <w:r w:rsidRPr="00EA0CA8">
        <w:rPr>
          <w:lang w:val="en-US"/>
        </w:rPr>
        <w:t xml:space="preserve">The reported daily climate value represents both an accumulation over more than one </w:t>
      </w:r>
      <w:r w:rsidR="0050633A">
        <w:rPr>
          <w:lang w:val="en-US"/>
        </w:rPr>
        <w:t>C</w:t>
      </w:r>
      <w:r w:rsidRPr="00EA0CA8">
        <w:rPr>
          <w:lang w:val="en-US"/>
        </w:rPr>
        <w:t xml:space="preserve">limatological </w:t>
      </w:r>
      <w:r w:rsidR="0050633A">
        <w:rPr>
          <w:lang w:val="en-US"/>
        </w:rPr>
        <w:t>D</w:t>
      </w:r>
      <w:r w:rsidRPr="00EA0CA8">
        <w:rPr>
          <w:lang w:val="en-US"/>
        </w:rPr>
        <w:t xml:space="preserve">ay </w:t>
      </w:r>
      <w:r>
        <w:rPr>
          <w:lang w:val="en-US"/>
        </w:rPr>
        <w:t xml:space="preserve">AND </w:t>
      </w:r>
      <w:r w:rsidRPr="00EA0CA8">
        <w:rPr>
          <w:lang w:val="en-US"/>
        </w:rPr>
        <w:t xml:space="preserve">a value that exceeded the operating range of the measuring instrument or was </w:t>
      </w:r>
      <w:r w:rsidRPr="00EA0CA8">
        <w:rPr>
          <w:lang w:val="en-US"/>
        </w:rPr>
        <w:lastRenderedPageBreak/>
        <w:t>affected by instrument failure, while a meaningful lower bound remains known.</w:t>
      </w:r>
      <w:r>
        <w:rPr>
          <w:lang w:val="en-US"/>
        </w:rPr>
        <w:t xml:space="preserve"> </w:t>
      </w:r>
      <w:r w:rsidRPr="00EA0CA8">
        <w:rPr>
          <w:lang w:val="en-US"/>
        </w:rPr>
        <w:t>It most commonly applies to precipitation measurements where an accumulated total spans several days and the recording instrument has overflowed or otherwise failed to capture the complete amount.</w:t>
      </w:r>
    </w:p>
    <w:p w14:paraId="0DE2592F" w14:textId="77777777" w:rsidR="004E641E" w:rsidRDefault="004E641E" w:rsidP="004E641E">
      <w:pPr>
        <w:pStyle w:val="Titre4"/>
        <w:ind w:left="864" w:hanging="864"/>
      </w:pPr>
      <w:bookmarkStart w:id="83" w:name="_Toc242708281"/>
      <w:r>
        <w:rPr>
          <w:rStyle w:val="lev"/>
          <w:b w:val="0"/>
          <w:bCs w:val="0"/>
        </w:rPr>
        <w:t>Parameter is not measured at the station</w:t>
      </w:r>
      <w:bookmarkEnd w:id="83"/>
    </w:p>
    <w:p w14:paraId="3F841893" w14:textId="77777777" w:rsidR="004E641E" w:rsidRPr="009A4C8A" w:rsidRDefault="004E641E" w:rsidP="004E641E">
      <w:pPr>
        <w:rPr>
          <w:lang w:val="en-US"/>
        </w:rPr>
      </w:pPr>
      <w:r w:rsidRPr="009A4C8A">
        <w:rPr>
          <w:lang w:val="en-US"/>
        </w:rPr>
        <w:t>The reported parameter is not measured at the station because the required observing capability is unavailable.</w:t>
      </w:r>
    </w:p>
    <w:p w14:paraId="49AF883B" w14:textId="77777777" w:rsidR="004E641E" w:rsidRPr="009A4C8A" w:rsidRDefault="004E641E" w:rsidP="004E641E">
      <w:pPr>
        <w:rPr>
          <w:lang w:val="en-US"/>
        </w:rPr>
      </w:pPr>
      <w:r w:rsidRPr="009A4C8A">
        <w:rPr>
          <w:lang w:val="en-US"/>
        </w:rPr>
        <w:t>This flag normally applies where the station is not equipped with the appropriate instrument, for example where no snow measurement equipment is installed. It may also be used when the required instrumentation is temporarily unavailable because of maintenance, damage or other operational reasons.</w:t>
      </w:r>
    </w:p>
    <w:p w14:paraId="6E0A2E8D" w14:textId="77777777" w:rsidR="004E641E" w:rsidRDefault="004E641E" w:rsidP="004E641E">
      <w:pPr>
        <w:pStyle w:val="Titre4"/>
        <w:ind w:left="864" w:hanging="864"/>
      </w:pPr>
      <w:bookmarkStart w:id="84" w:name="_Toc242708282"/>
      <w:r>
        <w:rPr>
          <w:rStyle w:val="lev"/>
          <w:b w:val="0"/>
          <w:bCs w:val="0"/>
        </w:rPr>
        <w:t>Daily value not provided</w:t>
      </w:r>
      <w:bookmarkEnd w:id="84"/>
    </w:p>
    <w:p w14:paraId="17A8BF60" w14:textId="77777777" w:rsidR="004E641E" w:rsidRPr="009A4C8A" w:rsidRDefault="004E641E" w:rsidP="004E641E">
      <w:pPr>
        <w:rPr>
          <w:lang w:val="en-US"/>
        </w:rPr>
      </w:pPr>
      <w:r w:rsidRPr="009A4C8A">
        <w:rPr>
          <w:lang w:val="en-US"/>
        </w:rPr>
        <w:t>No daily climate value is available for exchange.</w:t>
      </w:r>
    </w:p>
    <w:p w14:paraId="3FC28BEF" w14:textId="77777777" w:rsidR="004E641E" w:rsidRDefault="004E641E" w:rsidP="004E641E">
      <w:pPr>
        <w:rPr>
          <w:lang w:val="en-US"/>
        </w:rPr>
      </w:pPr>
      <w:r w:rsidRPr="009A4C8A">
        <w:rPr>
          <w:lang w:val="en-US"/>
        </w:rPr>
        <w:t>This flag may apply for a variety of reasons, including transmission failures, the absence of an observer, or other operational circumstances that prevent the daily value from being reported. It also applies where the originating NMHS considers the available value</w:t>
      </w:r>
      <w:r>
        <w:rPr>
          <w:lang w:val="en-US"/>
        </w:rPr>
        <w:t xml:space="preserve"> is </w:t>
      </w:r>
      <w:r w:rsidRPr="009A4C8A">
        <w:rPr>
          <w:lang w:val="en-US"/>
        </w:rPr>
        <w:t>insufficiently reliable for scientific or operational use and therefore chooses not to exchange it.</w:t>
      </w:r>
    </w:p>
    <w:p w14:paraId="257F234C" w14:textId="77777777" w:rsidR="004E641E" w:rsidRPr="009A4C8A" w:rsidRDefault="004E641E" w:rsidP="004E641E">
      <w:pPr>
        <w:rPr>
          <w:lang w:val="en-US"/>
        </w:rPr>
      </w:pPr>
    </w:p>
    <w:p w14:paraId="1979DB6D" w14:textId="77777777" w:rsidR="004E641E" w:rsidRDefault="004E641E" w:rsidP="004E641E">
      <w:pPr>
        <w:pStyle w:val="Titre4"/>
        <w:ind w:left="864" w:hanging="864"/>
      </w:pPr>
      <w:bookmarkStart w:id="85" w:name="_Toc242708283"/>
      <w:r>
        <w:rPr>
          <w:rStyle w:val="lev"/>
          <w:b w:val="0"/>
          <w:bCs w:val="0"/>
        </w:rPr>
        <w:t>Data unchecked</w:t>
      </w:r>
      <w:bookmarkEnd w:id="85"/>
    </w:p>
    <w:p w14:paraId="72E39CA4" w14:textId="77777777" w:rsidR="004E641E" w:rsidRPr="009A4C8A" w:rsidRDefault="004E641E" w:rsidP="004E641E">
      <w:pPr>
        <w:rPr>
          <w:lang w:val="en-US"/>
        </w:rPr>
      </w:pPr>
      <w:r w:rsidRPr="009A4C8A">
        <w:rPr>
          <w:lang w:val="en-US"/>
        </w:rPr>
        <w:t xml:space="preserve">The reported daily climate value has not undergone the national </w:t>
      </w:r>
      <w:r>
        <w:rPr>
          <w:lang w:val="en-US"/>
        </w:rPr>
        <w:t xml:space="preserve">QC </w:t>
      </w:r>
      <w:r w:rsidRPr="009A4C8A">
        <w:rPr>
          <w:lang w:val="en-US"/>
        </w:rPr>
        <w:t>procedures normally applied by the originating NMHS.</w:t>
      </w:r>
    </w:p>
    <w:p w14:paraId="20FD3AB0" w14:textId="10C02C22" w:rsidR="004E641E" w:rsidRDefault="004E641E" w:rsidP="004E641E">
      <w:pPr>
        <w:rPr>
          <w:lang w:val="en-US"/>
        </w:rPr>
      </w:pPr>
      <w:r w:rsidRPr="009A4C8A">
        <w:rPr>
          <w:lang w:val="en-US"/>
        </w:rPr>
        <w:t>This flag indicates that</w:t>
      </w:r>
      <w:r>
        <w:rPr>
          <w:lang w:val="en-US"/>
        </w:rPr>
        <w:t xml:space="preserve"> </w:t>
      </w:r>
      <w:r w:rsidRPr="009A4C8A">
        <w:rPr>
          <w:lang w:val="en-US"/>
        </w:rPr>
        <w:t>no climat</w:t>
      </w:r>
      <w:r w:rsidR="00EA5262">
        <w:rPr>
          <w:lang w:val="en-US"/>
        </w:rPr>
        <w:t xml:space="preserve">e data </w:t>
      </w:r>
      <w:r>
        <w:rPr>
          <w:lang w:val="en-US"/>
        </w:rPr>
        <w:t xml:space="preserve">QC </w:t>
      </w:r>
      <w:r w:rsidRPr="009A4C8A">
        <w:rPr>
          <w:lang w:val="en-US"/>
        </w:rPr>
        <w:t>has been performed</w:t>
      </w:r>
      <w:r>
        <w:rPr>
          <w:lang w:val="en-US"/>
        </w:rPr>
        <w:t xml:space="preserve"> on the value</w:t>
      </w:r>
      <w:r w:rsidRPr="009A4C8A">
        <w:rPr>
          <w:lang w:val="en-US"/>
        </w:rPr>
        <w:t>, apart from basic system-level checks such as data format, transmission or database integrity tests</w:t>
      </w:r>
      <w:r>
        <w:rPr>
          <w:lang w:val="en-US"/>
        </w:rPr>
        <w:t xml:space="preserve"> that </w:t>
      </w:r>
      <w:r w:rsidRPr="002E006C">
        <w:rPr>
          <w:lang w:val="en-US"/>
        </w:rPr>
        <w:t>will only catch gross errors, e.g., data that are physically impossible, or nearly so.</w:t>
      </w:r>
      <w:r w:rsidRPr="009A4C8A">
        <w:rPr>
          <w:lang w:val="en-US"/>
        </w:rPr>
        <w:t xml:space="preserve"> </w:t>
      </w:r>
      <w:r w:rsidRPr="002E006C">
        <w:rPr>
          <w:lang w:val="en-US"/>
        </w:rPr>
        <w:t xml:space="preserve">When assigning “Data unchecked” to a value to be reported in DAYCLI messages, the implication is </w:t>
      </w:r>
      <w:r>
        <w:rPr>
          <w:lang w:val="en-US"/>
        </w:rPr>
        <w:t xml:space="preserve">that checks on </w:t>
      </w:r>
      <w:r w:rsidRPr="002E006C">
        <w:rPr>
          <w:lang w:val="en-US"/>
        </w:rPr>
        <w:t>internal consistency, statistical (range) checks, temporal or spatial consistency checks,</w:t>
      </w:r>
      <w:r>
        <w:rPr>
          <w:lang w:val="en-US"/>
        </w:rPr>
        <w:t xml:space="preserve"> etc</w:t>
      </w:r>
      <w:r w:rsidR="00950D87">
        <w:rPr>
          <w:lang w:val="en-US"/>
        </w:rPr>
        <w:t>.</w:t>
      </w:r>
      <w:r>
        <w:rPr>
          <w:lang w:val="en-US"/>
        </w:rPr>
        <w:t xml:space="preserve">, have not been applied. </w:t>
      </w:r>
    </w:p>
    <w:p w14:paraId="2DC13633" w14:textId="183297FF" w:rsidR="004E641E" w:rsidRDefault="004E641E" w:rsidP="004E641E">
      <w:pPr>
        <w:rPr>
          <w:lang w:val="en-US"/>
        </w:rPr>
      </w:pPr>
      <w:r w:rsidRPr="009A4C8A">
        <w:rPr>
          <w:lang w:val="en-US"/>
        </w:rPr>
        <w:t xml:space="preserve">Users should therefore interpret the reported value with appropriate caution until national </w:t>
      </w:r>
      <w:r w:rsidR="005567BB">
        <w:rPr>
          <w:lang w:val="en-US"/>
        </w:rPr>
        <w:t>QC</w:t>
      </w:r>
      <w:r w:rsidRPr="009A4C8A">
        <w:rPr>
          <w:lang w:val="en-US"/>
        </w:rPr>
        <w:t xml:space="preserve"> has been completed.</w:t>
      </w:r>
    </w:p>
    <w:p w14:paraId="68490835" w14:textId="77777777" w:rsidR="004E641E" w:rsidRDefault="004E641E" w:rsidP="004E641E">
      <w:pPr>
        <w:pStyle w:val="Titre4"/>
        <w:ind w:left="864" w:hanging="864"/>
      </w:pPr>
      <w:bookmarkStart w:id="86" w:name="_Toc242708284"/>
      <w:r>
        <w:rPr>
          <w:rStyle w:val="lev"/>
          <w:b w:val="0"/>
          <w:bCs w:val="0"/>
        </w:rPr>
        <w:t>Quality control information unavailable</w:t>
      </w:r>
      <w:bookmarkEnd w:id="86"/>
    </w:p>
    <w:p w14:paraId="54CCD69C" w14:textId="193E3D9E" w:rsidR="004E641E" w:rsidRPr="009A4C8A" w:rsidRDefault="004E641E" w:rsidP="004E641E">
      <w:pPr>
        <w:rPr>
          <w:lang w:val="en-US"/>
        </w:rPr>
      </w:pPr>
      <w:r w:rsidRPr="009A4C8A">
        <w:rPr>
          <w:lang w:val="en-US"/>
        </w:rPr>
        <w:t xml:space="preserve">A reported daily climate value is available, but no information is provided regarding its </w:t>
      </w:r>
      <w:r w:rsidR="003B73E9">
        <w:rPr>
          <w:lang w:val="en-US"/>
        </w:rPr>
        <w:t xml:space="preserve">QC </w:t>
      </w:r>
      <w:r w:rsidRPr="009A4C8A">
        <w:rPr>
          <w:lang w:val="en-US"/>
        </w:rPr>
        <w:t>status.</w:t>
      </w:r>
    </w:p>
    <w:p w14:paraId="5151F417" w14:textId="67FDE315" w:rsidR="004E641E" w:rsidRPr="009A4C8A" w:rsidRDefault="004E641E" w:rsidP="004E641E">
      <w:pPr>
        <w:rPr>
          <w:lang w:val="en-US"/>
        </w:rPr>
      </w:pPr>
      <w:r w:rsidRPr="009A4C8A">
        <w:rPr>
          <w:lang w:val="en-US"/>
        </w:rPr>
        <w:t xml:space="preserve">This flag does not indicate whether national </w:t>
      </w:r>
      <w:r w:rsidR="003B73E9">
        <w:rPr>
          <w:lang w:val="en-US"/>
        </w:rPr>
        <w:t>QC</w:t>
      </w:r>
      <w:r w:rsidRPr="009A4C8A">
        <w:rPr>
          <w:lang w:val="en-US"/>
        </w:rPr>
        <w:t xml:space="preserve"> has or has not been performed. It simply indicates that no </w:t>
      </w:r>
      <w:r w:rsidR="005567BB">
        <w:rPr>
          <w:lang w:val="en-US"/>
        </w:rPr>
        <w:t>QC</w:t>
      </w:r>
      <w:r w:rsidRPr="009A4C8A">
        <w:rPr>
          <w:lang w:val="en-US"/>
        </w:rPr>
        <w:t xml:space="preserve"> information is available for exchange.</w:t>
      </w:r>
    </w:p>
    <w:p w14:paraId="500DF2E4" w14:textId="474EC438" w:rsidR="004E641E" w:rsidRPr="009D613A" w:rsidRDefault="004E641E" w:rsidP="004E641E">
      <w:pPr>
        <w:rPr>
          <w:b/>
          <w:bCs/>
          <w:i/>
          <w:lang w:val="en-US"/>
        </w:rPr>
      </w:pPr>
      <w:r w:rsidRPr="009D613A">
        <w:rPr>
          <w:b/>
          <w:bCs/>
          <w:i/>
          <w:lang w:val="en-US"/>
        </w:rPr>
        <w:t xml:space="preserve">Note that NMHSs are encouraged to update previously exchanged DAYCLI messages whenever improved quality assessments become available following additional </w:t>
      </w:r>
      <w:r w:rsidR="003B73E9">
        <w:rPr>
          <w:b/>
          <w:bCs/>
          <w:i/>
          <w:lang w:val="en-US"/>
        </w:rPr>
        <w:t>QC</w:t>
      </w:r>
      <w:r w:rsidRPr="009D613A">
        <w:rPr>
          <w:b/>
          <w:bCs/>
          <w:i/>
          <w:lang w:val="en-US"/>
        </w:rPr>
        <w:t xml:space="preserve"> or the receipt of new information.</w:t>
      </w:r>
    </w:p>
    <w:p w14:paraId="422BFB2E" w14:textId="5FCFD719" w:rsidR="004E641E" w:rsidRPr="009A4C8A" w:rsidRDefault="004E641E" w:rsidP="004E641E">
      <w:pPr>
        <w:rPr>
          <w:i/>
          <w:lang w:val="en-US"/>
        </w:rPr>
      </w:pPr>
      <w:r w:rsidRPr="009A4C8A">
        <w:rPr>
          <w:i/>
          <w:lang w:val="en-US"/>
        </w:rPr>
        <w:t xml:space="preserve">To assist Members in applying the DAYCLI </w:t>
      </w:r>
      <w:r w:rsidR="003B73E9">
        <w:rPr>
          <w:i/>
          <w:lang w:val="en-US"/>
        </w:rPr>
        <w:t>QC</w:t>
      </w:r>
      <w:r w:rsidRPr="009A4C8A">
        <w:rPr>
          <w:i/>
          <w:lang w:val="en-US"/>
        </w:rPr>
        <w:t xml:space="preserve"> flags consistently, a number of illustrative use cases are presented in the following section. These examples describe typical operational situations and provide guidance on the selection of the most appropriate QC flag.</w:t>
      </w:r>
    </w:p>
    <w:p w14:paraId="2C4FF232" w14:textId="77777777" w:rsidR="004E641E" w:rsidRDefault="004E641E" w:rsidP="004E641E">
      <w:pPr>
        <w:pStyle w:val="Titre3"/>
      </w:pPr>
      <w:bookmarkStart w:id="87" w:name="_Toc242708285"/>
      <w:r>
        <w:rPr>
          <w:rStyle w:val="lev"/>
          <w:b/>
          <w:bCs/>
        </w:rPr>
        <w:t>Illustrative Examples of QC Flag Assignment</w:t>
      </w:r>
      <w:bookmarkEnd w:id="87"/>
    </w:p>
    <w:p w14:paraId="120B43E1" w14:textId="665E4AA9" w:rsidR="004E641E" w:rsidRPr="009A4C8A" w:rsidRDefault="004E641E" w:rsidP="004E641E">
      <w:pPr>
        <w:rPr>
          <w:lang w:val="en-US"/>
        </w:rPr>
      </w:pPr>
      <w:r w:rsidRPr="009A4C8A">
        <w:rPr>
          <w:lang w:val="en-US"/>
        </w:rPr>
        <w:t>This section provides illustrative use cases to support a common understanding of how DAYCLI QC flags may be assigned and interpreted in typical climatological situations. The examples are illustrative only and do not prescribe national quality control decisions or the assignment of QC flags.</w:t>
      </w:r>
    </w:p>
    <w:p w14:paraId="5537CECD" w14:textId="77777777" w:rsidR="004E641E" w:rsidRPr="009A4C8A" w:rsidRDefault="004E641E" w:rsidP="004E641E">
      <w:pPr>
        <w:rPr>
          <w:lang w:val="en-US"/>
        </w:rPr>
      </w:pPr>
      <w:r w:rsidRPr="009A4C8A">
        <w:rPr>
          <w:lang w:val="en-US"/>
        </w:rPr>
        <w:t xml:space="preserve">The use cases describe situations frequently encountered in the production of daily climate data, including missing observations, partial data availability, aggregation of </w:t>
      </w:r>
      <w:r>
        <w:rPr>
          <w:lang w:val="en-US"/>
        </w:rPr>
        <w:t xml:space="preserve">sub-daily </w:t>
      </w:r>
      <w:r w:rsidRPr="009A4C8A">
        <w:rPr>
          <w:lang w:val="en-US"/>
        </w:rPr>
        <w:t xml:space="preserve">observations into daily climate values, </w:t>
      </w:r>
      <w:r w:rsidRPr="009A4C8A">
        <w:rPr>
          <w:lang w:val="en-US"/>
        </w:rPr>
        <w:lastRenderedPageBreak/>
        <w:t>instrument limitations, snow-related effects on precipitation measurements, and extreme or unusual climate events.</w:t>
      </w:r>
    </w:p>
    <w:p w14:paraId="590573ED" w14:textId="646ECD5F" w:rsidR="004E641E" w:rsidRPr="009A4C8A" w:rsidRDefault="004E641E" w:rsidP="004E641E">
      <w:pPr>
        <w:rPr>
          <w:lang w:val="en-US"/>
        </w:rPr>
      </w:pPr>
      <w:r w:rsidRPr="009A4C8A">
        <w:rPr>
          <w:lang w:val="en-US"/>
        </w:rPr>
        <w:t>In some situations, a daily climate value may legitimately be exchanged even though known limitations exist. Appropriate QC flags allow these limitations to be documented transparently without necessarily excluding the value from climatological analyses. For example, a daily precipitation total affected by snow</w:t>
      </w:r>
      <w:r w:rsidR="003B73E9">
        <w:rPr>
          <w:lang w:val="en-US"/>
        </w:rPr>
        <w:t xml:space="preserve"> blockage</w:t>
      </w:r>
      <w:r w:rsidRPr="009A4C8A">
        <w:rPr>
          <w:lang w:val="en-US"/>
        </w:rPr>
        <w:t xml:space="preserve"> or wind </w:t>
      </w:r>
      <w:proofErr w:type="spellStart"/>
      <w:r w:rsidRPr="009A4C8A">
        <w:rPr>
          <w:lang w:val="en-US"/>
        </w:rPr>
        <w:t>undercatch</w:t>
      </w:r>
      <w:proofErr w:type="spellEnd"/>
      <w:r w:rsidRPr="009A4C8A">
        <w:rPr>
          <w:lang w:val="en-US"/>
        </w:rPr>
        <w:t xml:space="preserve"> may still provide valuable climatological information when accompanied by an appropriate QC flag.</w:t>
      </w:r>
    </w:p>
    <w:p w14:paraId="413D22B0" w14:textId="77777777" w:rsidR="004E641E" w:rsidRPr="009A4C8A" w:rsidRDefault="004E641E" w:rsidP="004E641E">
      <w:pPr>
        <w:rPr>
          <w:lang w:val="en-US"/>
        </w:rPr>
      </w:pPr>
      <w:r w:rsidRPr="009A4C8A">
        <w:rPr>
          <w:lang w:val="en-US"/>
        </w:rPr>
        <w:t>The assignment of QC flags should always reflect the expert judgement of the originating NMHS and its established climatological practices. These examples are intended to promote a consistent interpretation of exchanged quality information at regional and global levels rather than to establish acceptance or rejection criteria for daily climate data.</w:t>
      </w:r>
    </w:p>
    <w:p w14:paraId="6168A0BD" w14:textId="77777777" w:rsidR="004E641E" w:rsidRPr="009A4C8A" w:rsidRDefault="004E641E" w:rsidP="004E641E">
      <w:pPr>
        <w:rPr>
          <w:lang w:val="en-US"/>
        </w:rPr>
      </w:pPr>
      <w:r w:rsidRPr="009A4C8A">
        <w:rPr>
          <w:lang w:val="en-US"/>
        </w:rPr>
        <w:t>When assigning QC flags, it is important to distinguish between the following situations:</w:t>
      </w:r>
    </w:p>
    <w:p w14:paraId="05EB5498" w14:textId="77777777" w:rsidR="004E641E" w:rsidRDefault="004E641E" w:rsidP="00D54992">
      <w:pPr>
        <w:pStyle w:val="Paragraphedeliste"/>
        <w:numPr>
          <w:ilvl w:val="0"/>
          <w:numId w:val="15"/>
        </w:numPr>
      </w:pPr>
      <w:r>
        <w:rPr>
          <w:rStyle w:val="lev"/>
        </w:rPr>
        <w:t>The parameter is not measured at the station.</w:t>
      </w:r>
      <w:r>
        <w:t xml:space="preserve"> </w:t>
      </w:r>
    </w:p>
    <w:p w14:paraId="30190E35" w14:textId="77777777" w:rsidR="004E641E" w:rsidRDefault="004E641E" w:rsidP="00D54992">
      <w:pPr>
        <w:pStyle w:val="Paragraphedeliste"/>
        <w:numPr>
          <w:ilvl w:val="0"/>
          <w:numId w:val="15"/>
        </w:numPr>
      </w:pPr>
      <w:r>
        <w:rPr>
          <w:rStyle w:val="lev"/>
        </w:rPr>
        <w:t>The parameter is normally measured, but no daily climate value is provided for a particular day.</w:t>
      </w:r>
      <w:r>
        <w:t xml:space="preserve"> </w:t>
      </w:r>
    </w:p>
    <w:p w14:paraId="4C42C991" w14:textId="583DC878" w:rsidR="004E641E" w:rsidRPr="00FE76E7" w:rsidRDefault="004E641E" w:rsidP="00D54992">
      <w:pPr>
        <w:pStyle w:val="Paragraphedeliste"/>
        <w:numPr>
          <w:ilvl w:val="0"/>
          <w:numId w:val="15"/>
        </w:numPr>
        <w:rPr>
          <w:rStyle w:val="lev"/>
          <w:b w:val="0"/>
          <w:bCs w:val="0"/>
        </w:rPr>
      </w:pPr>
      <w:r>
        <w:rPr>
          <w:rStyle w:val="lev"/>
        </w:rPr>
        <w:t xml:space="preserve">A daily climate value is available, but no </w:t>
      </w:r>
      <w:r w:rsidR="003B73E9">
        <w:rPr>
          <w:rStyle w:val="lev"/>
        </w:rPr>
        <w:t>QC</w:t>
      </w:r>
      <w:r>
        <w:rPr>
          <w:rStyle w:val="lev"/>
        </w:rPr>
        <w:t xml:space="preserve"> information accompanies the value.</w:t>
      </w:r>
    </w:p>
    <w:p w14:paraId="55409B1A" w14:textId="2AA1E6C6" w:rsidR="00FE76E7" w:rsidRDefault="00FE76E7" w:rsidP="00FE76E7">
      <w:r>
        <w:t>The first three Use Cases exemplify these cases.</w:t>
      </w:r>
    </w:p>
    <w:p w14:paraId="393B9000" w14:textId="77777777" w:rsidR="004E641E" w:rsidRDefault="004E641E" w:rsidP="004E641E">
      <w:pPr>
        <w:pStyle w:val="Titre4"/>
        <w:ind w:left="864" w:hanging="864"/>
      </w:pPr>
      <w:bookmarkStart w:id="88" w:name="_Toc242708286"/>
      <w:r>
        <w:rPr>
          <w:rStyle w:val="lev"/>
          <w:b w:val="0"/>
          <w:bCs w:val="0"/>
        </w:rPr>
        <w:t>Use case: Parameter not measured at the station</w:t>
      </w:r>
      <w:bookmarkEnd w:id="88"/>
    </w:p>
    <w:p w14:paraId="3D101F0D" w14:textId="77777777" w:rsidR="004E641E" w:rsidRPr="00910BF2" w:rsidRDefault="004E641E" w:rsidP="004E641E">
      <w:pPr>
        <w:rPr>
          <w:lang w:val="en-US"/>
        </w:rPr>
      </w:pPr>
      <w:r w:rsidRPr="00910BF2">
        <w:rPr>
          <w:lang w:val="en-US"/>
        </w:rPr>
        <w:t>This use case applies where the parameter is not measured at the station. Typical examples include snowfall at stations located in tropical lowland regions or parameters that are observed only during part of the year, such as seasonal snow measurements.</w:t>
      </w:r>
    </w:p>
    <w:p w14:paraId="2E840167" w14:textId="77777777" w:rsidR="004E641E" w:rsidRPr="00910BF2" w:rsidRDefault="004E641E" w:rsidP="004E641E">
      <w:pPr>
        <w:rPr>
          <w:lang w:val="en-US"/>
        </w:rPr>
      </w:pPr>
      <w:r w:rsidRPr="00910BF2">
        <w:rPr>
          <w:lang w:val="en-US"/>
        </w:rPr>
        <w:t xml:space="preserve">As the station is not intended to produce observations of the parameter, the daily value is </w:t>
      </w:r>
      <w:r>
        <w:rPr>
          <w:lang w:val="en-US"/>
        </w:rPr>
        <w:t>not provided</w:t>
      </w:r>
      <w:r w:rsidRPr="00910BF2">
        <w:rPr>
          <w:lang w:val="en-US"/>
        </w:rPr>
        <w:t xml:space="preserve"> </w:t>
      </w:r>
      <w:r>
        <w:rPr>
          <w:lang w:val="en-US"/>
        </w:rPr>
        <w:t xml:space="preserve">and is </w:t>
      </w:r>
      <w:r w:rsidRPr="00910BF2">
        <w:rPr>
          <w:lang w:val="en-US"/>
        </w:rPr>
        <w:t xml:space="preserve">assigned </w:t>
      </w:r>
      <w:r>
        <w:rPr>
          <w:lang w:val="en-US"/>
        </w:rPr>
        <w:t xml:space="preserve">with </w:t>
      </w:r>
      <w:r w:rsidRPr="00910BF2">
        <w:rPr>
          <w:lang w:val="en-US"/>
        </w:rPr>
        <w:t xml:space="preserve">QC Code </w:t>
      </w:r>
      <w:r w:rsidRPr="00910BF2">
        <w:rPr>
          <w:rStyle w:val="lev"/>
          <w:lang w:val="en-US"/>
        </w:rPr>
        <w:t>5 ("Parameter is not measured at the station")</w:t>
      </w:r>
      <w:r w:rsidRPr="00910BF2">
        <w:rPr>
          <w:lang w:val="en-US"/>
        </w:rPr>
        <w:t>.</w:t>
      </w:r>
    </w:p>
    <w:p w14:paraId="1936916E" w14:textId="77777777" w:rsidR="004E641E" w:rsidRDefault="004E641E" w:rsidP="004E641E">
      <w:r>
        <w:rPr>
          <w:rStyle w:val="lev"/>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741"/>
        <w:gridCol w:w="3713"/>
        <w:gridCol w:w="831"/>
      </w:tblGrid>
      <w:tr w:rsidR="004E641E" w14:paraId="7ADBB01D" w14:textId="77777777" w:rsidTr="00BC5AB9">
        <w:trPr>
          <w:tblHeader/>
          <w:tblCellSpacing w:w="15" w:type="dxa"/>
        </w:trPr>
        <w:tc>
          <w:tcPr>
            <w:tcW w:w="0" w:type="auto"/>
            <w:vAlign w:val="center"/>
            <w:hideMark/>
          </w:tcPr>
          <w:p w14:paraId="5D75E799" w14:textId="77777777" w:rsidR="004E641E" w:rsidRDefault="004E641E" w:rsidP="00BC5AB9">
            <w:pPr>
              <w:rPr>
                <w:b/>
                <w:bCs/>
              </w:rPr>
            </w:pPr>
            <w:r>
              <w:rPr>
                <w:b/>
                <w:bCs/>
              </w:rPr>
              <w:t>Parameter</w:t>
            </w:r>
          </w:p>
        </w:tc>
        <w:tc>
          <w:tcPr>
            <w:tcW w:w="0" w:type="auto"/>
            <w:vAlign w:val="center"/>
            <w:hideMark/>
          </w:tcPr>
          <w:p w14:paraId="0F42D318" w14:textId="77777777" w:rsidR="004E641E" w:rsidRDefault="004E641E" w:rsidP="00BC5AB9">
            <w:pPr>
              <w:rPr>
                <w:b/>
                <w:bCs/>
              </w:rPr>
            </w:pPr>
            <w:r>
              <w:rPr>
                <w:b/>
                <w:bCs/>
              </w:rPr>
              <w:t>Value</w:t>
            </w:r>
          </w:p>
        </w:tc>
        <w:tc>
          <w:tcPr>
            <w:tcW w:w="0" w:type="auto"/>
            <w:vAlign w:val="center"/>
            <w:hideMark/>
          </w:tcPr>
          <w:p w14:paraId="11A8F286" w14:textId="77777777" w:rsidR="004E641E" w:rsidRDefault="004E641E" w:rsidP="00BC5AB9">
            <w:pPr>
              <w:rPr>
                <w:b/>
                <w:bCs/>
              </w:rPr>
            </w:pPr>
            <w:r>
              <w:rPr>
                <w:b/>
                <w:bCs/>
              </w:rPr>
              <w:t>Associated QC information</w:t>
            </w:r>
          </w:p>
        </w:tc>
        <w:tc>
          <w:tcPr>
            <w:tcW w:w="0" w:type="auto"/>
            <w:vAlign w:val="center"/>
            <w:hideMark/>
          </w:tcPr>
          <w:p w14:paraId="196CB801" w14:textId="77777777" w:rsidR="004E641E" w:rsidRDefault="004E641E" w:rsidP="00BC5AB9">
            <w:pPr>
              <w:rPr>
                <w:b/>
                <w:bCs/>
              </w:rPr>
            </w:pPr>
            <w:r>
              <w:rPr>
                <w:b/>
                <w:bCs/>
              </w:rPr>
              <w:t>QC code</w:t>
            </w:r>
          </w:p>
        </w:tc>
      </w:tr>
      <w:tr w:rsidR="004E641E" w14:paraId="6A9D8A24" w14:textId="77777777" w:rsidTr="00BC5AB9">
        <w:trPr>
          <w:tblCellSpacing w:w="15" w:type="dxa"/>
        </w:trPr>
        <w:tc>
          <w:tcPr>
            <w:tcW w:w="0" w:type="auto"/>
            <w:vAlign w:val="center"/>
            <w:hideMark/>
          </w:tcPr>
          <w:p w14:paraId="590039C0" w14:textId="77777777" w:rsidR="004E641E" w:rsidRDefault="004E641E" w:rsidP="00BC5AB9">
            <w:r>
              <w:t>Snow depth</w:t>
            </w:r>
          </w:p>
        </w:tc>
        <w:tc>
          <w:tcPr>
            <w:tcW w:w="0" w:type="auto"/>
            <w:vAlign w:val="center"/>
            <w:hideMark/>
          </w:tcPr>
          <w:p w14:paraId="78B46645" w14:textId="77777777" w:rsidR="004E641E" w:rsidRDefault="004E641E" w:rsidP="00BC5AB9">
            <w:r>
              <w:t>Missing</w:t>
            </w:r>
          </w:p>
        </w:tc>
        <w:tc>
          <w:tcPr>
            <w:tcW w:w="0" w:type="auto"/>
            <w:vAlign w:val="center"/>
            <w:hideMark/>
          </w:tcPr>
          <w:p w14:paraId="3BC45802" w14:textId="77777777" w:rsidR="004E641E" w:rsidRDefault="004E641E" w:rsidP="00BC5AB9">
            <w:r>
              <w:t>Parameter is not measured at the station</w:t>
            </w:r>
          </w:p>
        </w:tc>
        <w:tc>
          <w:tcPr>
            <w:tcW w:w="0" w:type="auto"/>
            <w:vAlign w:val="center"/>
            <w:hideMark/>
          </w:tcPr>
          <w:p w14:paraId="767110C7" w14:textId="77777777" w:rsidR="004E641E" w:rsidRDefault="004E641E" w:rsidP="00BC5AB9">
            <w:r>
              <w:t>5</w:t>
            </w:r>
          </w:p>
        </w:tc>
      </w:tr>
    </w:tbl>
    <w:p w14:paraId="38C97DFD" w14:textId="77777777" w:rsidR="004E641E" w:rsidRDefault="004E641E" w:rsidP="004E641E">
      <w:pPr>
        <w:pStyle w:val="Titre4"/>
        <w:ind w:left="864" w:hanging="864"/>
      </w:pPr>
      <w:bookmarkStart w:id="89" w:name="_Toc242708287"/>
      <w:r>
        <w:rPr>
          <w:rStyle w:val="lev"/>
          <w:b w:val="0"/>
          <w:bCs w:val="0"/>
        </w:rPr>
        <w:t>Use case: Parameter measured at the station, but the daily value is not provided</w:t>
      </w:r>
      <w:bookmarkEnd w:id="89"/>
    </w:p>
    <w:p w14:paraId="24F336DE" w14:textId="77777777" w:rsidR="004E641E" w:rsidRPr="00910BF2" w:rsidRDefault="004E641E" w:rsidP="004E641E">
      <w:pPr>
        <w:rPr>
          <w:lang w:val="en-US"/>
        </w:rPr>
      </w:pPr>
      <w:r w:rsidRPr="00910BF2">
        <w:rPr>
          <w:lang w:val="en-US"/>
        </w:rPr>
        <w:t>This use case applies where the parameter is normally measured at the station, but no daily value is available for exchange.</w:t>
      </w:r>
    </w:p>
    <w:p w14:paraId="218CA1F7" w14:textId="77777777" w:rsidR="004E641E" w:rsidRPr="00910BF2" w:rsidRDefault="004E641E" w:rsidP="004E641E">
      <w:pPr>
        <w:rPr>
          <w:lang w:val="en-US"/>
        </w:rPr>
      </w:pPr>
      <w:r w:rsidRPr="00910BF2">
        <w:rPr>
          <w:lang w:val="en-US"/>
        </w:rPr>
        <w:t>This may occur because the observation could not be made, because of operational problems such as transmission failure or observer absence, or because the originating NMHS considers the available value insufficiently reliable for scientific or operational use and therefore chooses not to exchange it.</w:t>
      </w:r>
    </w:p>
    <w:p w14:paraId="2B2E46DD" w14:textId="77777777" w:rsidR="004E641E" w:rsidRPr="00910BF2" w:rsidRDefault="004E641E" w:rsidP="004E641E">
      <w:pPr>
        <w:rPr>
          <w:lang w:val="en-US"/>
        </w:rPr>
      </w:pPr>
      <w:r w:rsidRPr="00910BF2">
        <w:rPr>
          <w:lang w:val="en-US"/>
        </w:rPr>
        <w:t xml:space="preserve">The daily value is </w:t>
      </w:r>
      <w:r>
        <w:rPr>
          <w:lang w:val="en-US"/>
        </w:rPr>
        <w:t>not provided</w:t>
      </w:r>
      <w:r w:rsidRPr="00910BF2">
        <w:rPr>
          <w:lang w:val="en-US"/>
        </w:rPr>
        <w:t xml:space="preserve"> and </w:t>
      </w:r>
      <w:r>
        <w:rPr>
          <w:lang w:val="en-US"/>
        </w:rPr>
        <w:t xml:space="preserve">is </w:t>
      </w:r>
      <w:r w:rsidRPr="00910BF2">
        <w:rPr>
          <w:lang w:val="en-US"/>
        </w:rPr>
        <w:t xml:space="preserve">assigned </w:t>
      </w:r>
      <w:r>
        <w:rPr>
          <w:lang w:val="en-US"/>
        </w:rPr>
        <w:t xml:space="preserve">with </w:t>
      </w:r>
      <w:r w:rsidRPr="00910BF2">
        <w:rPr>
          <w:lang w:val="en-US"/>
        </w:rPr>
        <w:t xml:space="preserve">QC Code </w:t>
      </w:r>
      <w:r w:rsidRPr="00910BF2">
        <w:rPr>
          <w:rStyle w:val="lev"/>
          <w:lang w:val="en-US"/>
        </w:rPr>
        <w:t>6 ("Daily value not provided")</w:t>
      </w:r>
      <w:r w:rsidRPr="00910BF2">
        <w:rPr>
          <w:lang w:val="en-US"/>
        </w:rPr>
        <w:t>.</w:t>
      </w:r>
    </w:p>
    <w:p w14:paraId="296166BA" w14:textId="77777777" w:rsidR="004E641E" w:rsidRDefault="004E641E" w:rsidP="004E641E">
      <w:r>
        <w:rPr>
          <w:rStyle w:val="lev"/>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741"/>
        <w:gridCol w:w="2494"/>
        <w:gridCol w:w="831"/>
      </w:tblGrid>
      <w:tr w:rsidR="004E641E" w14:paraId="007917E3" w14:textId="77777777" w:rsidTr="00BC5AB9">
        <w:trPr>
          <w:tblHeader/>
          <w:tblCellSpacing w:w="15" w:type="dxa"/>
        </w:trPr>
        <w:tc>
          <w:tcPr>
            <w:tcW w:w="0" w:type="auto"/>
            <w:vAlign w:val="center"/>
            <w:hideMark/>
          </w:tcPr>
          <w:p w14:paraId="18AEAA44" w14:textId="77777777" w:rsidR="004E641E" w:rsidRDefault="004E641E" w:rsidP="00BC5AB9">
            <w:pPr>
              <w:rPr>
                <w:b/>
                <w:bCs/>
              </w:rPr>
            </w:pPr>
            <w:r>
              <w:rPr>
                <w:b/>
                <w:bCs/>
              </w:rPr>
              <w:t>Parameter</w:t>
            </w:r>
          </w:p>
        </w:tc>
        <w:tc>
          <w:tcPr>
            <w:tcW w:w="0" w:type="auto"/>
            <w:vAlign w:val="center"/>
            <w:hideMark/>
          </w:tcPr>
          <w:p w14:paraId="7FC6AB1F" w14:textId="77777777" w:rsidR="004E641E" w:rsidRDefault="004E641E" w:rsidP="00BC5AB9">
            <w:pPr>
              <w:rPr>
                <w:b/>
                <w:bCs/>
              </w:rPr>
            </w:pPr>
            <w:r>
              <w:rPr>
                <w:b/>
                <w:bCs/>
              </w:rPr>
              <w:t>Value</w:t>
            </w:r>
          </w:p>
        </w:tc>
        <w:tc>
          <w:tcPr>
            <w:tcW w:w="0" w:type="auto"/>
            <w:vAlign w:val="center"/>
            <w:hideMark/>
          </w:tcPr>
          <w:p w14:paraId="039FBBDA" w14:textId="77777777" w:rsidR="004E641E" w:rsidRDefault="004E641E" w:rsidP="00BC5AB9">
            <w:pPr>
              <w:rPr>
                <w:b/>
                <w:bCs/>
              </w:rPr>
            </w:pPr>
            <w:r>
              <w:rPr>
                <w:b/>
                <w:bCs/>
              </w:rPr>
              <w:t>Associated QC information</w:t>
            </w:r>
          </w:p>
        </w:tc>
        <w:tc>
          <w:tcPr>
            <w:tcW w:w="0" w:type="auto"/>
            <w:vAlign w:val="center"/>
            <w:hideMark/>
          </w:tcPr>
          <w:p w14:paraId="21F649C7" w14:textId="77777777" w:rsidR="004E641E" w:rsidRDefault="004E641E" w:rsidP="00BC5AB9">
            <w:pPr>
              <w:rPr>
                <w:b/>
                <w:bCs/>
              </w:rPr>
            </w:pPr>
            <w:r>
              <w:rPr>
                <w:b/>
                <w:bCs/>
              </w:rPr>
              <w:t>QC code</w:t>
            </w:r>
          </w:p>
        </w:tc>
      </w:tr>
      <w:tr w:rsidR="004E641E" w14:paraId="6E369F48" w14:textId="77777777" w:rsidTr="00BC5AB9">
        <w:trPr>
          <w:tblCellSpacing w:w="15" w:type="dxa"/>
        </w:trPr>
        <w:tc>
          <w:tcPr>
            <w:tcW w:w="0" w:type="auto"/>
            <w:vAlign w:val="center"/>
            <w:hideMark/>
          </w:tcPr>
          <w:p w14:paraId="4096029B" w14:textId="77777777" w:rsidR="004E641E" w:rsidRDefault="004E641E" w:rsidP="00BC5AB9">
            <w:r>
              <w:t>Maximum temperature</w:t>
            </w:r>
          </w:p>
        </w:tc>
        <w:tc>
          <w:tcPr>
            <w:tcW w:w="0" w:type="auto"/>
            <w:vAlign w:val="center"/>
            <w:hideMark/>
          </w:tcPr>
          <w:p w14:paraId="55EED56A" w14:textId="77777777" w:rsidR="004E641E" w:rsidRDefault="004E641E" w:rsidP="00BC5AB9">
            <w:r>
              <w:t>Missing</w:t>
            </w:r>
          </w:p>
        </w:tc>
        <w:tc>
          <w:tcPr>
            <w:tcW w:w="0" w:type="auto"/>
            <w:vAlign w:val="center"/>
            <w:hideMark/>
          </w:tcPr>
          <w:p w14:paraId="467E3865" w14:textId="77777777" w:rsidR="004E641E" w:rsidRDefault="004E641E" w:rsidP="00BC5AB9">
            <w:r>
              <w:t>Daily value not provided</w:t>
            </w:r>
          </w:p>
        </w:tc>
        <w:tc>
          <w:tcPr>
            <w:tcW w:w="0" w:type="auto"/>
            <w:vAlign w:val="center"/>
            <w:hideMark/>
          </w:tcPr>
          <w:p w14:paraId="73466250" w14:textId="77777777" w:rsidR="004E641E" w:rsidRDefault="004E641E" w:rsidP="00BC5AB9">
            <w:r>
              <w:t>6</w:t>
            </w:r>
          </w:p>
        </w:tc>
      </w:tr>
    </w:tbl>
    <w:p w14:paraId="40896FB0" w14:textId="77777777" w:rsidR="004E641E" w:rsidRDefault="004E641E" w:rsidP="004E641E">
      <w:pPr>
        <w:pStyle w:val="Titre4"/>
        <w:ind w:left="864" w:hanging="864"/>
      </w:pPr>
      <w:bookmarkStart w:id="90" w:name="_Toc242708288"/>
      <w:r>
        <w:rPr>
          <w:rStyle w:val="lev"/>
          <w:b w:val="0"/>
          <w:bCs w:val="0"/>
        </w:rPr>
        <w:t>Use case: QC information not provided</w:t>
      </w:r>
      <w:bookmarkEnd w:id="90"/>
    </w:p>
    <w:p w14:paraId="738E8761" w14:textId="1A05325F" w:rsidR="004E641E" w:rsidRPr="00910BF2" w:rsidRDefault="004E641E" w:rsidP="004E641E">
      <w:pPr>
        <w:rPr>
          <w:lang w:val="en-US"/>
        </w:rPr>
      </w:pPr>
      <w:r w:rsidRPr="00910BF2">
        <w:rPr>
          <w:lang w:val="en-US"/>
        </w:rPr>
        <w:t xml:space="preserve">This use case applies where a daily climate value is available, but no </w:t>
      </w:r>
      <w:r w:rsidR="003B73E9">
        <w:rPr>
          <w:lang w:val="en-US"/>
        </w:rPr>
        <w:t>QC</w:t>
      </w:r>
      <w:r w:rsidRPr="00910BF2">
        <w:rPr>
          <w:lang w:val="en-US"/>
        </w:rPr>
        <w:t xml:space="preserve"> information accompanies the reported value.</w:t>
      </w:r>
    </w:p>
    <w:p w14:paraId="3DEC8947" w14:textId="4E03464A" w:rsidR="004E641E" w:rsidRPr="00910BF2" w:rsidRDefault="004E641E" w:rsidP="004E641E">
      <w:pPr>
        <w:rPr>
          <w:lang w:val="en-US"/>
        </w:rPr>
      </w:pPr>
      <w:r w:rsidRPr="00910BF2">
        <w:rPr>
          <w:lang w:val="en-US"/>
        </w:rPr>
        <w:lastRenderedPageBreak/>
        <w:t xml:space="preserve">This situation is distinct from cases where </w:t>
      </w:r>
      <w:r w:rsidR="003B73E9">
        <w:rPr>
          <w:lang w:val="en-US"/>
        </w:rPr>
        <w:t>QC</w:t>
      </w:r>
      <w:r w:rsidRPr="00910BF2">
        <w:rPr>
          <w:lang w:val="en-US"/>
        </w:rPr>
        <w:t xml:space="preserve"> has not been performed (</w:t>
      </w:r>
      <w:r w:rsidRPr="00910BF2">
        <w:rPr>
          <w:rStyle w:val="lev"/>
          <w:lang w:val="en-US"/>
        </w:rPr>
        <w:t>Code 7 – Data unchecked</w:t>
      </w:r>
      <w:r w:rsidRPr="00910BF2">
        <w:rPr>
          <w:lang w:val="en-US"/>
        </w:rPr>
        <w:t xml:space="preserve">) and from cases where a specific QC flag, such as </w:t>
      </w:r>
      <w:r w:rsidRPr="00910BF2">
        <w:rPr>
          <w:rStyle w:val="lev"/>
          <w:lang w:val="en-US"/>
        </w:rPr>
        <w:t>Aggregated</w:t>
      </w:r>
      <w:r w:rsidRPr="00910BF2">
        <w:rPr>
          <w:lang w:val="en-US"/>
        </w:rPr>
        <w:t xml:space="preserve">, has been assigned. The absence of QC information is represented by QC Code </w:t>
      </w:r>
      <w:r w:rsidRPr="00910BF2">
        <w:rPr>
          <w:rStyle w:val="lev"/>
          <w:lang w:val="en-US"/>
        </w:rPr>
        <w:t>255 ("QC information unavailable")</w:t>
      </w:r>
      <w:r w:rsidRPr="00910BF2">
        <w:rPr>
          <w:lang w:val="en-US"/>
        </w:rPr>
        <w:t>.</w:t>
      </w:r>
    </w:p>
    <w:p w14:paraId="365B3825" w14:textId="77777777" w:rsidR="004E641E" w:rsidRDefault="004E641E" w:rsidP="004E641E">
      <w:r>
        <w:rPr>
          <w:rStyle w:val="lev"/>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692"/>
        <w:gridCol w:w="2495"/>
        <w:gridCol w:w="831"/>
      </w:tblGrid>
      <w:tr w:rsidR="004E641E" w14:paraId="08F70615" w14:textId="77777777" w:rsidTr="00BC5AB9">
        <w:trPr>
          <w:tblHeader/>
          <w:tblCellSpacing w:w="15" w:type="dxa"/>
        </w:trPr>
        <w:tc>
          <w:tcPr>
            <w:tcW w:w="0" w:type="auto"/>
            <w:vAlign w:val="center"/>
            <w:hideMark/>
          </w:tcPr>
          <w:p w14:paraId="6485A4A1" w14:textId="77777777" w:rsidR="004E641E" w:rsidRDefault="004E641E" w:rsidP="00BC5AB9">
            <w:pPr>
              <w:rPr>
                <w:b/>
                <w:bCs/>
              </w:rPr>
            </w:pPr>
            <w:r>
              <w:rPr>
                <w:b/>
                <w:bCs/>
              </w:rPr>
              <w:t>Parameter</w:t>
            </w:r>
          </w:p>
        </w:tc>
        <w:tc>
          <w:tcPr>
            <w:tcW w:w="0" w:type="auto"/>
            <w:vAlign w:val="center"/>
            <w:hideMark/>
          </w:tcPr>
          <w:p w14:paraId="76098F60" w14:textId="77777777" w:rsidR="004E641E" w:rsidRDefault="004E641E" w:rsidP="00BC5AB9">
            <w:pPr>
              <w:rPr>
                <w:b/>
                <w:bCs/>
              </w:rPr>
            </w:pPr>
            <w:r>
              <w:rPr>
                <w:b/>
                <w:bCs/>
              </w:rPr>
              <w:t>Value</w:t>
            </w:r>
          </w:p>
        </w:tc>
        <w:tc>
          <w:tcPr>
            <w:tcW w:w="0" w:type="auto"/>
            <w:vAlign w:val="center"/>
            <w:hideMark/>
          </w:tcPr>
          <w:p w14:paraId="67CE3C60" w14:textId="77777777" w:rsidR="004E641E" w:rsidRDefault="004E641E" w:rsidP="00BC5AB9">
            <w:pPr>
              <w:rPr>
                <w:b/>
                <w:bCs/>
              </w:rPr>
            </w:pPr>
            <w:r>
              <w:rPr>
                <w:b/>
                <w:bCs/>
              </w:rPr>
              <w:t>Associated QC information</w:t>
            </w:r>
          </w:p>
        </w:tc>
        <w:tc>
          <w:tcPr>
            <w:tcW w:w="0" w:type="auto"/>
            <w:vAlign w:val="center"/>
            <w:hideMark/>
          </w:tcPr>
          <w:p w14:paraId="6DEF1B4B" w14:textId="77777777" w:rsidR="004E641E" w:rsidRDefault="004E641E" w:rsidP="00BC5AB9">
            <w:pPr>
              <w:rPr>
                <w:b/>
                <w:bCs/>
              </w:rPr>
            </w:pPr>
            <w:r>
              <w:rPr>
                <w:b/>
                <w:bCs/>
              </w:rPr>
              <w:t>QC code</w:t>
            </w:r>
          </w:p>
        </w:tc>
      </w:tr>
      <w:tr w:rsidR="004E641E" w14:paraId="43AE6729" w14:textId="77777777" w:rsidTr="00BC5AB9">
        <w:trPr>
          <w:tblCellSpacing w:w="15" w:type="dxa"/>
        </w:trPr>
        <w:tc>
          <w:tcPr>
            <w:tcW w:w="0" w:type="auto"/>
            <w:vAlign w:val="center"/>
            <w:hideMark/>
          </w:tcPr>
          <w:p w14:paraId="07B11498" w14:textId="77777777" w:rsidR="004E641E" w:rsidRDefault="004E641E" w:rsidP="00BC5AB9">
            <w:r>
              <w:t>Maximum temperature</w:t>
            </w:r>
          </w:p>
        </w:tc>
        <w:tc>
          <w:tcPr>
            <w:tcW w:w="0" w:type="auto"/>
            <w:vAlign w:val="center"/>
            <w:hideMark/>
          </w:tcPr>
          <w:p w14:paraId="2F6FD134" w14:textId="77777777" w:rsidR="004E641E" w:rsidRDefault="004E641E" w:rsidP="00BC5AB9">
            <w:r>
              <w:t>32.5 °C</w:t>
            </w:r>
          </w:p>
        </w:tc>
        <w:tc>
          <w:tcPr>
            <w:tcW w:w="0" w:type="auto"/>
            <w:vAlign w:val="center"/>
            <w:hideMark/>
          </w:tcPr>
          <w:p w14:paraId="6FB98464" w14:textId="77777777" w:rsidR="004E641E" w:rsidRDefault="004E641E" w:rsidP="00BC5AB9">
            <w:r>
              <w:t>QC information unavailable</w:t>
            </w:r>
          </w:p>
        </w:tc>
        <w:tc>
          <w:tcPr>
            <w:tcW w:w="0" w:type="auto"/>
            <w:vAlign w:val="center"/>
            <w:hideMark/>
          </w:tcPr>
          <w:p w14:paraId="3B18DBA0" w14:textId="77777777" w:rsidR="004E641E" w:rsidRDefault="004E641E" w:rsidP="00BC5AB9">
            <w:r>
              <w:t>255</w:t>
            </w:r>
          </w:p>
        </w:tc>
      </w:tr>
    </w:tbl>
    <w:p w14:paraId="14B8682A" w14:textId="77777777" w:rsidR="004E641E" w:rsidRDefault="004E641E" w:rsidP="004E641E">
      <w:pPr>
        <w:pStyle w:val="Titre4"/>
        <w:ind w:left="864" w:hanging="864"/>
      </w:pPr>
      <w:bookmarkStart w:id="91" w:name="_Toc242708289"/>
      <w:r>
        <w:rPr>
          <w:rStyle w:val="lev"/>
          <w:b w:val="0"/>
          <w:bCs w:val="0"/>
        </w:rPr>
        <w:t>Use case: Out of instrument range / Instrument failure</w:t>
      </w:r>
      <w:bookmarkEnd w:id="91"/>
    </w:p>
    <w:p w14:paraId="0180C5B0" w14:textId="77777777" w:rsidR="004E641E" w:rsidRPr="003E5AF7" w:rsidRDefault="004E641E" w:rsidP="004E641E">
      <w:pPr>
        <w:rPr>
          <w:lang w:val="en-US"/>
        </w:rPr>
      </w:pPr>
      <w:r w:rsidRPr="003E5AF7">
        <w:rPr>
          <w:lang w:val="en-US"/>
        </w:rPr>
        <w:t>This use case applies where the daily climate value cannot be determined accurately because the measuring instrument exceeded its operating range or failed before the observation period was completed. However, sufficient information remains available to establish a meaningful lower bound for the reported value.</w:t>
      </w:r>
    </w:p>
    <w:p w14:paraId="442CADC8" w14:textId="77777777" w:rsidR="004E641E" w:rsidRPr="003E5AF7" w:rsidRDefault="004E641E" w:rsidP="004E641E">
      <w:pPr>
        <w:rPr>
          <w:lang w:val="en-US"/>
        </w:rPr>
      </w:pPr>
      <w:r w:rsidRPr="003E5AF7">
        <w:rPr>
          <w:lang w:val="en-US"/>
        </w:rPr>
        <w:t xml:space="preserve">The most common example is a rain gauge that overflows during an intense precipitation event. Although the exact daily precipitation total cannot be determined, it is known that the actual amount equals or exceeds the recorded value. In this case, QC Code </w:t>
      </w:r>
      <w:r w:rsidRPr="003E5AF7">
        <w:rPr>
          <w:rStyle w:val="lev"/>
          <w:lang w:val="en-US"/>
        </w:rPr>
        <w:t>3 ("Out of instrument range / Instrument failure")</w:t>
      </w:r>
      <w:r w:rsidRPr="003E5AF7">
        <w:rPr>
          <w:lang w:val="en-US"/>
        </w:rPr>
        <w:t xml:space="preserve"> is assigned.</w:t>
      </w:r>
    </w:p>
    <w:p w14:paraId="01139805" w14:textId="77777777" w:rsidR="004E641E" w:rsidRPr="003E5AF7" w:rsidRDefault="004E641E" w:rsidP="004E641E">
      <w:pPr>
        <w:rPr>
          <w:lang w:val="en-US"/>
        </w:rPr>
      </w:pPr>
      <w:r w:rsidRPr="003E5AF7">
        <w:rPr>
          <w:rStyle w:val="lev"/>
          <w:lang w:val="en-US"/>
        </w:rPr>
        <w:t>Coding – Example 1 (Rain gauge overflow)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228"/>
        <w:gridCol w:w="6758"/>
        <w:gridCol w:w="831"/>
      </w:tblGrid>
      <w:tr w:rsidR="004E641E" w14:paraId="742F0AA1" w14:textId="77777777" w:rsidTr="00BC5AB9">
        <w:trPr>
          <w:tblHeader/>
          <w:tblCellSpacing w:w="15" w:type="dxa"/>
        </w:trPr>
        <w:tc>
          <w:tcPr>
            <w:tcW w:w="0" w:type="auto"/>
            <w:vAlign w:val="center"/>
            <w:hideMark/>
          </w:tcPr>
          <w:p w14:paraId="67BBA5E5" w14:textId="77777777" w:rsidR="004E641E" w:rsidRDefault="004E641E" w:rsidP="00BC5AB9">
            <w:pPr>
              <w:rPr>
                <w:b/>
                <w:bCs/>
              </w:rPr>
            </w:pPr>
            <w:r>
              <w:rPr>
                <w:b/>
                <w:bCs/>
              </w:rPr>
              <w:t>Date</w:t>
            </w:r>
          </w:p>
        </w:tc>
        <w:tc>
          <w:tcPr>
            <w:tcW w:w="0" w:type="auto"/>
            <w:vAlign w:val="center"/>
            <w:hideMark/>
          </w:tcPr>
          <w:p w14:paraId="24D8373C" w14:textId="77777777" w:rsidR="004E641E" w:rsidRDefault="004E641E" w:rsidP="00BC5AB9">
            <w:pPr>
              <w:rPr>
                <w:b/>
                <w:bCs/>
              </w:rPr>
            </w:pPr>
            <w:r>
              <w:rPr>
                <w:b/>
                <w:bCs/>
              </w:rPr>
              <w:t>Precipitation</w:t>
            </w:r>
          </w:p>
        </w:tc>
        <w:tc>
          <w:tcPr>
            <w:tcW w:w="0" w:type="auto"/>
            <w:vAlign w:val="center"/>
            <w:hideMark/>
          </w:tcPr>
          <w:p w14:paraId="15CBAD1A" w14:textId="77777777" w:rsidR="004E641E" w:rsidRDefault="004E641E" w:rsidP="00BC5AB9">
            <w:pPr>
              <w:rPr>
                <w:b/>
                <w:bCs/>
              </w:rPr>
            </w:pPr>
            <w:r>
              <w:rPr>
                <w:b/>
                <w:bCs/>
              </w:rPr>
              <w:t>Associated QC information</w:t>
            </w:r>
          </w:p>
        </w:tc>
        <w:tc>
          <w:tcPr>
            <w:tcW w:w="0" w:type="auto"/>
            <w:vAlign w:val="center"/>
            <w:hideMark/>
          </w:tcPr>
          <w:p w14:paraId="41BC69AE" w14:textId="77777777" w:rsidR="004E641E" w:rsidRDefault="004E641E" w:rsidP="00BC5AB9">
            <w:pPr>
              <w:rPr>
                <w:b/>
                <w:bCs/>
              </w:rPr>
            </w:pPr>
            <w:r>
              <w:rPr>
                <w:b/>
                <w:bCs/>
              </w:rPr>
              <w:t>QC code</w:t>
            </w:r>
          </w:p>
        </w:tc>
      </w:tr>
      <w:tr w:rsidR="004E641E" w14:paraId="13C7A782" w14:textId="77777777" w:rsidTr="00BC5AB9">
        <w:trPr>
          <w:tblCellSpacing w:w="15" w:type="dxa"/>
        </w:trPr>
        <w:tc>
          <w:tcPr>
            <w:tcW w:w="0" w:type="auto"/>
            <w:vAlign w:val="center"/>
            <w:hideMark/>
          </w:tcPr>
          <w:p w14:paraId="4BB7BB33" w14:textId="77777777" w:rsidR="004E641E" w:rsidRDefault="004E641E" w:rsidP="00BC5AB9">
            <w:r>
              <w:t>Day 1</w:t>
            </w:r>
          </w:p>
        </w:tc>
        <w:tc>
          <w:tcPr>
            <w:tcW w:w="0" w:type="auto"/>
            <w:vAlign w:val="center"/>
            <w:hideMark/>
          </w:tcPr>
          <w:p w14:paraId="62955EFA" w14:textId="77777777" w:rsidR="004E641E" w:rsidRDefault="004E641E" w:rsidP="00BC5AB9">
            <w:r>
              <w:t>203 mm</w:t>
            </w:r>
          </w:p>
        </w:tc>
        <w:tc>
          <w:tcPr>
            <w:tcW w:w="0" w:type="auto"/>
            <w:vAlign w:val="center"/>
            <w:hideMark/>
          </w:tcPr>
          <w:p w14:paraId="176999A7" w14:textId="77777777" w:rsidR="004E641E" w:rsidRDefault="004E641E" w:rsidP="00BC5AB9">
            <w:r>
              <w:t xml:space="preserve">Data checked and declared </w:t>
            </w:r>
            <w:r>
              <w:rPr>
                <w:rStyle w:val="lev"/>
              </w:rPr>
              <w:t>"Out of instrument range / Instrument failure"</w:t>
            </w:r>
          </w:p>
        </w:tc>
        <w:tc>
          <w:tcPr>
            <w:tcW w:w="0" w:type="auto"/>
            <w:vAlign w:val="center"/>
            <w:hideMark/>
          </w:tcPr>
          <w:p w14:paraId="493866AC" w14:textId="77777777" w:rsidR="004E641E" w:rsidRDefault="004E641E" w:rsidP="00BC5AB9">
            <w:r>
              <w:t>3</w:t>
            </w:r>
          </w:p>
        </w:tc>
      </w:tr>
    </w:tbl>
    <w:p w14:paraId="6D71E397" w14:textId="77777777" w:rsidR="004E641E" w:rsidRDefault="004E641E" w:rsidP="004E641E">
      <w:pPr>
        <w:rPr>
          <w:lang w:val="en-US"/>
        </w:rPr>
      </w:pPr>
    </w:p>
    <w:p w14:paraId="45350EFE" w14:textId="0545A4C4" w:rsidR="004E641E" w:rsidRPr="003E5AF7" w:rsidRDefault="004E641E" w:rsidP="004E641E">
      <w:pPr>
        <w:rPr>
          <w:lang w:val="en-US"/>
        </w:rPr>
      </w:pPr>
      <w:r w:rsidRPr="003E5AF7">
        <w:rPr>
          <w:lang w:val="en-US"/>
        </w:rPr>
        <w:t xml:space="preserve">The same QC flag may also be used where instrument failure occurs during an observation period but sufficient information remains available to establish a meaningful lower bound. Examples include a lightning-induced power failure interrupting rainfall measurement by </w:t>
      </w:r>
      <w:r w:rsidR="003B73E9">
        <w:rPr>
          <w:lang w:val="en-US"/>
        </w:rPr>
        <w:t>AWS</w:t>
      </w:r>
      <w:r w:rsidRPr="003E5AF7">
        <w:rPr>
          <w:lang w:val="en-US"/>
        </w:rPr>
        <w:t>, or a sensor failure occurring before the daily maximum or minimum temperature has been reached.</w:t>
      </w:r>
    </w:p>
    <w:p w14:paraId="1F8CF8EC" w14:textId="77777777" w:rsidR="004E641E" w:rsidRDefault="004E641E" w:rsidP="004E641E">
      <w:r>
        <w:rPr>
          <w:rStyle w:val="lev"/>
        </w:rPr>
        <w:t>Coding – Example 2 (Instrument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228"/>
        <w:gridCol w:w="6758"/>
        <w:gridCol w:w="831"/>
      </w:tblGrid>
      <w:tr w:rsidR="004E641E" w14:paraId="579DBA30" w14:textId="77777777" w:rsidTr="00BC5AB9">
        <w:trPr>
          <w:tblHeader/>
          <w:tblCellSpacing w:w="15" w:type="dxa"/>
        </w:trPr>
        <w:tc>
          <w:tcPr>
            <w:tcW w:w="0" w:type="auto"/>
            <w:vAlign w:val="center"/>
            <w:hideMark/>
          </w:tcPr>
          <w:p w14:paraId="7E36369E" w14:textId="77777777" w:rsidR="004E641E" w:rsidRDefault="004E641E" w:rsidP="00BC5AB9">
            <w:pPr>
              <w:rPr>
                <w:b/>
                <w:bCs/>
              </w:rPr>
            </w:pPr>
            <w:r>
              <w:rPr>
                <w:b/>
                <w:bCs/>
              </w:rPr>
              <w:t>Date</w:t>
            </w:r>
          </w:p>
        </w:tc>
        <w:tc>
          <w:tcPr>
            <w:tcW w:w="0" w:type="auto"/>
            <w:vAlign w:val="center"/>
            <w:hideMark/>
          </w:tcPr>
          <w:p w14:paraId="00DA5725" w14:textId="77777777" w:rsidR="004E641E" w:rsidRDefault="004E641E" w:rsidP="00BC5AB9">
            <w:pPr>
              <w:rPr>
                <w:b/>
                <w:bCs/>
              </w:rPr>
            </w:pPr>
            <w:r>
              <w:rPr>
                <w:b/>
                <w:bCs/>
              </w:rPr>
              <w:t>Precipitation</w:t>
            </w:r>
          </w:p>
        </w:tc>
        <w:tc>
          <w:tcPr>
            <w:tcW w:w="0" w:type="auto"/>
            <w:vAlign w:val="center"/>
            <w:hideMark/>
          </w:tcPr>
          <w:p w14:paraId="534DD0C6" w14:textId="77777777" w:rsidR="004E641E" w:rsidRDefault="004E641E" w:rsidP="00BC5AB9">
            <w:pPr>
              <w:rPr>
                <w:b/>
                <w:bCs/>
              </w:rPr>
            </w:pPr>
            <w:r>
              <w:rPr>
                <w:b/>
                <w:bCs/>
              </w:rPr>
              <w:t>Associated QC information</w:t>
            </w:r>
          </w:p>
        </w:tc>
        <w:tc>
          <w:tcPr>
            <w:tcW w:w="0" w:type="auto"/>
            <w:vAlign w:val="center"/>
            <w:hideMark/>
          </w:tcPr>
          <w:p w14:paraId="6B4F2DD2" w14:textId="77777777" w:rsidR="004E641E" w:rsidRDefault="004E641E" w:rsidP="00BC5AB9">
            <w:pPr>
              <w:rPr>
                <w:b/>
                <w:bCs/>
              </w:rPr>
            </w:pPr>
            <w:r>
              <w:rPr>
                <w:b/>
                <w:bCs/>
              </w:rPr>
              <w:t>QC code</w:t>
            </w:r>
          </w:p>
        </w:tc>
      </w:tr>
      <w:tr w:rsidR="004E641E" w14:paraId="4DBB069F" w14:textId="77777777" w:rsidTr="00BC5AB9">
        <w:trPr>
          <w:tblCellSpacing w:w="15" w:type="dxa"/>
        </w:trPr>
        <w:tc>
          <w:tcPr>
            <w:tcW w:w="0" w:type="auto"/>
            <w:vAlign w:val="center"/>
            <w:hideMark/>
          </w:tcPr>
          <w:p w14:paraId="58FCA8AA" w14:textId="77777777" w:rsidR="004E641E" w:rsidRDefault="004E641E" w:rsidP="00BC5AB9">
            <w:r>
              <w:t>Day 1</w:t>
            </w:r>
          </w:p>
        </w:tc>
        <w:tc>
          <w:tcPr>
            <w:tcW w:w="0" w:type="auto"/>
            <w:vAlign w:val="center"/>
            <w:hideMark/>
          </w:tcPr>
          <w:p w14:paraId="6FDF6ACE" w14:textId="77777777" w:rsidR="004E641E" w:rsidRDefault="004E641E" w:rsidP="00BC5AB9">
            <w:r>
              <w:t>17.6 mm</w:t>
            </w:r>
          </w:p>
        </w:tc>
        <w:tc>
          <w:tcPr>
            <w:tcW w:w="0" w:type="auto"/>
            <w:vAlign w:val="center"/>
            <w:hideMark/>
          </w:tcPr>
          <w:p w14:paraId="69115400" w14:textId="77777777" w:rsidR="004E641E" w:rsidRDefault="004E641E" w:rsidP="00BC5AB9">
            <w:r>
              <w:t xml:space="preserve">Data checked and declared </w:t>
            </w:r>
            <w:r>
              <w:rPr>
                <w:rStyle w:val="lev"/>
              </w:rPr>
              <w:t>"Out of instrument range / Instrument failure"</w:t>
            </w:r>
          </w:p>
        </w:tc>
        <w:tc>
          <w:tcPr>
            <w:tcW w:w="0" w:type="auto"/>
            <w:vAlign w:val="center"/>
            <w:hideMark/>
          </w:tcPr>
          <w:p w14:paraId="58D064E2" w14:textId="77777777" w:rsidR="004E641E" w:rsidRDefault="004E641E" w:rsidP="00BC5AB9">
            <w:r>
              <w:t>3</w:t>
            </w:r>
          </w:p>
        </w:tc>
      </w:tr>
    </w:tbl>
    <w:p w14:paraId="1AF9D768" w14:textId="77777777" w:rsidR="004E641E" w:rsidRPr="002E006C" w:rsidRDefault="004E641E" w:rsidP="004E641E">
      <w:pPr>
        <w:rPr>
          <w:lang w:val="en-US"/>
        </w:rPr>
      </w:pPr>
      <w:r w:rsidRPr="003E5AF7">
        <w:rPr>
          <w:lang w:val="en-US"/>
        </w:rPr>
        <w:t xml:space="preserve">The use of this QC flag remains at the discretion of the originating NMHS. Where the reported value is considered to retain climatological significance despite its known limitations, it may be exchanged together with QC Code </w:t>
      </w:r>
      <w:r w:rsidRPr="003E5AF7">
        <w:rPr>
          <w:rStyle w:val="lev"/>
          <w:lang w:val="en-US"/>
        </w:rPr>
        <w:t>3</w:t>
      </w:r>
      <w:r w:rsidRPr="003E5AF7">
        <w:rPr>
          <w:lang w:val="en-US"/>
        </w:rPr>
        <w:t>.</w:t>
      </w:r>
      <w:r>
        <w:rPr>
          <w:lang w:val="en-US"/>
        </w:rPr>
        <w:t xml:space="preserve"> </w:t>
      </w:r>
      <w:r>
        <w:t>While such situations are likely to be rare, the NMHS may, at its discretion, regard the measurement as having some value, albeit heavily qualified. For instance, a rainfall value in an otherwise desert climate. In this case, it is clear that the value does not reflect the limits of the instrumentation, but rather that the instrument/sensor failed</w:t>
      </w:r>
    </w:p>
    <w:p w14:paraId="7DC97BDB" w14:textId="77777777" w:rsidR="004E641E" w:rsidRPr="003E5AF7" w:rsidRDefault="004E641E" w:rsidP="004E641E">
      <w:pPr>
        <w:rPr>
          <w:lang w:val="en-US"/>
        </w:rPr>
      </w:pPr>
    </w:p>
    <w:p w14:paraId="35A180E9" w14:textId="77777777" w:rsidR="004E641E" w:rsidRDefault="004E641E" w:rsidP="004E641E">
      <w:pPr>
        <w:pStyle w:val="Titre4"/>
        <w:ind w:left="864" w:hanging="864"/>
      </w:pPr>
      <w:bookmarkStart w:id="92" w:name="_Toc242708290"/>
      <w:r>
        <w:t>Use case: Aggregation</w:t>
      </w:r>
      <w:bookmarkEnd w:id="92"/>
    </w:p>
    <w:p w14:paraId="0FDB4A55" w14:textId="4F15F6C7" w:rsidR="004E641E" w:rsidRPr="002E006C" w:rsidRDefault="004E641E" w:rsidP="004E641E">
      <w:pPr>
        <w:rPr>
          <w:lang w:val="en-US"/>
        </w:rPr>
      </w:pPr>
      <w:r w:rsidRPr="00020222">
        <w:rPr>
          <w:lang w:val="en-US" w:eastAsia="fr-FR"/>
        </w:rPr>
        <w:t xml:space="preserve">This use case applies where daily observations are unavailable for one or more </w:t>
      </w:r>
      <w:r w:rsidR="0050633A">
        <w:rPr>
          <w:lang w:val="en-US" w:eastAsia="fr-FR"/>
        </w:rPr>
        <w:t>C</w:t>
      </w:r>
      <w:r w:rsidRPr="00020222">
        <w:rPr>
          <w:lang w:val="en-US" w:eastAsia="fr-FR"/>
        </w:rPr>
        <w:t xml:space="preserve">limatological </w:t>
      </w:r>
      <w:r w:rsidR="0050633A">
        <w:rPr>
          <w:lang w:val="en-US" w:eastAsia="fr-FR"/>
        </w:rPr>
        <w:t>D</w:t>
      </w:r>
      <w:r w:rsidRPr="00020222">
        <w:rPr>
          <w:lang w:val="en-US" w:eastAsia="fr-FR"/>
        </w:rPr>
        <w:t xml:space="preserve">ays, but an accumulated total </w:t>
      </w:r>
      <w:r>
        <w:rPr>
          <w:lang w:val="en-US" w:eastAsia="fr-FR"/>
        </w:rPr>
        <w:t xml:space="preserve">over the period </w:t>
      </w:r>
      <w:r w:rsidRPr="002E006C">
        <w:rPr>
          <w:lang w:val="en-US"/>
        </w:rPr>
        <w:t xml:space="preserve">(or highest/lowest value in the case of temperature) is known. </w:t>
      </w:r>
    </w:p>
    <w:p w14:paraId="6ABF50A1" w14:textId="678417C1" w:rsidR="004E641E" w:rsidRPr="002E006C" w:rsidRDefault="004E641E" w:rsidP="004E641E">
      <w:pPr>
        <w:rPr>
          <w:lang w:val="en-US"/>
        </w:rPr>
      </w:pPr>
      <w:r w:rsidRPr="00020222">
        <w:rPr>
          <w:lang w:val="en-US" w:eastAsia="fr-FR"/>
        </w:rPr>
        <w:t xml:space="preserve">A common example concerns manually read rain gauges when an observer is absent for several consecutive days. In the example below, precipitation accumulates in the rain gauge from </w:t>
      </w:r>
      <w:r w:rsidRPr="00020222">
        <w:rPr>
          <w:b/>
          <w:bCs/>
          <w:lang w:val="en-US" w:eastAsia="fr-FR"/>
        </w:rPr>
        <w:t>Day 2</w:t>
      </w:r>
      <w:r w:rsidRPr="00020222">
        <w:rPr>
          <w:lang w:val="en-US" w:eastAsia="fr-FR"/>
        </w:rPr>
        <w:t xml:space="preserve"> to </w:t>
      </w:r>
      <w:r w:rsidRPr="00020222">
        <w:rPr>
          <w:b/>
          <w:bCs/>
          <w:lang w:val="en-US" w:eastAsia="fr-FR"/>
        </w:rPr>
        <w:t>Day 5</w:t>
      </w:r>
      <w:r w:rsidRPr="00020222">
        <w:rPr>
          <w:lang w:val="en-US" w:eastAsia="fr-FR"/>
        </w:rPr>
        <w:t xml:space="preserve">. When observations resume on </w:t>
      </w:r>
      <w:r w:rsidRPr="00020222">
        <w:rPr>
          <w:b/>
          <w:bCs/>
          <w:lang w:val="en-US" w:eastAsia="fr-FR"/>
        </w:rPr>
        <w:t>Day 5</w:t>
      </w:r>
      <w:r w:rsidRPr="00020222">
        <w:rPr>
          <w:lang w:val="en-US" w:eastAsia="fr-FR"/>
        </w:rPr>
        <w:t xml:space="preserve">, the accumulated total of </w:t>
      </w:r>
      <w:r w:rsidRPr="00020222">
        <w:rPr>
          <w:b/>
          <w:bCs/>
          <w:lang w:val="en-US" w:eastAsia="fr-FR"/>
        </w:rPr>
        <w:t>32.5 mm</w:t>
      </w:r>
      <w:r w:rsidRPr="00020222">
        <w:rPr>
          <w:lang w:val="en-US" w:eastAsia="fr-FR"/>
        </w:rPr>
        <w:t xml:space="preserve"> is measured. As the distribution of precipitation between the individual days is unknown, the total is </w:t>
      </w:r>
      <w:r>
        <w:rPr>
          <w:lang w:val="en-US" w:eastAsia="fr-FR"/>
        </w:rPr>
        <w:t>reported</w:t>
      </w:r>
      <w:r w:rsidRPr="00020222">
        <w:rPr>
          <w:lang w:val="en-US" w:eastAsia="fr-FR"/>
        </w:rPr>
        <w:t xml:space="preserve"> to </w:t>
      </w:r>
      <w:r w:rsidRPr="00020222">
        <w:rPr>
          <w:b/>
          <w:bCs/>
          <w:lang w:val="en-US" w:eastAsia="fr-FR"/>
        </w:rPr>
        <w:t>Day 5</w:t>
      </w:r>
      <w:r w:rsidRPr="00020222">
        <w:rPr>
          <w:lang w:val="en-US" w:eastAsia="fr-FR"/>
        </w:rPr>
        <w:t xml:space="preserve">, while QC Code </w:t>
      </w:r>
      <w:r w:rsidRPr="00020222">
        <w:rPr>
          <w:b/>
          <w:bCs/>
          <w:lang w:val="en-US" w:eastAsia="fr-FR"/>
        </w:rPr>
        <w:t>2 ("Aggregated")</w:t>
      </w:r>
      <w:r w:rsidRPr="00020222">
        <w:rPr>
          <w:lang w:val="en-US" w:eastAsia="fr-FR"/>
        </w:rPr>
        <w:t xml:space="preserve"> is assigned to each day of the aggregation period. This indicates that the reported value </w:t>
      </w:r>
      <w:r w:rsidRPr="00020222">
        <w:rPr>
          <w:lang w:val="en-US" w:eastAsia="fr-FR"/>
        </w:rPr>
        <w:lastRenderedPageBreak/>
        <w:t xml:space="preserve">represents an accumulation covering several </w:t>
      </w:r>
      <w:r w:rsidR="0050633A">
        <w:rPr>
          <w:lang w:val="en-US" w:eastAsia="fr-FR"/>
        </w:rPr>
        <w:t>C</w:t>
      </w:r>
      <w:r w:rsidRPr="00020222">
        <w:rPr>
          <w:lang w:val="en-US" w:eastAsia="fr-FR"/>
        </w:rPr>
        <w:t xml:space="preserve">limatological </w:t>
      </w:r>
      <w:r w:rsidR="0050633A">
        <w:rPr>
          <w:lang w:val="en-US" w:eastAsia="fr-FR"/>
        </w:rPr>
        <w:t>D</w:t>
      </w:r>
      <w:r w:rsidRPr="00020222">
        <w:rPr>
          <w:lang w:val="en-US" w:eastAsia="fr-FR"/>
        </w:rPr>
        <w:t>ays rather than a single day.</w:t>
      </w:r>
      <w:r>
        <w:rPr>
          <w:lang w:val="en-US" w:eastAsia="fr-FR"/>
        </w:rPr>
        <w:t xml:space="preserve"> </w:t>
      </w:r>
      <w:r w:rsidRPr="002E006C">
        <w:rPr>
          <w:lang w:val="en-US"/>
        </w:rPr>
        <w:t xml:space="preserve">For Day 6, noting that the aggregation problem has been solved, this particular day reported no additional precipitation. </w:t>
      </w:r>
    </w:p>
    <w:p w14:paraId="488521B4" w14:textId="77777777" w:rsidR="004E641E" w:rsidRPr="00020222" w:rsidRDefault="004E641E" w:rsidP="004E641E">
      <w:pPr>
        <w:rPr>
          <w:lang w:val="en-US" w:eastAsia="fr-FR"/>
        </w:rPr>
      </w:pPr>
    </w:p>
    <w:p w14:paraId="366AE1D7" w14:textId="77777777" w:rsidR="004E641E" w:rsidRPr="00020222" w:rsidRDefault="004E641E" w:rsidP="004E641E">
      <w:pPr>
        <w:rPr>
          <w:lang w:val="fr-FR" w:eastAsia="fr-FR"/>
        </w:rPr>
      </w:pPr>
      <w:r w:rsidRPr="00020222">
        <w:rPr>
          <w:b/>
          <w:bCs/>
          <w:lang w:val="fr-FR" w:eastAsia="fr-FR"/>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228"/>
        <w:gridCol w:w="3746"/>
        <w:gridCol w:w="831"/>
      </w:tblGrid>
      <w:tr w:rsidR="004E641E" w:rsidRPr="00020222" w14:paraId="28237AA4" w14:textId="77777777" w:rsidTr="00BC5AB9">
        <w:trPr>
          <w:tblHeader/>
          <w:tblCellSpacing w:w="15" w:type="dxa"/>
        </w:trPr>
        <w:tc>
          <w:tcPr>
            <w:tcW w:w="0" w:type="auto"/>
            <w:vAlign w:val="center"/>
            <w:hideMark/>
          </w:tcPr>
          <w:p w14:paraId="3D66BAB7" w14:textId="77777777" w:rsidR="004E641E" w:rsidRPr="00020222" w:rsidRDefault="004E641E" w:rsidP="00BC5AB9">
            <w:pPr>
              <w:rPr>
                <w:b/>
                <w:bCs/>
                <w:lang w:val="fr-FR" w:eastAsia="fr-FR"/>
              </w:rPr>
            </w:pPr>
            <w:r w:rsidRPr="00020222">
              <w:rPr>
                <w:b/>
                <w:bCs/>
                <w:lang w:val="fr-FR" w:eastAsia="fr-FR"/>
              </w:rPr>
              <w:t>Date</w:t>
            </w:r>
          </w:p>
        </w:tc>
        <w:tc>
          <w:tcPr>
            <w:tcW w:w="0" w:type="auto"/>
            <w:vAlign w:val="center"/>
            <w:hideMark/>
          </w:tcPr>
          <w:p w14:paraId="2915CE81" w14:textId="77777777" w:rsidR="004E641E" w:rsidRPr="00020222" w:rsidRDefault="004E641E" w:rsidP="00BC5AB9">
            <w:pPr>
              <w:rPr>
                <w:b/>
                <w:bCs/>
                <w:lang w:val="fr-FR" w:eastAsia="fr-FR"/>
              </w:rPr>
            </w:pPr>
            <w:proofErr w:type="spellStart"/>
            <w:r w:rsidRPr="00020222">
              <w:rPr>
                <w:b/>
                <w:bCs/>
                <w:lang w:val="fr-FR" w:eastAsia="fr-FR"/>
              </w:rPr>
              <w:t>Precipitation</w:t>
            </w:r>
            <w:proofErr w:type="spellEnd"/>
          </w:p>
        </w:tc>
        <w:tc>
          <w:tcPr>
            <w:tcW w:w="0" w:type="auto"/>
            <w:vAlign w:val="center"/>
            <w:hideMark/>
          </w:tcPr>
          <w:p w14:paraId="44A00467" w14:textId="77777777" w:rsidR="004E641E" w:rsidRPr="00020222" w:rsidRDefault="004E641E" w:rsidP="00BC5AB9">
            <w:pPr>
              <w:rPr>
                <w:b/>
                <w:bCs/>
                <w:lang w:val="fr-FR" w:eastAsia="fr-FR"/>
              </w:rPr>
            </w:pPr>
            <w:r w:rsidRPr="00020222">
              <w:rPr>
                <w:b/>
                <w:bCs/>
                <w:lang w:val="fr-FR" w:eastAsia="fr-FR"/>
              </w:rPr>
              <w:t>Associated QC information</w:t>
            </w:r>
          </w:p>
        </w:tc>
        <w:tc>
          <w:tcPr>
            <w:tcW w:w="0" w:type="auto"/>
            <w:vAlign w:val="center"/>
            <w:hideMark/>
          </w:tcPr>
          <w:p w14:paraId="49D5BF94" w14:textId="77777777" w:rsidR="004E641E" w:rsidRPr="00020222" w:rsidRDefault="004E641E" w:rsidP="00BC5AB9">
            <w:pPr>
              <w:rPr>
                <w:b/>
                <w:bCs/>
                <w:lang w:val="fr-FR" w:eastAsia="fr-FR"/>
              </w:rPr>
            </w:pPr>
            <w:r w:rsidRPr="00020222">
              <w:rPr>
                <w:b/>
                <w:bCs/>
                <w:lang w:val="fr-FR" w:eastAsia="fr-FR"/>
              </w:rPr>
              <w:t>QC code</w:t>
            </w:r>
          </w:p>
        </w:tc>
      </w:tr>
      <w:tr w:rsidR="004E641E" w:rsidRPr="00020222" w14:paraId="4C8BD25F" w14:textId="77777777" w:rsidTr="00BC5AB9">
        <w:trPr>
          <w:tblCellSpacing w:w="15" w:type="dxa"/>
        </w:trPr>
        <w:tc>
          <w:tcPr>
            <w:tcW w:w="0" w:type="auto"/>
            <w:vAlign w:val="center"/>
            <w:hideMark/>
          </w:tcPr>
          <w:p w14:paraId="7424B24D" w14:textId="77777777" w:rsidR="004E641E" w:rsidRPr="00020222" w:rsidRDefault="004E641E" w:rsidP="00BC5AB9">
            <w:pPr>
              <w:rPr>
                <w:lang w:val="fr-FR" w:eastAsia="fr-FR"/>
              </w:rPr>
            </w:pPr>
            <w:r w:rsidRPr="00020222">
              <w:rPr>
                <w:lang w:val="fr-FR" w:eastAsia="fr-FR"/>
              </w:rPr>
              <w:t>Day 1</w:t>
            </w:r>
          </w:p>
        </w:tc>
        <w:tc>
          <w:tcPr>
            <w:tcW w:w="0" w:type="auto"/>
            <w:vAlign w:val="center"/>
            <w:hideMark/>
          </w:tcPr>
          <w:p w14:paraId="3ED9342D" w14:textId="645355D7" w:rsidR="004E641E" w:rsidRPr="00020222" w:rsidRDefault="00A64433" w:rsidP="00BC5AB9">
            <w:pPr>
              <w:rPr>
                <w:lang w:val="fr-FR" w:eastAsia="fr-FR"/>
              </w:rPr>
            </w:pPr>
            <w:r>
              <w:rPr>
                <w:lang w:val="fr-FR" w:eastAsia="fr-FR"/>
              </w:rPr>
              <w:t>15</w:t>
            </w:r>
            <w:r w:rsidRPr="00020222">
              <w:rPr>
                <w:lang w:val="fr-FR" w:eastAsia="fr-FR"/>
              </w:rPr>
              <w:t xml:space="preserve"> </w:t>
            </w:r>
            <w:r w:rsidR="004E641E" w:rsidRPr="00020222">
              <w:rPr>
                <w:lang w:val="fr-FR" w:eastAsia="fr-FR"/>
              </w:rPr>
              <w:t>mm</w:t>
            </w:r>
          </w:p>
        </w:tc>
        <w:tc>
          <w:tcPr>
            <w:tcW w:w="0" w:type="auto"/>
            <w:vAlign w:val="center"/>
            <w:hideMark/>
          </w:tcPr>
          <w:p w14:paraId="2DB37419" w14:textId="40933055" w:rsidR="004E641E" w:rsidRPr="00020222" w:rsidRDefault="00A64433" w:rsidP="00BC5AB9">
            <w:pPr>
              <w:rPr>
                <w:lang w:val="en-US" w:eastAsia="fr-FR"/>
              </w:rPr>
            </w:pPr>
            <w:r w:rsidRPr="002E006C">
              <w:rPr>
                <w:lang w:val="en-US"/>
              </w:rPr>
              <w:t xml:space="preserve">Data checked and declared </w:t>
            </w:r>
            <w:r>
              <w:rPr>
                <w:lang w:val="en-US"/>
              </w:rPr>
              <w:t>“G</w:t>
            </w:r>
            <w:r w:rsidRPr="00A64433">
              <w:rPr>
                <w:b/>
                <w:lang w:val="en-US"/>
              </w:rPr>
              <w:t>ood</w:t>
            </w:r>
            <w:r>
              <w:rPr>
                <w:b/>
                <w:lang w:val="en-US"/>
              </w:rPr>
              <w:t>”</w:t>
            </w:r>
          </w:p>
        </w:tc>
        <w:tc>
          <w:tcPr>
            <w:tcW w:w="0" w:type="auto"/>
            <w:vAlign w:val="center"/>
            <w:hideMark/>
          </w:tcPr>
          <w:p w14:paraId="58799D13" w14:textId="11CCBD17" w:rsidR="004E641E" w:rsidRPr="00020222" w:rsidRDefault="00A64433" w:rsidP="00BC5AB9">
            <w:pPr>
              <w:rPr>
                <w:lang w:val="fr-FR" w:eastAsia="fr-FR"/>
              </w:rPr>
            </w:pPr>
            <w:r>
              <w:rPr>
                <w:lang w:val="fr-FR" w:eastAsia="fr-FR"/>
              </w:rPr>
              <w:t>0</w:t>
            </w:r>
          </w:p>
        </w:tc>
      </w:tr>
      <w:tr w:rsidR="004E641E" w:rsidRPr="00020222" w14:paraId="1A64F964" w14:textId="77777777" w:rsidTr="00BC5AB9">
        <w:trPr>
          <w:tblCellSpacing w:w="15" w:type="dxa"/>
        </w:trPr>
        <w:tc>
          <w:tcPr>
            <w:tcW w:w="0" w:type="auto"/>
            <w:vAlign w:val="center"/>
            <w:hideMark/>
          </w:tcPr>
          <w:p w14:paraId="2B1252A4" w14:textId="77777777" w:rsidR="004E641E" w:rsidRPr="00020222" w:rsidRDefault="004E641E" w:rsidP="00BC5AB9">
            <w:pPr>
              <w:rPr>
                <w:lang w:val="fr-FR" w:eastAsia="fr-FR"/>
              </w:rPr>
            </w:pPr>
            <w:r w:rsidRPr="00020222">
              <w:rPr>
                <w:lang w:val="fr-FR" w:eastAsia="fr-FR"/>
              </w:rPr>
              <w:t>Day 2</w:t>
            </w:r>
          </w:p>
        </w:tc>
        <w:tc>
          <w:tcPr>
            <w:tcW w:w="0" w:type="auto"/>
            <w:vAlign w:val="center"/>
            <w:hideMark/>
          </w:tcPr>
          <w:p w14:paraId="78F92608" w14:textId="77777777" w:rsidR="004E641E" w:rsidRPr="00020222" w:rsidRDefault="004E641E" w:rsidP="00BC5AB9">
            <w:pPr>
              <w:rPr>
                <w:lang w:val="fr-FR" w:eastAsia="fr-FR"/>
              </w:rPr>
            </w:pPr>
            <w:proofErr w:type="spellStart"/>
            <w:r w:rsidRPr="00020222">
              <w:rPr>
                <w:lang w:val="fr-FR" w:eastAsia="fr-FR"/>
              </w:rPr>
              <w:t>Missing</w:t>
            </w:r>
            <w:proofErr w:type="spellEnd"/>
          </w:p>
        </w:tc>
        <w:tc>
          <w:tcPr>
            <w:tcW w:w="0" w:type="auto"/>
            <w:vAlign w:val="center"/>
            <w:hideMark/>
          </w:tcPr>
          <w:p w14:paraId="0934F38D" w14:textId="77777777" w:rsidR="004E641E" w:rsidRPr="00020222" w:rsidRDefault="004E641E" w:rsidP="00BC5AB9">
            <w:pPr>
              <w:rPr>
                <w:lang w:val="en-US" w:eastAsia="fr-FR"/>
              </w:rPr>
            </w:pPr>
            <w:r w:rsidRPr="00020222">
              <w:rPr>
                <w:lang w:val="en-US" w:eastAsia="fr-FR"/>
              </w:rPr>
              <w:t xml:space="preserve">Data checked and declared </w:t>
            </w:r>
            <w:r w:rsidRPr="00020222">
              <w:rPr>
                <w:b/>
                <w:bCs/>
                <w:lang w:val="en-US" w:eastAsia="fr-FR"/>
              </w:rPr>
              <w:t>"Aggregated"</w:t>
            </w:r>
          </w:p>
        </w:tc>
        <w:tc>
          <w:tcPr>
            <w:tcW w:w="0" w:type="auto"/>
            <w:vAlign w:val="center"/>
            <w:hideMark/>
          </w:tcPr>
          <w:p w14:paraId="4F701867" w14:textId="77777777" w:rsidR="004E641E" w:rsidRPr="00020222" w:rsidRDefault="004E641E" w:rsidP="00BC5AB9">
            <w:pPr>
              <w:rPr>
                <w:lang w:val="fr-FR" w:eastAsia="fr-FR"/>
              </w:rPr>
            </w:pPr>
            <w:r w:rsidRPr="00020222">
              <w:rPr>
                <w:lang w:val="fr-FR" w:eastAsia="fr-FR"/>
              </w:rPr>
              <w:t>2</w:t>
            </w:r>
          </w:p>
        </w:tc>
      </w:tr>
      <w:tr w:rsidR="004E641E" w:rsidRPr="00020222" w14:paraId="64B525EE" w14:textId="77777777" w:rsidTr="00BC5AB9">
        <w:trPr>
          <w:tblCellSpacing w:w="15" w:type="dxa"/>
        </w:trPr>
        <w:tc>
          <w:tcPr>
            <w:tcW w:w="0" w:type="auto"/>
            <w:vAlign w:val="center"/>
            <w:hideMark/>
          </w:tcPr>
          <w:p w14:paraId="2EC0403B" w14:textId="77777777" w:rsidR="004E641E" w:rsidRPr="00020222" w:rsidRDefault="004E641E" w:rsidP="00BC5AB9">
            <w:pPr>
              <w:rPr>
                <w:lang w:val="fr-FR" w:eastAsia="fr-FR"/>
              </w:rPr>
            </w:pPr>
            <w:r w:rsidRPr="00020222">
              <w:rPr>
                <w:lang w:val="fr-FR" w:eastAsia="fr-FR"/>
              </w:rPr>
              <w:t>Day 3</w:t>
            </w:r>
          </w:p>
        </w:tc>
        <w:tc>
          <w:tcPr>
            <w:tcW w:w="0" w:type="auto"/>
            <w:vAlign w:val="center"/>
            <w:hideMark/>
          </w:tcPr>
          <w:p w14:paraId="206CD52D" w14:textId="77777777" w:rsidR="004E641E" w:rsidRPr="00020222" w:rsidRDefault="004E641E" w:rsidP="00BC5AB9">
            <w:pPr>
              <w:rPr>
                <w:lang w:val="fr-FR" w:eastAsia="fr-FR"/>
              </w:rPr>
            </w:pPr>
            <w:proofErr w:type="spellStart"/>
            <w:r w:rsidRPr="00020222">
              <w:rPr>
                <w:lang w:val="fr-FR" w:eastAsia="fr-FR"/>
              </w:rPr>
              <w:t>Missing</w:t>
            </w:r>
            <w:proofErr w:type="spellEnd"/>
          </w:p>
        </w:tc>
        <w:tc>
          <w:tcPr>
            <w:tcW w:w="0" w:type="auto"/>
            <w:vAlign w:val="center"/>
            <w:hideMark/>
          </w:tcPr>
          <w:p w14:paraId="0A3AEC9A" w14:textId="77777777" w:rsidR="004E641E" w:rsidRPr="00020222" w:rsidRDefault="004E641E" w:rsidP="00BC5AB9">
            <w:pPr>
              <w:rPr>
                <w:lang w:val="en-US" w:eastAsia="fr-FR"/>
              </w:rPr>
            </w:pPr>
            <w:r w:rsidRPr="00020222">
              <w:rPr>
                <w:lang w:val="en-US" w:eastAsia="fr-FR"/>
              </w:rPr>
              <w:t xml:space="preserve">Data checked and declared </w:t>
            </w:r>
            <w:r w:rsidRPr="00020222">
              <w:rPr>
                <w:b/>
                <w:bCs/>
                <w:lang w:val="en-US" w:eastAsia="fr-FR"/>
              </w:rPr>
              <w:t>"Aggregated"</w:t>
            </w:r>
          </w:p>
        </w:tc>
        <w:tc>
          <w:tcPr>
            <w:tcW w:w="0" w:type="auto"/>
            <w:vAlign w:val="center"/>
            <w:hideMark/>
          </w:tcPr>
          <w:p w14:paraId="11938DD7" w14:textId="77777777" w:rsidR="004E641E" w:rsidRPr="00020222" w:rsidRDefault="004E641E" w:rsidP="00BC5AB9">
            <w:pPr>
              <w:rPr>
                <w:lang w:val="fr-FR" w:eastAsia="fr-FR"/>
              </w:rPr>
            </w:pPr>
            <w:r w:rsidRPr="00020222">
              <w:rPr>
                <w:lang w:val="fr-FR" w:eastAsia="fr-FR"/>
              </w:rPr>
              <w:t>2</w:t>
            </w:r>
          </w:p>
        </w:tc>
      </w:tr>
      <w:tr w:rsidR="004E641E" w:rsidRPr="00020222" w14:paraId="6962F343" w14:textId="77777777" w:rsidTr="00BC5AB9">
        <w:trPr>
          <w:tblCellSpacing w:w="15" w:type="dxa"/>
        </w:trPr>
        <w:tc>
          <w:tcPr>
            <w:tcW w:w="0" w:type="auto"/>
            <w:vAlign w:val="center"/>
            <w:hideMark/>
          </w:tcPr>
          <w:p w14:paraId="147CF77A" w14:textId="77777777" w:rsidR="004E641E" w:rsidRPr="00020222" w:rsidRDefault="004E641E" w:rsidP="00BC5AB9">
            <w:pPr>
              <w:rPr>
                <w:lang w:val="fr-FR" w:eastAsia="fr-FR"/>
              </w:rPr>
            </w:pPr>
            <w:r w:rsidRPr="00020222">
              <w:rPr>
                <w:lang w:val="fr-FR" w:eastAsia="fr-FR"/>
              </w:rPr>
              <w:t>Day 4</w:t>
            </w:r>
          </w:p>
        </w:tc>
        <w:tc>
          <w:tcPr>
            <w:tcW w:w="0" w:type="auto"/>
            <w:vAlign w:val="center"/>
            <w:hideMark/>
          </w:tcPr>
          <w:p w14:paraId="192EB8E6" w14:textId="77777777" w:rsidR="004E641E" w:rsidRPr="00020222" w:rsidRDefault="004E641E" w:rsidP="00BC5AB9">
            <w:pPr>
              <w:rPr>
                <w:lang w:val="fr-FR" w:eastAsia="fr-FR"/>
              </w:rPr>
            </w:pPr>
            <w:proofErr w:type="spellStart"/>
            <w:r w:rsidRPr="00020222">
              <w:rPr>
                <w:lang w:val="fr-FR" w:eastAsia="fr-FR"/>
              </w:rPr>
              <w:t>Missing</w:t>
            </w:r>
            <w:proofErr w:type="spellEnd"/>
          </w:p>
        </w:tc>
        <w:tc>
          <w:tcPr>
            <w:tcW w:w="0" w:type="auto"/>
            <w:vAlign w:val="center"/>
            <w:hideMark/>
          </w:tcPr>
          <w:p w14:paraId="3077FE29" w14:textId="77777777" w:rsidR="004E641E" w:rsidRPr="00020222" w:rsidRDefault="004E641E" w:rsidP="00BC5AB9">
            <w:pPr>
              <w:rPr>
                <w:lang w:val="en-US" w:eastAsia="fr-FR"/>
              </w:rPr>
            </w:pPr>
            <w:r w:rsidRPr="00020222">
              <w:rPr>
                <w:lang w:val="en-US" w:eastAsia="fr-FR"/>
              </w:rPr>
              <w:t xml:space="preserve">Data checked and declared </w:t>
            </w:r>
            <w:r w:rsidRPr="00020222">
              <w:rPr>
                <w:b/>
                <w:bCs/>
                <w:lang w:val="en-US" w:eastAsia="fr-FR"/>
              </w:rPr>
              <w:t>"Aggregated"</w:t>
            </w:r>
          </w:p>
        </w:tc>
        <w:tc>
          <w:tcPr>
            <w:tcW w:w="0" w:type="auto"/>
            <w:vAlign w:val="center"/>
            <w:hideMark/>
          </w:tcPr>
          <w:p w14:paraId="065E43FD" w14:textId="77777777" w:rsidR="004E641E" w:rsidRPr="00020222" w:rsidRDefault="004E641E" w:rsidP="00BC5AB9">
            <w:pPr>
              <w:rPr>
                <w:lang w:val="fr-FR" w:eastAsia="fr-FR"/>
              </w:rPr>
            </w:pPr>
            <w:r w:rsidRPr="00020222">
              <w:rPr>
                <w:lang w:val="fr-FR" w:eastAsia="fr-FR"/>
              </w:rPr>
              <w:t>2</w:t>
            </w:r>
          </w:p>
        </w:tc>
      </w:tr>
      <w:tr w:rsidR="004E641E" w:rsidRPr="00020222" w14:paraId="19BFDCEF" w14:textId="77777777" w:rsidTr="00BC5AB9">
        <w:trPr>
          <w:tblCellSpacing w:w="15" w:type="dxa"/>
        </w:trPr>
        <w:tc>
          <w:tcPr>
            <w:tcW w:w="0" w:type="auto"/>
            <w:vAlign w:val="center"/>
            <w:hideMark/>
          </w:tcPr>
          <w:p w14:paraId="141B2D94" w14:textId="77777777" w:rsidR="004E641E" w:rsidRPr="00020222" w:rsidRDefault="004E641E" w:rsidP="00BC5AB9">
            <w:pPr>
              <w:rPr>
                <w:lang w:val="fr-FR" w:eastAsia="fr-FR"/>
              </w:rPr>
            </w:pPr>
            <w:r w:rsidRPr="00020222">
              <w:rPr>
                <w:lang w:val="fr-FR" w:eastAsia="fr-FR"/>
              </w:rPr>
              <w:t>Day 5</w:t>
            </w:r>
          </w:p>
        </w:tc>
        <w:tc>
          <w:tcPr>
            <w:tcW w:w="0" w:type="auto"/>
            <w:vAlign w:val="center"/>
            <w:hideMark/>
          </w:tcPr>
          <w:p w14:paraId="71B0513E" w14:textId="77777777" w:rsidR="004E641E" w:rsidRPr="00020222" w:rsidRDefault="004E641E" w:rsidP="00BC5AB9">
            <w:pPr>
              <w:rPr>
                <w:lang w:val="fr-FR" w:eastAsia="fr-FR"/>
              </w:rPr>
            </w:pPr>
            <w:r w:rsidRPr="00020222">
              <w:rPr>
                <w:lang w:val="fr-FR" w:eastAsia="fr-FR"/>
              </w:rPr>
              <w:t>32.5 mm</w:t>
            </w:r>
          </w:p>
        </w:tc>
        <w:tc>
          <w:tcPr>
            <w:tcW w:w="0" w:type="auto"/>
            <w:vAlign w:val="center"/>
            <w:hideMark/>
          </w:tcPr>
          <w:p w14:paraId="1429A67F" w14:textId="77777777" w:rsidR="004E641E" w:rsidRPr="00020222" w:rsidRDefault="004E641E" w:rsidP="00BC5AB9">
            <w:pPr>
              <w:rPr>
                <w:lang w:val="en-US" w:eastAsia="fr-FR"/>
              </w:rPr>
            </w:pPr>
            <w:r w:rsidRPr="00020222">
              <w:rPr>
                <w:lang w:val="en-US" w:eastAsia="fr-FR"/>
              </w:rPr>
              <w:t xml:space="preserve">Data checked and declared </w:t>
            </w:r>
            <w:r w:rsidRPr="00020222">
              <w:rPr>
                <w:b/>
                <w:bCs/>
                <w:lang w:val="en-US" w:eastAsia="fr-FR"/>
              </w:rPr>
              <w:t>"Aggregated"</w:t>
            </w:r>
          </w:p>
        </w:tc>
        <w:tc>
          <w:tcPr>
            <w:tcW w:w="0" w:type="auto"/>
            <w:vAlign w:val="center"/>
            <w:hideMark/>
          </w:tcPr>
          <w:p w14:paraId="1CE50A11" w14:textId="77777777" w:rsidR="004E641E" w:rsidRPr="00020222" w:rsidRDefault="004E641E" w:rsidP="00BC5AB9">
            <w:pPr>
              <w:rPr>
                <w:lang w:val="fr-FR" w:eastAsia="fr-FR"/>
              </w:rPr>
            </w:pPr>
            <w:r w:rsidRPr="00020222">
              <w:rPr>
                <w:lang w:val="fr-FR" w:eastAsia="fr-FR"/>
              </w:rPr>
              <w:t>2</w:t>
            </w:r>
          </w:p>
        </w:tc>
      </w:tr>
      <w:tr w:rsidR="004E641E" w:rsidRPr="00020222" w14:paraId="6F9ADD48" w14:textId="77777777" w:rsidTr="00BC5AB9">
        <w:trPr>
          <w:tblCellSpacing w:w="15" w:type="dxa"/>
        </w:trPr>
        <w:tc>
          <w:tcPr>
            <w:tcW w:w="0" w:type="auto"/>
            <w:vAlign w:val="center"/>
            <w:hideMark/>
          </w:tcPr>
          <w:p w14:paraId="708B7D7C" w14:textId="77777777" w:rsidR="004E641E" w:rsidRPr="00020222" w:rsidRDefault="004E641E" w:rsidP="00BC5AB9">
            <w:pPr>
              <w:rPr>
                <w:lang w:val="fr-FR" w:eastAsia="fr-FR"/>
              </w:rPr>
            </w:pPr>
            <w:r w:rsidRPr="00020222">
              <w:rPr>
                <w:lang w:val="fr-FR" w:eastAsia="fr-FR"/>
              </w:rPr>
              <w:t>Day 6</w:t>
            </w:r>
          </w:p>
        </w:tc>
        <w:tc>
          <w:tcPr>
            <w:tcW w:w="0" w:type="auto"/>
            <w:vAlign w:val="center"/>
            <w:hideMark/>
          </w:tcPr>
          <w:p w14:paraId="3259F4E2" w14:textId="77777777" w:rsidR="004E641E" w:rsidRPr="00020222" w:rsidRDefault="004E641E" w:rsidP="00BC5AB9">
            <w:pPr>
              <w:rPr>
                <w:lang w:val="fr-FR" w:eastAsia="fr-FR"/>
              </w:rPr>
            </w:pPr>
            <w:r w:rsidRPr="00020222">
              <w:rPr>
                <w:lang w:val="fr-FR" w:eastAsia="fr-FR"/>
              </w:rPr>
              <w:t>0.0 mm</w:t>
            </w:r>
          </w:p>
        </w:tc>
        <w:tc>
          <w:tcPr>
            <w:tcW w:w="0" w:type="auto"/>
            <w:vAlign w:val="center"/>
            <w:hideMark/>
          </w:tcPr>
          <w:p w14:paraId="40145F3D" w14:textId="77777777" w:rsidR="004E641E" w:rsidRPr="00020222" w:rsidRDefault="004E641E" w:rsidP="00BC5AB9">
            <w:pPr>
              <w:rPr>
                <w:lang w:val="en-US" w:eastAsia="fr-FR"/>
              </w:rPr>
            </w:pPr>
            <w:r w:rsidRPr="00020222">
              <w:rPr>
                <w:lang w:val="en-US" w:eastAsia="fr-FR"/>
              </w:rPr>
              <w:t xml:space="preserve">Data checked and declared </w:t>
            </w:r>
            <w:r w:rsidRPr="00020222">
              <w:rPr>
                <w:b/>
                <w:bCs/>
                <w:lang w:val="en-US" w:eastAsia="fr-FR"/>
              </w:rPr>
              <w:t>"Good"</w:t>
            </w:r>
          </w:p>
        </w:tc>
        <w:tc>
          <w:tcPr>
            <w:tcW w:w="0" w:type="auto"/>
            <w:vAlign w:val="center"/>
            <w:hideMark/>
          </w:tcPr>
          <w:p w14:paraId="68967888" w14:textId="77777777" w:rsidR="004E641E" w:rsidRPr="00020222" w:rsidRDefault="004E641E" w:rsidP="00BC5AB9">
            <w:pPr>
              <w:rPr>
                <w:lang w:val="fr-FR" w:eastAsia="fr-FR"/>
              </w:rPr>
            </w:pPr>
            <w:r w:rsidRPr="00020222">
              <w:rPr>
                <w:lang w:val="fr-FR" w:eastAsia="fr-FR"/>
              </w:rPr>
              <w:t>0</w:t>
            </w:r>
          </w:p>
        </w:tc>
      </w:tr>
    </w:tbl>
    <w:p w14:paraId="2328183B" w14:textId="77777777" w:rsidR="004E641E" w:rsidRDefault="004E641E" w:rsidP="004E641E">
      <w:pPr>
        <w:rPr>
          <w:lang w:val="en-US" w:eastAsia="fr-FR"/>
        </w:rPr>
      </w:pPr>
      <w:r w:rsidRPr="00020222">
        <w:rPr>
          <w:lang w:val="en-US" w:eastAsia="fr-FR"/>
        </w:rPr>
        <w:t xml:space="preserve">Where it is known with certainty that no precipitation occurred on one or more days within the aggregation period, those days may instead be reported with a precipitation value of </w:t>
      </w:r>
      <w:r w:rsidRPr="00020222">
        <w:rPr>
          <w:b/>
          <w:bCs/>
          <w:lang w:val="en-US" w:eastAsia="fr-FR"/>
        </w:rPr>
        <w:t>0.0 mm</w:t>
      </w:r>
      <w:r w:rsidRPr="00020222">
        <w:rPr>
          <w:lang w:val="en-US" w:eastAsia="fr-FR"/>
        </w:rPr>
        <w:t xml:space="preserve"> and QC Code </w:t>
      </w:r>
      <w:r w:rsidRPr="00020222">
        <w:rPr>
          <w:b/>
          <w:bCs/>
          <w:lang w:val="en-US" w:eastAsia="fr-FR"/>
        </w:rPr>
        <w:t>0 ("Good")</w:t>
      </w:r>
      <w:r w:rsidRPr="00020222">
        <w:rPr>
          <w:lang w:val="en-US" w:eastAsia="fr-FR"/>
        </w:rPr>
        <w:t>. Alternatively, an NMHS may adopt a policy of treating the entire period as a single aggregation without partial disaggregation. Whichever approach is adopted, it should be applied consistently and documented as part of the NMHS's operational procedures.</w:t>
      </w:r>
    </w:p>
    <w:p w14:paraId="543659B0" w14:textId="77777777" w:rsidR="004E641E" w:rsidRPr="00020222" w:rsidRDefault="004E641E" w:rsidP="004E641E">
      <w:pPr>
        <w:rPr>
          <w:lang w:val="en-US" w:eastAsia="fr-FR"/>
        </w:rPr>
      </w:pPr>
      <w:r w:rsidRPr="00020222">
        <w:rPr>
          <w:lang w:val="en-US" w:eastAsia="fr-FR"/>
        </w:rPr>
        <w:t>Where an aggregation extends across the boundary between two calendar months, the accumulated value should be assigned to the month in which the aggregation ends.</w:t>
      </w:r>
    </w:p>
    <w:p w14:paraId="441B8F00" w14:textId="77777777" w:rsidR="004E641E" w:rsidRDefault="004E641E" w:rsidP="004E641E">
      <w:pPr>
        <w:pStyle w:val="Titre4"/>
        <w:rPr>
          <w:rStyle w:val="lev"/>
          <w:b w:val="0"/>
          <w:bCs w:val="0"/>
        </w:rPr>
      </w:pPr>
      <w:bookmarkStart w:id="93" w:name="_Toc242708291"/>
      <w:r>
        <w:rPr>
          <w:rStyle w:val="lev"/>
          <w:b w:val="0"/>
          <w:bCs w:val="0"/>
        </w:rPr>
        <w:t>Use case: Aggregation with instrument unavailable</w:t>
      </w:r>
      <w:bookmarkEnd w:id="93"/>
    </w:p>
    <w:p w14:paraId="7049D993" w14:textId="77777777" w:rsidR="004E641E" w:rsidRPr="00020222" w:rsidRDefault="004E641E" w:rsidP="004E641E">
      <w:pPr>
        <w:rPr>
          <w:lang w:val="en-US"/>
        </w:rPr>
      </w:pPr>
      <w:r w:rsidRPr="00020222">
        <w:rPr>
          <w:lang w:val="en-US"/>
        </w:rPr>
        <w:t>This use case illustrates a situation in which an aggregation period includes days during which the observing instrument was temporarily unavailable, for example because of maintenance, damage or another operational interruption.</w:t>
      </w:r>
    </w:p>
    <w:p w14:paraId="5C2CCFCA" w14:textId="77777777" w:rsidR="004E641E" w:rsidRPr="00020222" w:rsidRDefault="004E641E" w:rsidP="004E641E">
      <w:pPr>
        <w:rPr>
          <w:lang w:val="en-US"/>
        </w:rPr>
      </w:pPr>
      <w:r w:rsidRPr="00020222">
        <w:rPr>
          <w:lang w:val="en-US"/>
        </w:rPr>
        <w:t xml:space="preserve">In the example below, no value is available on </w:t>
      </w:r>
      <w:r w:rsidRPr="00020222">
        <w:rPr>
          <w:rStyle w:val="lev"/>
          <w:lang w:val="en-US"/>
        </w:rPr>
        <w:t>Day 1</w:t>
      </w:r>
      <w:r w:rsidRPr="00020222">
        <w:rPr>
          <w:lang w:val="en-US"/>
        </w:rPr>
        <w:t xml:space="preserve">, although the observing system is operational. On </w:t>
      </w:r>
      <w:r w:rsidRPr="00020222">
        <w:rPr>
          <w:rStyle w:val="lev"/>
          <w:lang w:val="en-US"/>
        </w:rPr>
        <w:t>Days 2</w:t>
      </w:r>
      <w:r w:rsidRPr="00020222">
        <w:rPr>
          <w:lang w:val="en-US"/>
        </w:rPr>
        <w:t xml:space="preserve"> and </w:t>
      </w:r>
      <w:r w:rsidRPr="00020222">
        <w:rPr>
          <w:rStyle w:val="lev"/>
          <w:lang w:val="en-US"/>
        </w:rPr>
        <w:t>3</w:t>
      </w:r>
      <w:r w:rsidRPr="00020222">
        <w:rPr>
          <w:lang w:val="en-US"/>
        </w:rPr>
        <w:t xml:space="preserve">, the instrument is unavailable and no observations can be made. On </w:t>
      </w:r>
      <w:r w:rsidRPr="00020222">
        <w:rPr>
          <w:rStyle w:val="lev"/>
          <w:lang w:val="en-US"/>
        </w:rPr>
        <w:t>Day 4</w:t>
      </w:r>
      <w:r w:rsidRPr="00020222">
        <w:rPr>
          <w:lang w:val="en-US"/>
        </w:rPr>
        <w:t xml:space="preserve">, the instrument has returned to service, but no observation is available for that day. On </w:t>
      </w:r>
      <w:r w:rsidRPr="00020222">
        <w:rPr>
          <w:rStyle w:val="lev"/>
          <w:lang w:val="en-US"/>
        </w:rPr>
        <w:t>Day 5</w:t>
      </w:r>
      <w:r w:rsidRPr="00020222">
        <w:rPr>
          <w:lang w:val="en-US"/>
        </w:rPr>
        <w:t xml:space="preserve">, an accumulated precipitation total of </w:t>
      </w:r>
      <w:r w:rsidRPr="00020222">
        <w:rPr>
          <w:rStyle w:val="lev"/>
          <w:lang w:val="en-US"/>
        </w:rPr>
        <w:t>32.5 mm</w:t>
      </w:r>
      <w:r w:rsidRPr="00020222">
        <w:rPr>
          <w:lang w:val="en-US"/>
        </w:rPr>
        <w:t xml:space="preserve"> is reported. The reported value represents the accumulation over the period during which observations were possible, but it does not include any contribution from the days when the instrument was unavailable.</w:t>
      </w:r>
    </w:p>
    <w:p w14:paraId="3E2C6E18" w14:textId="77777777" w:rsidR="004E641E" w:rsidRPr="00020222" w:rsidRDefault="004E641E" w:rsidP="004E641E">
      <w:pPr>
        <w:rPr>
          <w:lang w:val="en-US"/>
        </w:rPr>
      </w:pPr>
      <w:r w:rsidRPr="00020222">
        <w:rPr>
          <w:lang w:val="en-US"/>
        </w:rPr>
        <w:t xml:space="preserve">Accordingly, </w:t>
      </w:r>
      <w:r w:rsidRPr="00020222">
        <w:rPr>
          <w:rStyle w:val="lev"/>
          <w:lang w:val="en-US"/>
        </w:rPr>
        <w:t>Days 1, 4 and 5</w:t>
      </w:r>
      <w:r w:rsidRPr="00020222">
        <w:rPr>
          <w:lang w:val="en-US"/>
        </w:rPr>
        <w:t xml:space="preserve"> are assigned QC Code </w:t>
      </w:r>
      <w:r w:rsidRPr="00020222">
        <w:rPr>
          <w:rStyle w:val="lev"/>
          <w:lang w:val="en-US"/>
        </w:rPr>
        <w:t>2 ("Aggregated")</w:t>
      </w:r>
      <w:r w:rsidRPr="00020222">
        <w:rPr>
          <w:lang w:val="en-US"/>
        </w:rPr>
        <w:t xml:space="preserve">, while </w:t>
      </w:r>
      <w:r w:rsidRPr="00020222">
        <w:rPr>
          <w:rStyle w:val="lev"/>
          <w:lang w:val="en-US"/>
        </w:rPr>
        <w:t>Days 2 and 3</w:t>
      </w:r>
      <w:r w:rsidRPr="00020222">
        <w:rPr>
          <w:lang w:val="en-US"/>
        </w:rPr>
        <w:t xml:space="preserve"> are assigned QC Code </w:t>
      </w:r>
      <w:r w:rsidRPr="00020222">
        <w:rPr>
          <w:rStyle w:val="lev"/>
          <w:lang w:val="en-US"/>
        </w:rPr>
        <w:t>5 ("Parameter is not measured at the station")</w:t>
      </w:r>
      <w:r w:rsidRPr="00020222">
        <w:rPr>
          <w:lang w:val="en-US"/>
        </w:rPr>
        <w:t>, reflecting the temporary unavailability of the observing capability.</w:t>
      </w:r>
    </w:p>
    <w:p w14:paraId="49887645" w14:textId="77777777" w:rsidR="004E641E" w:rsidRDefault="004E641E" w:rsidP="004E641E">
      <w:r>
        <w:rPr>
          <w:rStyle w:val="lev"/>
        </w:rPr>
        <w:t>Coding</w:t>
      </w:r>
    </w:p>
    <w:tbl>
      <w:tblPr>
        <w:tblW w:w="10065" w:type="dxa"/>
        <w:tblCellSpacing w:w="15" w:type="dxa"/>
        <w:tblCellMar>
          <w:top w:w="15" w:type="dxa"/>
          <w:left w:w="15" w:type="dxa"/>
          <w:bottom w:w="15" w:type="dxa"/>
          <w:right w:w="15" w:type="dxa"/>
        </w:tblCellMar>
        <w:tblLook w:val="04A0" w:firstRow="1" w:lastRow="0" w:firstColumn="1" w:lastColumn="0" w:noHBand="0" w:noVBand="1"/>
      </w:tblPr>
      <w:tblGrid>
        <w:gridCol w:w="956"/>
        <w:gridCol w:w="2096"/>
        <w:gridCol w:w="6440"/>
        <w:gridCol w:w="573"/>
      </w:tblGrid>
      <w:tr w:rsidR="004E641E" w14:paraId="3EB99945" w14:textId="77777777" w:rsidTr="00BC5AB9">
        <w:trPr>
          <w:tblHeader/>
          <w:tblCellSpacing w:w="15" w:type="dxa"/>
        </w:trPr>
        <w:tc>
          <w:tcPr>
            <w:tcW w:w="0" w:type="auto"/>
            <w:vAlign w:val="center"/>
            <w:hideMark/>
          </w:tcPr>
          <w:p w14:paraId="132E0FF5" w14:textId="77777777" w:rsidR="004E641E" w:rsidRDefault="004E641E" w:rsidP="00BC5AB9">
            <w:pPr>
              <w:rPr>
                <w:b/>
                <w:bCs/>
              </w:rPr>
            </w:pPr>
            <w:r>
              <w:rPr>
                <w:b/>
                <w:bCs/>
              </w:rPr>
              <w:t>Date</w:t>
            </w:r>
          </w:p>
        </w:tc>
        <w:tc>
          <w:tcPr>
            <w:tcW w:w="0" w:type="auto"/>
            <w:vAlign w:val="center"/>
            <w:hideMark/>
          </w:tcPr>
          <w:p w14:paraId="6926EA24" w14:textId="77777777" w:rsidR="004E641E" w:rsidRDefault="004E641E" w:rsidP="00BC5AB9">
            <w:pPr>
              <w:rPr>
                <w:b/>
                <w:bCs/>
              </w:rPr>
            </w:pPr>
            <w:r>
              <w:rPr>
                <w:b/>
                <w:bCs/>
              </w:rPr>
              <w:t>Precipitation</w:t>
            </w:r>
          </w:p>
        </w:tc>
        <w:tc>
          <w:tcPr>
            <w:tcW w:w="0" w:type="auto"/>
            <w:vAlign w:val="center"/>
            <w:hideMark/>
          </w:tcPr>
          <w:p w14:paraId="14F15381" w14:textId="77777777" w:rsidR="004E641E" w:rsidRDefault="004E641E" w:rsidP="00BC5AB9">
            <w:pPr>
              <w:rPr>
                <w:b/>
                <w:bCs/>
              </w:rPr>
            </w:pPr>
            <w:r>
              <w:rPr>
                <w:b/>
                <w:bCs/>
              </w:rPr>
              <w:t>Associated QC information</w:t>
            </w:r>
          </w:p>
        </w:tc>
        <w:tc>
          <w:tcPr>
            <w:tcW w:w="528" w:type="dxa"/>
            <w:vAlign w:val="center"/>
            <w:hideMark/>
          </w:tcPr>
          <w:p w14:paraId="091D28F9" w14:textId="77777777" w:rsidR="004E641E" w:rsidRDefault="004E641E" w:rsidP="00BC5AB9">
            <w:pPr>
              <w:rPr>
                <w:b/>
                <w:bCs/>
              </w:rPr>
            </w:pPr>
            <w:r>
              <w:rPr>
                <w:b/>
                <w:bCs/>
              </w:rPr>
              <w:t>QC code</w:t>
            </w:r>
          </w:p>
        </w:tc>
      </w:tr>
      <w:tr w:rsidR="004E641E" w14:paraId="42B8F481" w14:textId="77777777" w:rsidTr="00BC5AB9">
        <w:trPr>
          <w:tblCellSpacing w:w="15" w:type="dxa"/>
        </w:trPr>
        <w:tc>
          <w:tcPr>
            <w:tcW w:w="0" w:type="auto"/>
            <w:vAlign w:val="center"/>
            <w:hideMark/>
          </w:tcPr>
          <w:p w14:paraId="7139CA79" w14:textId="77777777" w:rsidR="004E641E" w:rsidRDefault="004E641E" w:rsidP="00BC5AB9">
            <w:r>
              <w:t>Day 1</w:t>
            </w:r>
          </w:p>
        </w:tc>
        <w:tc>
          <w:tcPr>
            <w:tcW w:w="0" w:type="auto"/>
            <w:vAlign w:val="center"/>
            <w:hideMark/>
          </w:tcPr>
          <w:p w14:paraId="51197F10" w14:textId="77777777" w:rsidR="004E641E" w:rsidRDefault="004E641E" w:rsidP="00BC5AB9">
            <w:r>
              <w:t>Missing</w:t>
            </w:r>
          </w:p>
        </w:tc>
        <w:tc>
          <w:tcPr>
            <w:tcW w:w="0" w:type="auto"/>
            <w:vAlign w:val="center"/>
            <w:hideMark/>
          </w:tcPr>
          <w:p w14:paraId="5A2C736F" w14:textId="77777777" w:rsidR="004E641E" w:rsidRDefault="004E641E" w:rsidP="00BC5AB9">
            <w:r>
              <w:t xml:space="preserve">Data checked and declared </w:t>
            </w:r>
            <w:r>
              <w:rPr>
                <w:rStyle w:val="lev"/>
              </w:rPr>
              <w:t>"Aggregated"</w:t>
            </w:r>
          </w:p>
        </w:tc>
        <w:tc>
          <w:tcPr>
            <w:tcW w:w="528" w:type="dxa"/>
            <w:vAlign w:val="center"/>
            <w:hideMark/>
          </w:tcPr>
          <w:p w14:paraId="7655555E" w14:textId="77777777" w:rsidR="004E641E" w:rsidRDefault="004E641E" w:rsidP="00BC5AB9">
            <w:r>
              <w:t>2</w:t>
            </w:r>
          </w:p>
        </w:tc>
      </w:tr>
      <w:tr w:rsidR="004E641E" w14:paraId="38DDF440" w14:textId="77777777" w:rsidTr="00BC5AB9">
        <w:trPr>
          <w:tblCellSpacing w:w="15" w:type="dxa"/>
        </w:trPr>
        <w:tc>
          <w:tcPr>
            <w:tcW w:w="0" w:type="auto"/>
            <w:vAlign w:val="center"/>
            <w:hideMark/>
          </w:tcPr>
          <w:p w14:paraId="4C88CE5B" w14:textId="77777777" w:rsidR="004E641E" w:rsidRDefault="004E641E" w:rsidP="00BC5AB9">
            <w:r>
              <w:t>Day 2</w:t>
            </w:r>
          </w:p>
        </w:tc>
        <w:tc>
          <w:tcPr>
            <w:tcW w:w="0" w:type="auto"/>
            <w:vAlign w:val="center"/>
            <w:hideMark/>
          </w:tcPr>
          <w:p w14:paraId="37615C90" w14:textId="77777777" w:rsidR="004E641E" w:rsidRDefault="004E641E" w:rsidP="00BC5AB9">
            <w:r>
              <w:t>Missing</w:t>
            </w:r>
          </w:p>
        </w:tc>
        <w:tc>
          <w:tcPr>
            <w:tcW w:w="0" w:type="auto"/>
            <w:vAlign w:val="center"/>
            <w:hideMark/>
          </w:tcPr>
          <w:p w14:paraId="2D28E28C" w14:textId="77777777" w:rsidR="004E641E" w:rsidRDefault="004E641E" w:rsidP="00BC5AB9">
            <w:r>
              <w:t>Parameter is not measured at the station</w:t>
            </w:r>
          </w:p>
        </w:tc>
        <w:tc>
          <w:tcPr>
            <w:tcW w:w="528" w:type="dxa"/>
            <w:vAlign w:val="center"/>
            <w:hideMark/>
          </w:tcPr>
          <w:p w14:paraId="1487CD5C" w14:textId="77777777" w:rsidR="004E641E" w:rsidRDefault="004E641E" w:rsidP="00BC5AB9">
            <w:r>
              <w:t>5</w:t>
            </w:r>
          </w:p>
        </w:tc>
      </w:tr>
      <w:tr w:rsidR="004E641E" w14:paraId="52F7C2FE" w14:textId="77777777" w:rsidTr="00BC5AB9">
        <w:trPr>
          <w:tblCellSpacing w:w="15" w:type="dxa"/>
        </w:trPr>
        <w:tc>
          <w:tcPr>
            <w:tcW w:w="0" w:type="auto"/>
            <w:vAlign w:val="center"/>
            <w:hideMark/>
          </w:tcPr>
          <w:p w14:paraId="35F00D13" w14:textId="77777777" w:rsidR="004E641E" w:rsidRDefault="004E641E" w:rsidP="00BC5AB9">
            <w:r>
              <w:t>Day 3</w:t>
            </w:r>
          </w:p>
        </w:tc>
        <w:tc>
          <w:tcPr>
            <w:tcW w:w="0" w:type="auto"/>
            <w:vAlign w:val="center"/>
            <w:hideMark/>
          </w:tcPr>
          <w:p w14:paraId="553252DD" w14:textId="77777777" w:rsidR="004E641E" w:rsidRDefault="004E641E" w:rsidP="00BC5AB9">
            <w:r>
              <w:t>Missing</w:t>
            </w:r>
          </w:p>
        </w:tc>
        <w:tc>
          <w:tcPr>
            <w:tcW w:w="0" w:type="auto"/>
            <w:vAlign w:val="center"/>
            <w:hideMark/>
          </w:tcPr>
          <w:p w14:paraId="06A1D4A3" w14:textId="77777777" w:rsidR="004E641E" w:rsidRDefault="004E641E" w:rsidP="00BC5AB9">
            <w:r>
              <w:t>Parameter is not measured at the station</w:t>
            </w:r>
          </w:p>
        </w:tc>
        <w:tc>
          <w:tcPr>
            <w:tcW w:w="528" w:type="dxa"/>
            <w:vAlign w:val="center"/>
            <w:hideMark/>
          </w:tcPr>
          <w:p w14:paraId="0967175B" w14:textId="77777777" w:rsidR="004E641E" w:rsidRDefault="004E641E" w:rsidP="00BC5AB9">
            <w:r>
              <w:t>5</w:t>
            </w:r>
          </w:p>
        </w:tc>
      </w:tr>
      <w:tr w:rsidR="004E641E" w14:paraId="6C3CD209" w14:textId="77777777" w:rsidTr="00BC5AB9">
        <w:trPr>
          <w:tblCellSpacing w:w="15" w:type="dxa"/>
        </w:trPr>
        <w:tc>
          <w:tcPr>
            <w:tcW w:w="0" w:type="auto"/>
            <w:vAlign w:val="center"/>
            <w:hideMark/>
          </w:tcPr>
          <w:p w14:paraId="06006850" w14:textId="77777777" w:rsidR="004E641E" w:rsidRDefault="004E641E" w:rsidP="00BC5AB9">
            <w:r>
              <w:t>Day 4</w:t>
            </w:r>
          </w:p>
        </w:tc>
        <w:tc>
          <w:tcPr>
            <w:tcW w:w="0" w:type="auto"/>
            <w:vAlign w:val="center"/>
            <w:hideMark/>
          </w:tcPr>
          <w:p w14:paraId="58AE76F7" w14:textId="77777777" w:rsidR="004E641E" w:rsidRDefault="004E641E" w:rsidP="00BC5AB9">
            <w:r>
              <w:t>Missing</w:t>
            </w:r>
          </w:p>
        </w:tc>
        <w:tc>
          <w:tcPr>
            <w:tcW w:w="0" w:type="auto"/>
            <w:vAlign w:val="center"/>
            <w:hideMark/>
          </w:tcPr>
          <w:p w14:paraId="3816BA85" w14:textId="77777777" w:rsidR="004E641E" w:rsidRDefault="004E641E" w:rsidP="00BC5AB9">
            <w:r>
              <w:t xml:space="preserve">Data checked and declared </w:t>
            </w:r>
            <w:r>
              <w:rPr>
                <w:rStyle w:val="lev"/>
              </w:rPr>
              <w:t>"Aggregated"</w:t>
            </w:r>
          </w:p>
        </w:tc>
        <w:tc>
          <w:tcPr>
            <w:tcW w:w="528" w:type="dxa"/>
            <w:vAlign w:val="center"/>
            <w:hideMark/>
          </w:tcPr>
          <w:p w14:paraId="5AFE6385" w14:textId="77777777" w:rsidR="004E641E" w:rsidRDefault="004E641E" w:rsidP="00BC5AB9">
            <w:r>
              <w:t>2</w:t>
            </w:r>
          </w:p>
        </w:tc>
      </w:tr>
      <w:tr w:rsidR="004E641E" w14:paraId="7CB333C0" w14:textId="77777777" w:rsidTr="00BC5AB9">
        <w:trPr>
          <w:tblCellSpacing w:w="15" w:type="dxa"/>
        </w:trPr>
        <w:tc>
          <w:tcPr>
            <w:tcW w:w="0" w:type="auto"/>
            <w:vAlign w:val="center"/>
            <w:hideMark/>
          </w:tcPr>
          <w:p w14:paraId="7452929C" w14:textId="77777777" w:rsidR="004E641E" w:rsidRDefault="004E641E" w:rsidP="00BC5AB9">
            <w:r>
              <w:lastRenderedPageBreak/>
              <w:t>Day 5</w:t>
            </w:r>
          </w:p>
        </w:tc>
        <w:tc>
          <w:tcPr>
            <w:tcW w:w="0" w:type="auto"/>
            <w:vAlign w:val="center"/>
            <w:hideMark/>
          </w:tcPr>
          <w:p w14:paraId="1ECF67E1" w14:textId="77777777" w:rsidR="004E641E" w:rsidRDefault="004E641E" w:rsidP="00BC5AB9">
            <w:r>
              <w:t>32.5 mm</w:t>
            </w:r>
          </w:p>
        </w:tc>
        <w:tc>
          <w:tcPr>
            <w:tcW w:w="0" w:type="auto"/>
            <w:vAlign w:val="center"/>
            <w:hideMark/>
          </w:tcPr>
          <w:p w14:paraId="15D0EA4C" w14:textId="77777777" w:rsidR="004E641E" w:rsidRDefault="004E641E" w:rsidP="00BC5AB9">
            <w:r>
              <w:t xml:space="preserve">Data checked and declared </w:t>
            </w:r>
            <w:r>
              <w:rPr>
                <w:rStyle w:val="lev"/>
              </w:rPr>
              <w:t>"Aggregated"</w:t>
            </w:r>
          </w:p>
        </w:tc>
        <w:tc>
          <w:tcPr>
            <w:tcW w:w="528" w:type="dxa"/>
            <w:vAlign w:val="center"/>
            <w:hideMark/>
          </w:tcPr>
          <w:p w14:paraId="0AB92AFF" w14:textId="77777777" w:rsidR="004E641E" w:rsidRDefault="004E641E" w:rsidP="00BC5AB9">
            <w:r>
              <w:t>2</w:t>
            </w:r>
          </w:p>
        </w:tc>
      </w:tr>
    </w:tbl>
    <w:p w14:paraId="01D55905" w14:textId="77777777" w:rsidR="004E641E" w:rsidRPr="00020222" w:rsidRDefault="004E641E" w:rsidP="004E641E">
      <w:pPr>
        <w:rPr>
          <w:lang w:val="en-US"/>
        </w:rPr>
      </w:pPr>
      <w:r w:rsidRPr="00020222">
        <w:rPr>
          <w:lang w:val="en-US"/>
        </w:rPr>
        <w:t xml:space="preserve">Where observations have been permanently lost, for example because an instrument has been destroyed or washed away before the accumulated value can be recovered, the aggregation period begins only when observations resume. The days for which no observations are available should therefore be assigned QC Code </w:t>
      </w:r>
      <w:r w:rsidRPr="00020222">
        <w:rPr>
          <w:rStyle w:val="lev"/>
          <w:lang w:val="en-US"/>
        </w:rPr>
        <w:t>5 ("Parameter is not measured at the station")</w:t>
      </w:r>
      <w:r w:rsidRPr="00020222">
        <w:rPr>
          <w:lang w:val="en-US"/>
        </w:rPr>
        <w:t xml:space="preserve"> rather than being included in the aggregation.</w:t>
      </w:r>
    </w:p>
    <w:p w14:paraId="70C4C97D" w14:textId="77777777" w:rsidR="004E641E" w:rsidRDefault="004E641E" w:rsidP="004E641E">
      <w:pPr>
        <w:rPr>
          <w:lang w:val="en-US"/>
        </w:rPr>
      </w:pPr>
      <w:r w:rsidRPr="00020222">
        <w:rPr>
          <w:lang w:val="en-US"/>
        </w:rPr>
        <w:t>Although the example refers to precipitation, the same principle may apply to other aggregated parameters, such as daily maximum or minimum temperature or the depth of fresh snow, provided that the aggregated value excludes periods during which no observations were possible.</w:t>
      </w:r>
    </w:p>
    <w:p w14:paraId="4872B4DA" w14:textId="77777777" w:rsidR="004E641E" w:rsidRDefault="004E641E" w:rsidP="004E641E">
      <w:pPr>
        <w:pStyle w:val="Titre4"/>
        <w:ind w:left="864" w:hanging="864"/>
      </w:pPr>
      <w:bookmarkStart w:id="94" w:name="_Toc242708292"/>
      <w:r>
        <w:rPr>
          <w:rStyle w:val="lev"/>
          <w:b w:val="0"/>
          <w:bCs w:val="0"/>
        </w:rPr>
        <w:t>Use case: Solid precipitation aggregation with subsequent snowmelt</w:t>
      </w:r>
      <w:bookmarkEnd w:id="94"/>
    </w:p>
    <w:p w14:paraId="7390E416" w14:textId="77777777" w:rsidR="004E641E" w:rsidRPr="00102527" w:rsidRDefault="004E641E" w:rsidP="004E641E">
      <w:pPr>
        <w:rPr>
          <w:lang w:val="en-US"/>
        </w:rPr>
      </w:pPr>
      <w:r w:rsidRPr="00102527">
        <w:rPr>
          <w:lang w:val="en-US"/>
        </w:rPr>
        <w:t>This use case illustrates a situation in which snowfall temporarily blocks an automatic precipitation gauge. As the accumulated snow gradually melts over subsequent days, meltwater is recorded as precipitation on days when no new precipitation may actually have occurred.</w:t>
      </w:r>
    </w:p>
    <w:p w14:paraId="188B187B" w14:textId="77777777" w:rsidR="004E641E" w:rsidRPr="00102527" w:rsidRDefault="004E641E" w:rsidP="004E641E">
      <w:pPr>
        <w:rPr>
          <w:lang w:val="en-US"/>
        </w:rPr>
      </w:pPr>
      <w:r w:rsidRPr="00102527">
        <w:rPr>
          <w:lang w:val="en-US"/>
        </w:rPr>
        <w:t xml:space="preserve">The example below is based on observations from a high-altitude station in southeastern Australia during July 2022. Heavy precipitation, falling mainly as snow, occurred during the first two days. The </w:t>
      </w:r>
      <w:r w:rsidRPr="00102527">
        <w:rPr>
          <w:rStyle w:val="lev"/>
          <w:lang w:val="en-US"/>
        </w:rPr>
        <w:t>38.8 mm</w:t>
      </w:r>
      <w:r w:rsidRPr="00102527">
        <w:rPr>
          <w:lang w:val="en-US"/>
        </w:rPr>
        <w:t xml:space="preserve"> reported on </w:t>
      </w:r>
      <w:r w:rsidRPr="00102527">
        <w:rPr>
          <w:rStyle w:val="lev"/>
          <w:lang w:val="en-US"/>
        </w:rPr>
        <w:t>Day 1</w:t>
      </w:r>
      <w:r w:rsidRPr="00102527">
        <w:rPr>
          <w:lang w:val="en-US"/>
        </w:rPr>
        <w:t xml:space="preserve"> is considered to represent a known minimum amount because the gauge became blocked during the event and the true precipitation total could not be determined. Accordingly, QC Code </w:t>
      </w:r>
      <w:r w:rsidRPr="00102527">
        <w:rPr>
          <w:rStyle w:val="lev"/>
          <w:lang w:val="en-US"/>
        </w:rPr>
        <w:t>3 ("Out of instrument range / Instrument failure")</w:t>
      </w:r>
      <w:r w:rsidRPr="00102527">
        <w:rPr>
          <w:lang w:val="en-US"/>
        </w:rPr>
        <w:t xml:space="preserve"> is assigned.</w:t>
      </w:r>
    </w:p>
    <w:p w14:paraId="2B36DD28" w14:textId="77777777" w:rsidR="004E641E" w:rsidRPr="00102527" w:rsidRDefault="004E641E" w:rsidP="004E641E">
      <w:pPr>
        <w:rPr>
          <w:lang w:val="en-US"/>
        </w:rPr>
      </w:pPr>
      <w:r w:rsidRPr="00102527">
        <w:rPr>
          <w:lang w:val="en-US"/>
        </w:rPr>
        <w:t xml:space="preserve">During </w:t>
      </w:r>
      <w:r w:rsidRPr="00102527">
        <w:rPr>
          <w:rStyle w:val="lev"/>
          <w:lang w:val="en-US"/>
        </w:rPr>
        <w:t>Days 2</w:t>
      </w:r>
      <w:r w:rsidRPr="00102527">
        <w:rPr>
          <w:lang w:val="en-US"/>
        </w:rPr>
        <w:t xml:space="preserve"> to </w:t>
      </w:r>
      <w:r w:rsidRPr="00102527">
        <w:rPr>
          <w:rStyle w:val="lev"/>
          <w:lang w:val="en-US"/>
        </w:rPr>
        <w:t>5</w:t>
      </w:r>
      <w:r w:rsidRPr="00102527">
        <w:rPr>
          <w:lang w:val="en-US"/>
        </w:rPr>
        <w:t xml:space="preserve">, the reported precipitation values represent a combination of accumulated snowfall and subsequent snowmelt released from the blocked gauge. As the daily distribution of the original precipitation cannot be reconstructed reliably, these values are assigned QC Code </w:t>
      </w:r>
      <w:r w:rsidRPr="00102527">
        <w:rPr>
          <w:rStyle w:val="lev"/>
          <w:lang w:val="en-US"/>
        </w:rPr>
        <w:t>2 ("Aggregated")</w:t>
      </w:r>
      <w:r w:rsidRPr="00102527">
        <w:rPr>
          <w:lang w:val="en-US"/>
        </w:rPr>
        <w:t xml:space="preserve">. By </w:t>
      </w:r>
      <w:r w:rsidRPr="00102527">
        <w:rPr>
          <w:rStyle w:val="lev"/>
          <w:lang w:val="en-US"/>
        </w:rPr>
        <w:t>Day 6</w:t>
      </w:r>
      <w:r w:rsidRPr="00102527">
        <w:rPr>
          <w:lang w:val="en-US"/>
        </w:rPr>
        <w:t xml:space="preserve">, the blockage has cleared and the reported precipitation is considered to represent only new precipitation; QC Code </w:t>
      </w:r>
      <w:r w:rsidRPr="00102527">
        <w:rPr>
          <w:rStyle w:val="lev"/>
          <w:lang w:val="en-US"/>
        </w:rPr>
        <w:t>0 ("Good")</w:t>
      </w:r>
      <w:r w:rsidRPr="00102527">
        <w:rPr>
          <w:lang w:val="en-US"/>
        </w:rPr>
        <w:t xml:space="preserve"> is therefore assigned.</w:t>
      </w:r>
    </w:p>
    <w:p w14:paraId="72CF2364" w14:textId="77777777" w:rsidR="004E641E" w:rsidRDefault="004E641E" w:rsidP="004E641E">
      <w:r>
        <w:rPr>
          <w:rStyle w:val="lev"/>
        </w:rPr>
        <w:t>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228"/>
        <w:gridCol w:w="6758"/>
        <w:gridCol w:w="831"/>
      </w:tblGrid>
      <w:tr w:rsidR="004E641E" w14:paraId="3746FCA2" w14:textId="77777777" w:rsidTr="00BC5AB9">
        <w:trPr>
          <w:tblHeader/>
          <w:tblCellSpacing w:w="15" w:type="dxa"/>
        </w:trPr>
        <w:tc>
          <w:tcPr>
            <w:tcW w:w="0" w:type="auto"/>
            <w:vAlign w:val="center"/>
            <w:hideMark/>
          </w:tcPr>
          <w:p w14:paraId="0F8DA7B2" w14:textId="77777777" w:rsidR="004E641E" w:rsidRDefault="004E641E" w:rsidP="00BC5AB9">
            <w:pPr>
              <w:rPr>
                <w:b/>
                <w:bCs/>
              </w:rPr>
            </w:pPr>
            <w:r>
              <w:rPr>
                <w:b/>
                <w:bCs/>
              </w:rPr>
              <w:t>Date</w:t>
            </w:r>
          </w:p>
        </w:tc>
        <w:tc>
          <w:tcPr>
            <w:tcW w:w="0" w:type="auto"/>
            <w:vAlign w:val="center"/>
            <w:hideMark/>
          </w:tcPr>
          <w:p w14:paraId="48670E96" w14:textId="77777777" w:rsidR="004E641E" w:rsidRDefault="004E641E" w:rsidP="00BC5AB9">
            <w:pPr>
              <w:rPr>
                <w:b/>
                <w:bCs/>
              </w:rPr>
            </w:pPr>
            <w:r>
              <w:rPr>
                <w:b/>
                <w:bCs/>
              </w:rPr>
              <w:t>Precipitation</w:t>
            </w:r>
          </w:p>
        </w:tc>
        <w:tc>
          <w:tcPr>
            <w:tcW w:w="0" w:type="auto"/>
            <w:vAlign w:val="center"/>
            <w:hideMark/>
          </w:tcPr>
          <w:p w14:paraId="34A76FCD" w14:textId="77777777" w:rsidR="004E641E" w:rsidRDefault="004E641E" w:rsidP="00BC5AB9">
            <w:pPr>
              <w:rPr>
                <w:b/>
                <w:bCs/>
              </w:rPr>
            </w:pPr>
            <w:r>
              <w:rPr>
                <w:b/>
                <w:bCs/>
              </w:rPr>
              <w:t>Associated QC information</w:t>
            </w:r>
          </w:p>
        </w:tc>
        <w:tc>
          <w:tcPr>
            <w:tcW w:w="0" w:type="auto"/>
            <w:vAlign w:val="center"/>
            <w:hideMark/>
          </w:tcPr>
          <w:p w14:paraId="1678E71D" w14:textId="77777777" w:rsidR="004E641E" w:rsidRDefault="004E641E" w:rsidP="00BC5AB9">
            <w:pPr>
              <w:rPr>
                <w:b/>
                <w:bCs/>
              </w:rPr>
            </w:pPr>
            <w:r>
              <w:rPr>
                <w:b/>
                <w:bCs/>
              </w:rPr>
              <w:t>QC code</w:t>
            </w:r>
          </w:p>
        </w:tc>
      </w:tr>
      <w:tr w:rsidR="004E641E" w14:paraId="047470C5" w14:textId="77777777" w:rsidTr="00BC5AB9">
        <w:trPr>
          <w:tblCellSpacing w:w="15" w:type="dxa"/>
        </w:trPr>
        <w:tc>
          <w:tcPr>
            <w:tcW w:w="0" w:type="auto"/>
            <w:vAlign w:val="center"/>
            <w:hideMark/>
          </w:tcPr>
          <w:p w14:paraId="39569610" w14:textId="77777777" w:rsidR="004E641E" w:rsidRDefault="004E641E" w:rsidP="00BC5AB9">
            <w:r>
              <w:t>Day 1</w:t>
            </w:r>
          </w:p>
        </w:tc>
        <w:tc>
          <w:tcPr>
            <w:tcW w:w="0" w:type="auto"/>
            <w:vAlign w:val="center"/>
            <w:hideMark/>
          </w:tcPr>
          <w:p w14:paraId="49C7BB07" w14:textId="77777777" w:rsidR="004E641E" w:rsidRDefault="004E641E" w:rsidP="00BC5AB9">
            <w:r>
              <w:t>38.8 mm</w:t>
            </w:r>
          </w:p>
        </w:tc>
        <w:tc>
          <w:tcPr>
            <w:tcW w:w="0" w:type="auto"/>
            <w:vAlign w:val="center"/>
            <w:hideMark/>
          </w:tcPr>
          <w:p w14:paraId="0E5EE5DF" w14:textId="77777777" w:rsidR="004E641E" w:rsidRDefault="004E641E" w:rsidP="00BC5AB9">
            <w:r>
              <w:t xml:space="preserve">Data checked and declared </w:t>
            </w:r>
            <w:r>
              <w:rPr>
                <w:rStyle w:val="lev"/>
              </w:rPr>
              <w:t>"Out of instrument range / Instrument failure"</w:t>
            </w:r>
          </w:p>
        </w:tc>
        <w:tc>
          <w:tcPr>
            <w:tcW w:w="0" w:type="auto"/>
            <w:vAlign w:val="center"/>
            <w:hideMark/>
          </w:tcPr>
          <w:p w14:paraId="69A545D2" w14:textId="77777777" w:rsidR="004E641E" w:rsidRDefault="004E641E" w:rsidP="00BC5AB9">
            <w:r>
              <w:t>3</w:t>
            </w:r>
          </w:p>
        </w:tc>
      </w:tr>
      <w:tr w:rsidR="004E641E" w14:paraId="337BFFD3" w14:textId="77777777" w:rsidTr="00BC5AB9">
        <w:trPr>
          <w:tblCellSpacing w:w="15" w:type="dxa"/>
        </w:trPr>
        <w:tc>
          <w:tcPr>
            <w:tcW w:w="0" w:type="auto"/>
            <w:vAlign w:val="center"/>
            <w:hideMark/>
          </w:tcPr>
          <w:p w14:paraId="0216E320" w14:textId="77777777" w:rsidR="004E641E" w:rsidRDefault="004E641E" w:rsidP="00BC5AB9">
            <w:r>
              <w:t>Day 2</w:t>
            </w:r>
          </w:p>
        </w:tc>
        <w:tc>
          <w:tcPr>
            <w:tcW w:w="0" w:type="auto"/>
            <w:vAlign w:val="center"/>
            <w:hideMark/>
          </w:tcPr>
          <w:p w14:paraId="431406E3" w14:textId="77777777" w:rsidR="004E641E" w:rsidRDefault="004E641E" w:rsidP="00BC5AB9">
            <w:r>
              <w:t>23.6 mm</w:t>
            </w:r>
          </w:p>
        </w:tc>
        <w:tc>
          <w:tcPr>
            <w:tcW w:w="0" w:type="auto"/>
            <w:vAlign w:val="center"/>
            <w:hideMark/>
          </w:tcPr>
          <w:p w14:paraId="7258F826" w14:textId="77777777" w:rsidR="004E641E" w:rsidRDefault="004E641E" w:rsidP="00BC5AB9">
            <w:r>
              <w:t xml:space="preserve">Data checked and declared </w:t>
            </w:r>
            <w:r>
              <w:rPr>
                <w:rStyle w:val="lev"/>
              </w:rPr>
              <w:t>"Aggregated"</w:t>
            </w:r>
          </w:p>
        </w:tc>
        <w:tc>
          <w:tcPr>
            <w:tcW w:w="0" w:type="auto"/>
            <w:vAlign w:val="center"/>
            <w:hideMark/>
          </w:tcPr>
          <w:p w14:paraId="5A34B7CC" w14:textId="77777777" w:rsidR="004E641E" w:rsidRDefault="004E641E" w:rsidP="00BC5AB9">
            <w:r>
              <w:t>2</w:t>
            </w:r>
          </w:p>
        </w:tc>
      </w:tr>
      <w:tr w:rsidR="004E641E" w14:paraId="1573FCE9" w14:textId="77777777" w:rsidTr="00BC5AB9">
        <w:trPr>
          <w:tblCellSpacing w:w="15" w:type="dxa"/>
        </w:trPr>
        <w:tc>
          <w:tcPr>
            <w:tcW w:w="0" w:type="auto"/>
            <w:vAlign w:val="center"/>
            <w:hideMark/>
          </w:tcPr>
          <w:p w14:paraId="37121F04" w14:textId="77777777" w:rsidR="004E641E" w:rsidRDefault="004E641E" w:rsidP="00BC5AB9">
            <w:r>
              <w:t>Day 3</w:t>
            </w:r>
          </w:p>
        </w:tc>
        <w:tc>
          <w:tcPr>
            <w:tcW w:w="0" w:type="auto"/>
            <w:vAlign w:val="center"/>
            <w:hideMark/>
          </w:tcPr>
          <w:p w14:paraId="4D3C9C5E" w14:textId="77777777" w:rsidR="004E641E" w:rsidRDefault="004E641E" w:rsidP="00BC5AB9">
            <w:r>
              <w:t>9.2 mm</w:t>
            </w:r>
          </w:p>
        </w:tc>
        <w:tc>
          <w:tcPr>
            <w:tcW w:w="0" w:type="auto"/>
            <w:vAlign w:val="center"/>
            <w:hideMark/>
          </w:tcPr>
          <w:p w14:paraId="294799AB" w14:textId="77777777" w:rsidR="004E641E" w:rsidRDefault="004E641E" w:rsidP="00BC5AB9">
            <w:r>
              <w:t xml:space="preserve">Data checked and declared </w:t>
            </w:r>
            <w:r>
              <w:rPr>
                <w:rStyle w:val="lev"/>
              </w:rPr>
              <w:t>"Aggregated"</w:t>
            </w:r>
          </w:p>
        </w:tc>
        <w:tc>
          <w:tcPr>
            <w:tcW w:w="0" w:type="auto"/>
            <w:vAlign w:val="center"/>
            <w:hideMark/>
          </w:tcPr>
          <w:p w14:paraId="3ADEEE97" w14:textId="77777777" w:rsidR="004E641E" w:rsidRDefault="004E641E" w:rsidP="00BC5AB9">
            <w:r>
              <w:t>2</w:t>
            </w:r>
          </w:p>
        </w:tc>
      </w:tr>
      <w:tr w:rsidR="004E641E" w14:paraId="428D1B8B" w14:textId="77777777" w:rsidTr="00BC5AB9">
        <w:trPr>
          <w:tblCellSpacing w:w="15" w:type="dxa"/>
        </w:trPr>
        <w:tc>
          <w:tcPr>
            <w:tcW w:w="0" w:type="auto"/>
            <w:vAlign w:val="center"/>
            <w:hideMark/>
          </w:tcPr>
          <w:p w14:paraId="1DBA3942" w14:textId="77777777" w:rsidR="004E641E" w:rsidRDefault="004E641E" w:rsidP="00BC5AB9">
            <w:r>
              <w:t>Day 4</w:t>
            </w:r>
          </w:p>
        </w:tc>
        <w:tc>
          <w:tcPr>
            <w:tcW w:w="0" w:type="auto"/>
            <w:vAlign w:val="center"/>
            <w:hideMark/>
          </w:tcPr>
          <w:p w14:paraId="0C335ED0" w14:textId="77777777" w:rsidR="004E641E" w:rsidRDefault="004E641E" w:rsidP="00BC5AB9">
            <w:r>
              <w:t>8.8 mm</w:t>
            </w:r>
          </w:p>
        </w:tc>
        <w:tc>
          <w:tcPr>
            <w:tcW w:w="0" w:type="auto"/>
            <w:vAlign w:val="center"/>
            <w:hideMark/>
          </w:tcPr>
          <w:p w14:paraId="29C91021" w14:textId="77777777" w:rsidR="004E641E" w:rsidRDefault="004E641E" w:rsidP="00BC5AB9">
            <w:r>
              <w:t xml:space="preserve">Data checked and declared </w:t>
            </w:r>
            <w:r>
              <w:rPr>
                <w:rStyle w:val="lev"/>
              </w:rPr>
              <w:t>"Aggregated"</w:t>
            </w:r>
          </w:p>
        </w:tc>
        <w:tc>
          <w:tcPr>
            <w:tcW w:w="0" w:type="auto"/>
            <w:vAlign w:val="center"/>
            <w:hideMark/>
          </w:tcPr>
          <w:p w14:paraId="217C8F2B" w14:textId="77777777" w:rsidR="004E641E" w:rsidRDefault="004E641E" w:rsidP="00BC5AB9">
            <w:r>
              <w:t>2</w:t>
            </w:r>
          </w:p>
        </w:tc>
      </w:tr>
      <w:tr w:rsidR="004E641E" w14:paraId="540BA5EB" w14:textId="77777777" w:rsidTr="00BC5AB9">
        <w:trPr>
          <w:tblCellSpacing w:w="15" w:type="dxa"/>
        </w:trPr>
        <w:tc>
          <w:tcPr>
            <w:tcW w:w="0" w:type="auto"/>
            <w:vAlign w:val="center"/>
            <w:hideMark/>
          </w:tcPr>
          <w:p w14:paraId="3A6682CE" w14:textId="77777777" w:rsidR="004E641E" w:rsidRDefault="004E641E" w:rsidP="00BC5AB9">
            <w:r>
              <w:t>Day 5</w:t>
            </w:r>
          </w:p>
        </w:tc>
        <w:tc>
          <w:tcPr>
            <w:tcW w:w="0" w:type="auto"/>
            <w:vAlign w:val="center"/>
            <w:hideMark/>
          </w:tcPr>
          <w:p w14:paraId="09B4F47A" w14:textId="77777777" w:rsidR="004E641E" w:rsidRDefault="004E641E" w:rsidP="00BC5AB9">
            <w:r>
              <w:t>3.5 mm</w:t>
            </w:r>
          </w:p>
        </w:tc>
        <w:tc>
          <w:tcPr>
            <w:tcW w:w="0" w:type="auto"/>
            <w:vAlign w:val="center"/>
            <w:hideMark/>
          </w:tcPr>
          <w:p w14:paraId="7E13A56A" w14:textId="77777777" w:rsidR="004E641E" w:rsidRDefault="004E641E" w:rsidP="00BC5AB9">
            <w:r>
              <w:t xml:space="preserve">Data checked and declared </w:t>
            </w:r>
            <w:r>
              <w:rPr>
                <w:rStyle w:val="lev"/>
              </w:rPr>
              <w:t>"Aggregated"</w:t>
            </w:r>
          </w:p>
        </w:tc>
        <w:tc>
          <w:tcPr>
            <w:tcW w:w="0" w:type="auto"/>
            <w:vAlign w:val="center"/>
            <w:hideMark/>
          </w:tcPr>
          <w:p w14:paraId="52BDBD15" w14:textId="77777777" w:rsidR="004E641E" w:rsidRDefault="004E641E" w:rsidP="00BC5AB9">
            <w:r>
              <w:t>2</w:t>
            </w:r>
          </w:p>
        </w:tc>
      </w:tr>
      <w:tr w:rsidR="004E641E" w14:paraId="17DA2948" w14:textId="77777777" w:rsidTr="00BC5AB9">
        <w:trPr>
          <w:tblCellSpacing w:w="15" w:type="dxa"/>
        </w:trPr>
        <w:tc>
          <w:tcPr>
            <w:tcW w:w="0" w:type="auto"/>
            <w:vAlign w:val="center"/>
            <w:hideMark/>
          </w:tcPr>
          <w:p w14:paraId="5DE919A9" w14:textId="77777777" w:rsidR="004E641E" w:rsidRDefault="004E641E" w:rsidP="00BC5AB9">
            <w:r>
              <w:t>Day 6</w:t>
            </w:r>
          </w:p>
        </w:tc>
        <w:tc>
          <w:tcPr>
            <w:tcW w:w="0" w:type="auto"/>
            <w:vAlign w:val="center"/>
            <w:hideMark/>
          </w:tcPr>
          <w:p w14:paraId="528A5ACF" w14:textId="77777777" w:rsidR="004E641E" w:rsidRDefault="004E641E" w:rsidP="00BC5AB9">
            <w:r>
              <w:t>8.0 mm</w:t>
            </w:r>
          </w:p>
        </w:tc>
        <w:tc>
          <w:tcPr>
            <w:tcW w:w="0" w:type="auto"/>
            <w:vAlign w:val="center"/>
            <w:hideMark/>
          </w:tcPr>
          <w:p w14:paraId="20CA9F0D" w14:textId="77777777" w:rsidR="004E641E" w:rsidRDefault="004E641E" w:rsidP="00BC5AB9">
            <w:r>
              <w:t xml:space="preserve">Data checked and declared </w:t>
            </w:r>
            <w:r>
              <w:rPr>
                <w:rStyle w:val="lev"/>
              </w:rPr>
              <w:t>"Good"</w:t>
            </w:r>
          </w:p>
        </w:tc>
        <w:tc>
          <w:tcPr>
            <w:tcW w:w="0" w:type="auto"/>
            <w:vAlign w:val="center"/>
            <w:hideMark/>
          </w:tcPr>
          <w:p w14:paraId="18448620" w14:textId="77777777" w:rsidR="004E641E" w:rsidRDefault="004E641E" w:rsidP="00BC5AB9">
            <w:r>
              <w:t>0</w:t>
            </w:r>
          </w:p>
        </w:tc>
      </w:tr>
    </w:tbl>
    <w:p w14:paraId="276E76B7" w14:textId="62C58CD3" w:rsidR="004E641E" w:rsidRDefault="004E641E" w:rsidP="004E641E">
      <w:pPr>
        <w:rPr>
          <w:lang w:val="en-US"/>
        </w:rPr>
      </w:pPr>
      <w:r w:rsidRPr="00102527">
        <w:rPr>
          <w:lang w:val="en-US"/>
        </w:rPr>
        <w:t xml:space="preserve">Where possible, the quality assessment should be supported by other observations, particularly measurements of </w:t>
      </w:r>
      <w:r w:rsidR="007F1FC9">
        <w:rPr>
          <w:rStyle w:val="lev"/>
          <w:lang w:val="en-US"/>
        </w:rPr>
        <w:t>fresh</w:t>
      </w:r>
      <w:r w:rsidR="007F1FC9" w:rsidRPr="00102527">
        <w:rPr>
          <w:rStyle w:val="lev"/>
          <w:lang w:val="en-US"/>
        </w:rPr>
        <w:t xml:space="preserve"> </w:t>
      </w:r>
      <w:r w:rsidRPr="00102527">
        <w:rPr>
          <w:rStyle w:val="lev"/>
          <w:lang w:val="en-US"/>
        </w:rPr>
        <w:t>snow</w:t>
      </w:r>
      <w:r w:rsidR="007F1FC9">
        <w:rPr>
          <w:rStyle w:val="lev"/>
          <w:lang w:val="en-US"/>
        </w:rPr>
        <w:t xml:space="preserve"> amount</w:t>
      </w:r>
      <w:r w:rsidRPr="00102527">
        <w:rPr>
          <w:lang w:val="en-US"/>
        </w:rPr>
        <w:t xml:space="preserve">, </w:t>
      </w:r>
      <w:r w:rsidRPr="00102527">
        <w:rPr>
          <w:rStyle w:val="lev"/>
          <w:lang w:val="en-US"/>
        </w:rPr>
        <w:t>snow depth</w:t>
      </w:r>
      <w:r w:rsidRPr="00102527">
        <w:rPr>
          <w:lang w:val="en-US"/>
        </w:rPr>
        <w:t xml:space="preserve">, and </w:t>
      </w:r>
      <w:r w:rsidRPr="00102527">
        <w:rPr>
          <w:rStyle w:val="lev"/>
          <w:lang w:val="en-US"/>
        </w:rPr>
        <w:t>air temperature</w:t>
      </w:r>
      <w:r w:rsidRPr="00102527">
        <w:rPr>
          <w:lang w:val="en-US"/>
        </w:rPr>
        <w:t>, which may help distinguish between fresh precipitation and delayed snowmelt. Such supporting information can improve the interpretation of the reported precipitation values.</w:t>
      </w:r>
      <w:r>
        <w:rPr>
          <w:lang w:val="en-US"/>
        </w:rPr>
        <w:t xml:space="preserve"> For instance, </w:t>
      </w:r>
      <w:r>
        <w:t>cross-checking with other variables, notably "</w:t>
      </w:r>
      <w:r w:rsidR="007F1FC9">
        <w:t>Fresh snow</w:t>
      </w:r>
      <w:r>
        <w:t>", and temperature data, might show that Days 3 and 4 in fact experienced no (new) precipitation.</w:t>
      </w:r>
    </w:p>
    <w:p w14:paraId="53CD0FDD" w14:textId="7031B90D" w:rsidR="004E641E" w:rsidRPr="00102527" w:rsidRDefault="004E641E" w:rsidP="004E641E">
      <w:pPr>
        <w:rPr>
          <w:lang w:val="en-US"/>
        </w:rPr>
      </w:pPr>
      <w:r w:rsidRPr="00102527">
        <w:rPr>
          <w:lang w:val="en-US"/>
        </w:rPr>
        <w:t>If the gauge remains blocked for an extended period</w:t>
      </w:r>
      <w:r>
        <w:rPr>
          <w:lang w:val="en-US"/>
        </w:rPr>
        <w:t xml:space="preserve"> – say, in excess of a week </w:t>
      </w:r>
      <w:r w:rsidRPr="002E006C">
        <w:rPr>
          <w:color w:val="000000" w:themeColor="text1"/>
          <w:lang w:val="en-US"/>
        </w:rPr>
        <w:t>– the likelihood is that even when the snow does melt</w:t>
      </w:r>
      <w:r w:rsidRPr="00102527">
        <w:rPr>
          <w:lang w:val="en-US"/>
        </w:rPr>
        <w:t xml:space="preserve">, the accumulated precipitation may itself become underestimated. In such circumstances, QC Code </w:t>
      </w:r>
      <w:r w:rsidRPr="00102527">
        <w:rPr>
          <w:rStyle w:val="lev"/>
          <w:lang w:val="en-US"/>
        </w:rPr>
        <w:t>4 ("Aggregated and out of instrument range")</w:t>
      </w:r>
      <w:r w:rsidRPr="00102527">
        <w:rPr>
          <w:lang w:val="en-US"/>
        </w:rPr>
        <w:t xml:space="preserve"> may provide a more appropriate description of the reported value.</w:t>
      </w:r>
    </w:p>
    <w:p w14:paraId="7CE672C3" w14:textId="77777777" w:rsidR="004E641E" w:rsidRPr="00102527" w:rsidRDefault="004E641E" w:rsidP="004E641E">
      <w:pPr>
        <w:rPr>
          <w:lang w:val="en-US"/>
        </w:rPr>
      </w:pPr>
      <w:r w:rsidRPr="00102527">
        <w:rPr>
          <w:lang w:val="en-US"/>
        </w:rPr>
        <w:lastRenderedPageBreak/>
        <w:t>NMHSs are encouraged to document these situations in their national metadata, particularly where persistent snow blockage is a recurring characteristic of the observing site.</w:t>
      </w:r>
    </w:p>
    <w:p w14:paraId="2FCDAF1B" w14:textId="77777777" w:rsidR="004E641E" w:rsidRPr="00B702EB" w:rsidRDefault="004E641E" w:rsidP="004E641E">
      <w:pPr>
        <w:pStyle w:val="Titre4"/>
        <w:ind w:left="864" w:hanging="864"/>
      </w:pPr>
      <w:bookmarkStart w:id="95" w:name="_Use_case:_Incomplete"/>
      <w:bookmarkStart w:id="96" w:name="_Toc242708293"/>
      <w:bookmarkEnd w:id="95"/>
      <w:r w:rsidRPr="00B702EB">
        <w:t xml:space="preserve">Use case: </w:t>
      </w:r>
      <w:r w:rsidRPr="00B702EB">
        <w:rPr>
          <w:rStyle w:val="lev"/>
          <w:b w:val="0"/>
          <w:bCs w:val="0"/>
        </w:rPr>
        <w:t>Incomplete observations for the computation of a daily climate value</w:t>
      </w:r>
      <w:bookmarkEnd w:id="96"/>
    </w:p>
    <w:p w14:paraId="00C379DA" w14:textId="0301CC98" w:rsidR="004E641E" w:rsidRPr="002E006C" w:rsidRDefault="004E641E" w:rsidP="004E641E">
      <w:pPr>
        <w:rPr>
          <w:lang w:val="en-US"/>
        </w:rPr>
      </w:pPr>
      <w:r w:rsidRPr="002E006C">
        <w:rPr>
          <w:lang w:val="en-US"/>
        </w:rPr>
        <w:t>This case describe</w:t>
      </w:r>
      <w:r w:rsidR="007F1FC9">
        <w:rPr>
          <w:lang w:val="en-US"/>
        </w:rPr>
        <w:t>s</w:t>
      </w:r>
      <w:r w:rsidRPr="002E006C">
        <w:rPr>
          <w:lang w:val="en-US"/>
        </w:rPr>
        <w:t xml:space="preserve"> a situation where not all </w:t>
      </w:r>
      <w:r w:rsidR="007F1FC9">
        <w:rPr>
          <w:lang w:val="en-US"/>
        </w:rPr>
        <w:t xml:space="preserve">observations required </w:t>
      </w:r>
      <w:r w:rsidRPr="002E006C">
        <w:rPr>
          <w:lang w:val="en-US"/>
        </w:rPr>
        <w:t>to compute a daily value</w:t>
      </w:r>
      <w:r w:rsidR="007F1FC9">
        <w:rPr>
          <w:lang w:val="en-US"/>
        </w:rPr>
        <w:t xml:space="preserve"> are available</w:t>
      </w:r>
      <w:r>
        <w:rPr>
          <w:lang w:val="en-US"/>
        </w:rPr>
        <w:t>, but the number of missing values is not in itself sufficient to trigger a missing value</w:t>
      </w:r>
      <w:r w:rsidRPr="002E006C">
        <w:rPr>
          <w:lang w:val="en-US"/>
        </w:rPr>
        <w:t xml:space="preserve">. Note that this does not apply only to mean temperature – it may be that, for instance, data are missing around the time of maximum or minimum temperature. In this case, coding should be based on the NMHS’s normal practices, utilizing also professional discretion as to the likely impact of the missing data. </w:t>
      </w:r>
    </w:p>
    <w:p w14:paraId="662647E8" w14:textId="77777777" w:rsidR="004E641E" w:rsidRDefault="004E641E" w:rsidP="004E641E">
      <w:pPr>
        <w:rPr>
          <w:lang w:val="en-US"/>
        </w:rPr>
      </w:pPr>
      <w:r>
        <w:rPr>
          <w:lang w:val="en-US"/>
        </w:rPr>
        <w:t xml:space="preserve">Examples of such situations include: </w:t>
      </w:r>
    </w:p>
    <w:p w14:paraId="65A17376" w14:textId="4DE6E930" w:rsidR="004E641E" w:rsidRPr="00055AF9" w:rsidRDefault="004E641E" w:rsidP="00D54992">
      <w:pPr>
        <w:pStyle w:val="Paragraphedeliste"/>
        <w:numPr>
          <w:ilvl w:val="0"/>
          <w:numId w:val="26"/>
        </w:numPr>
        <w:rPr>
          <w:lang w:val="en-US"/>
        </w:rPr>
      </w:pPr>
      <w:r w:rsidRPr="00055AF9">
        <w:rPr>
          <w:lang w:val="en-US"/>
        </w:rPr>
        <w:t xml:space="preserve">Where the calculation method to determine a mean daily temperature is to use all 1440 </w:t>
      </w:r>
      <w:r w:rsidR="007F1FC9">
        <w:rPr>
          <w:lang w:val="en-US"/>
        </w:rPr>
        <w:t>o</w:t>
      </w:r>
      <w:r w:rsidRPr="00055AF9">
        <w:rPr>
          <w:lang w:val="en-US"/>
        </w:rPr>
        <w:t>ne-</w:t>
      </w:r>
      <w:r w:rsidR="002043EC">
        <w:rPr>
          <w:lang w:val="en-US"/>
        </w:rPr>
        <w:t>m</w:t>
      </w:r>
      <w:r w:rsidRPr="00055AF9">
        <w:rPr>
          <w:lang w:val="en-US"/>
        </w:rPr>
        <w:t>inute values (60 min*24) from an AWS, but some are missing;</w:t>
      </w:r>
      <w:r>
        <w:rPr>
          <w:lang w:val="en-US"/>
        </w:rPr>
        <w:t xml:space="preserve"> or</w:t>
      </w:r>
    </w:p>
    <w:p w14:paraId="7DD7558C" w14:textId="77777777" w:rsidR="004E641E" w:rsidRPr="00055AF9" w:rsidRDefault="004E641E" w:rsidP="00D54992">
      <w:pPr>
        <w:pStyle w:val="Paragraphedeliste"/>
        <w:numPr>
          <w:ilvl w:val="0"/>
          <w:numId w:val="26"/>
        </w:numPr>
        <w:rPr>
          <w:lang w:val="en-US"/>
        </w:rPr>
      </w:pPr>
      <w:r w:rsidRPr="00055AF9">
        <w:rPr>
          <w:lang w:val="en-US"/>
        </w:rPr>
        <w:t xml:space="preserve">Where the calculation method to determine a daily value (e.g. mean temperature) is to use 24 one-hourly values, but one or several are missing; or </w:t>
      </w:r>
    </w:p>
    <w:p w14:paraId="48F9DA57" w14:textId="77777777" w:rsidR="004E641E" w:rsidRPr="00055AF9" w:rsidRDefault="004E641E" w:rsidP="00D54992">
      <w:pPr>
        <w:pStyle w:val="Paragraphedeliste"/>
        <w:numPr>
          <w:ilvl w:val="0"/>
          <w:numId w:val="26"/>
        </w:numPr>
        <w:rPr>
          <w:lang w:val="en-US"/>
        </w:rPr>
      </w:pPr>
      <w:r w:rsidRPr="00055AF9">
        <w:rPr>
          <w:lang w:val="en-US"/>
        </w:rPr>
        <w:t>Where the calculation method to determine a daily value is to use the 8 main synoptic hours of the day (or four, or three), one or several values are missing; or</w:t>
      </w:r>
    </w:p>
    <w:p w14:paraId="343A0676" w14:textId="77777777" w:rsidR="004E641E" w:rsidRPr="00055AF9" w:rsidRDefault="004E641E" w:rsidP="00D54992">
      <w:pPr>
        <w:pStyle w:val="Paragraphedeliste"/>
        <w:numPr>
          <w:ilvl w:val="0"/>
          <w:numId w:val="26"/>
        </w:numPr>
        <w:rPr>
          <w:lang w:val="en-US"/>
        </w:rPr>
      </w:pPr>
      <w:r w:rsidRPr="00055AF9">
        <w:rPr>
          <w:lang w:val="en-US"/>
        </w:rPr>
        <w:t xml:space="preserve">An AWS is offline for a period where the minimum or maximum temperature might feasibly have occurred. </w:t>
      </w:r>
    </w:p>
    <w:p w14:paraId="3116A1F4" w14:textId="77777777" w:rsidR="004E641E" w:rsidRPr="002E006C" w:rsidRDefault="004E641E" w:rsidP="004E641E">
      <w:pPr>
        <w:rPr>
          <w:lang w:val="en-US"/>
        </w:rPr>
      </w:pPr>
      <w:r w:rsidRPr="002E006C">
        <w:rPr>
          <w:lang w:val="en-US"/>
        </w:rPr>
        <w:t xml:space="preserve">In these cases, the NMHS (data provider) may choose from several possibilities:  </w:t>
      </w:r>
    </w:p>
    <w:p w14:paraId="4C4FD340" w14:textId="77777777" w:rsidR="004E641E" w:rsidRPr="002E006C" w:rsidRDefault="004E641E" w:rsidP="004E641E">
      <w:pPr>
        <w:rPr>
          <w:lang w:val="en-US"/>
        </w:rPr>
      </w:pPr>
      <w:r w:rsidRPr="002E006C">
        <w:rPr>
          <w:lang w:val="en-US"/>
        </w:rPr>
        <w:t>1. Notwithstanding the missing values, the NMHS data provider considers that the calculated value is still reliable. In that case the encoding would be:</w:t>
      </w:r>
    </w:p>
    <w:p w14:paraId="2D680E46" w14:textId="77777777" w:rsidR="004E641E" w:rsidRPr="002E006C" w:rsidRDefault="004E641E" w:rsidP="004E641E">
      <w:pPr>
        <w:rPr>
          <w:lang w:val="en-US"/>
        </w:rPr>
      </w:pPr>
      <w:r w:rsidRPr="002E006C">
        <w:rPr>
          <w:lang w:val="en-US"/>
        </w:rPr>
        <w:t xml:space="preserve">Example: </w:t>
      </w:r>
    </w:p>
    <w:p w14:paraId="0BF86CF9" w14:textId="77777777" w:rsidR="004E641E" w:rsidRPr="00767B64" w:rsidRDefault="004E641E" w:rsidP="004E641E">
      <w:pPr>
        <w:rPr>
          <w:b/>
          <w:bCs/>
          <w:lang w:val="en-US"/>
        </w:rPr>
      </w:pPr>
      <w:r w:rsidRPr="00767B64">
        <w:rPr>
          <w:b/>
          <w:bCs/>
          <w:lang w:val="en-US"/>
        </w:rPr>
        <w:t xml:space="preserve">Maximum Temperature </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54794241" w14:textId="77777777" w:rsidR="004E641E" w:rsidRPr="002E006C" w:rsidRDefault="004E641E" w:rsidP="004E641E">
      <w:pPr>
        <w:rPr>
          <w:lang w:val="en-US"/>
        </w:rPr>
      </w:pPr>
      <w:r w:rsidRPr="002E006C">
        <w:rPr>
          <w:lang w:val="en-US"/>
        </w:rPr>
        <w:t>10.4</w:t>
      </w:r>
      <w:r w:rsidRPr="002E006C">
        <w:rPr>
          <w:lang w:val="en-US"/>
        </w:rPr>
        <w:tab/>
      </w:r>
      <w:r w:rsidRPr="002E006C">
        <w:rPr>
          <w:lang w:val="en-US"/>
        </w:rPr>
        <w:tab/>
      </w:r>
      <w:r>
        <w:rPr>
          <w:lang w:val="en-US"/>
        </w:rPr>
        <w:t xml:space="preserve">                                           </w:t>
      </w:r>
      <w:r w:rsidRPr="002E006C">
        <w:rPr>
          <w:lang w:val="en-US"/>
        </w:rPr>
        <w:t xml:space="preserve">Data checked and declared good </w:t>
      </w:r>
      <w:r w:rsidRPr="002E006C">
        <w:rPr>
          <w:lang w:val="en-US"/>
        </w:rPr>
        <w:tab/>
      </w:r>
      <w:r w:rsidRPr="002E006C">
        <w:rPr>
          <w:lang w:val="en-US"/>
        </w:rPr>
        <w:tab/>
        <w:t>0</w:t>
      </w:r>
    </w:p>
    <w:p w14:paraId="4AEFA17D" w14:textId="77777777" w:rsidR="004E641E" w:rsidRPr="002E006C" w:rsidRDefault="004E641E" w:rsidP="004E641E">
      <w:pPr>
        <w:rPr>
          <w:lang w:val="en-US"/>
        </w:rPr>
      </w:pPr>
    </w:p>
    <w:p w14:paraId="66130522" w14:textId="77777777" w:rsidR="004E641E" w:rsidRPr="002E006C" w:rsidRDefault="004E641E" w:rsidP="004E641E">
      <w:pPr>
        <w:rPr>
          <w:lang w:val="en-US"/>
        </w:rPr>
      </w:pPr>
      <w:r w:rsidRPr="002E006C">
        <w:rPr>
          <w:lang w:val="en-US"/>
        </w:rPr>
        <w:t>2. The data provider considers that the missing data may render the value suspect (e.g., night/day imbalance in observations used to compute mean temperature</w:t>
      </w:r>
      <w:r>
        <w:rPr>
          <w:lang w:val="en-US"/>
        </w:rPr>
        <w:t>,</w:t>
      </w:r>
      <w:r w:rsidRPr="002E006C">
        <w:rPr>
          <w:lang w:val="en-US"/>
        </w:rPr>
        <w:t xml:space="preserve"> or measurements missing around likely time of daily minimum/maximum temperature)</w:t>
      </w:r>
      <w:r>
        <w:rPr>
          <w:lang w:val="en-US"/>
        </w:rPr>
        <w:t xml:space="preserve"> -</w:t>
      </w:r>
      <w:r w:rsidRPr="002E006C">
        <w:rPr>
          <w:lang w:val="en-US"/>
        </w:rPr>
        <w:t xml:space="preserve">but that the value may still be sufficiently useful to share worldwide. In that case, the encoding would be:  </w:t>
      </w:r>
    </w:p>
    <w:p w14:paraId="02B8E98F" w14:textId="77777777" w:rsidR="004E641E" w:rsidRPr="00767B64" w:rsidRDefault="004E641E" w:rsidP="004E641E">
      <w:pPr>
        <w:rPr>
          <w:b/>
          <w:bCs/>
          <w:lang w:val="en-US"/>
        </w:rPr>
      </w:pPr>
      <w:r w:rsidRPr="00767B64">
        <w:rPr>
          <w:b/>
          <w:bCs/>
          <w:lang w:val="en-US"/>
        </w:rPr>
        <w:t xml:space="preserve">Minimum Temperature </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0AE4BE43" w14:textId="77777777" w:rsidR="004E641E" w:rsidRPr="002E006C" w:rsidRDefault="004E641E" w:rsidP="004E641E">
      <w:pPr>
        <w:rPr>
          <w:lang w:val="en-US"/>
        </w:rPr>
      </w:pPr>
      <w:r w:rsidRPr="002E006C">
        <w:rPr>
          <w:lang w:val="en-US"/>
        </w:rPr>
        <w:t>10.4</w:t>
      </w:r>
      <w:r w:rsidRPr="002E006C">
        <w:rPr>
          <w:lang w:val="en-US"/>
        </w:rPr>
        <w:tab/>
      </w:r>
      <w:r w:rsidRPr="002E006C">
        <w:rPr>
          <w:lang w:val="en-US"/>
        </w:rPr>
        <w:tab/>
      </w:r>
      <w:r>
        <w:rPr>
          <w:lang w:val="en-US"/>
        </w:rPr>
        <w:t xml:space="preserve">                                        </w:t>
      </w:r>
      <w:r w:rsidRPr="002E006C">
        <w:rPr>
          <w:lang w:val="en-US"/>
        </w:rPr>
        <w:t xml:space="preserve">Data checked and declared suspect </w:t>
      </w:r>
      <w:r w:rsidRPr="002E006C">
        <w:rPr>
          <w:lang w:val="en-US"/>
        </w:rPr>
        <w:tab/>
      </w:r>
      <w:r w:rsidRPr="002E006C">
        <w:rPr>
          <w:lang w:val="en-US"/>
        </w:rPr>
        <w:tab/>
        <w:t>1</w:t>
      </w:r>
    </w:p>
    <w:p w14:paraId="0463C35F" w14:textId="77777777" w:rsidR="004E641E" w:rsidRPr="002E006C" w:rsidRDefault="004E641E" w:rsidP="004E641E">
      <w:pPr>
        <w:rPr>
          <w:lang w:val="en-US"/>
        </w:rPr>
      </w:pPr>
    </w:p>
    <w:p w14:paraId="024AD25F" w14:textId="77777777" w:rsidR="004E641E" w:rsidRPr="002E006C" w:rsidRDefault="004E641E" w:rsidP="004E641E">
      <w:pPr>
        <w:rPr>
          <w:lang w:val="en-US"/>
        </w:rPr>
      </w:pPr>
      <w:r w:rsidRPr="002E006C">
        <w:rPr>
          <w:lang w:val="en-US"/>
        </w:rPr>
        <w:t>3. The data provider considers that the data is highly suspect, e.g.,</w:t>
      </w:r>
      <w:r>
        <w:rPr>
          <w:lang w:val="en-US"/>
        </w:rPr>
        <w:t xml:space="preserve"> </w:t>
      </w:r>
      <w:r w:rsidRPr="002E006C">
        <w:rPr>
          <w:lang w:val="en-US"/>
        </w:rPr>
        <w:t xml:space="preserve">sufficient values are missing around the likely time of the minimum and maximum temperature that it is highly likely the true </w:t>
      </w:r>
      <w:r>
        <w:rPr>
          <w:lang w:val="en-US"/>
        </w:rPr>
        <w:t xml:space="preserve">Maximum Temperature </w:t>
      </w:r>
      <w:r w:rsidRPr="002E006C">
        <w:rPr>
          <w:lang w:val="en-US"/>
        </w:rPr>
        <w:t xml:space="preserve">or </w:t>
      </w:r>
      <w:r>
        <w:rPr>
          <w:lang w:val="en-US"/>
        </w:rPr>
        <w:t xml:space="preserve">Minimum </w:t>
      </w:r>
      <w:r w:rsidRPr="002E006C">
        <w:rPr>
          <w:lang w:val="en-US"/>
        </w:rPr>
        <w:t>T</w:t>
      </w:r>
      <w:r>
        <w:rPr>
          <w:lang w:val="en-US"/>
        </w:rPr>
        <w:t>emperature</w:t>
      </w:r>
      <w:r w:rsidRPr="002E006C">
        <w:rPr>
          <w:lang w:val="en-US"/>
        </w:rPr>
        <w:t xml:space="preserve"> is missed. In this case, it would be assumed that the available data does not represent a true assessment of the daily conditions, and therefore the data would be regarded as “doubtful”, i.e</w:t>
      </w:r>
      <w:r>
        <w:rPr>
          <w:lang w:val="en-US"/>
        </w:rPr>
        <w:t>.</w:t>
      </w:r>
      <w:r w:rsidRPr="002E006C">
        <w:rPr>
          <w:lang w:val="en-US"/>
        </w:rPr>
        <w:t xml:space="preserve">, to share it would be misleading.  If this assessment is made by the Member’s NMHS, the coding would be: </w:t>
      </w:r>
    </w:p>
    <w:p w14:paraId="0B7539F2" w14:textId="77777777" w:rsidR="004E641E" w:rsidRPr="00767B64" w:rsidRDefault="004E641E" w:rsidP="004E641E">
      <w:pPr>
        <w:rPr>
          <w:b/>
          <w:bCs/>
          <w:lang w:val="en-US"/>
        </w:rPr>
      </w:pPr>
      <w:r w:rsidRPr="00767B64">
        <w:rPr>
          <w:b/>
          <w:bCs/>
          <w:lang w:val="en-US"/>
        </w:rPr>
        <w:t>Maximum Temperature</w:t>
      </w:r>
      <w:r w:rsidRPr="00767B64">
        <w:rPr>
          <w:b/>
          <w:bCs/>
          <w:lang w:val="en-US"/>
        </w:rPr>
        <w:tab/>
        <w:t xml:space="preserve"> </w:t>
      </w:r>
      <w:r w:rsidRPr="00767B64">
        <w:rPr>
          <w:b/>
          <w:bCs/>
          <w:lang w:val="en-US"/>
        </w:rPr>
        <w:tab/>
        <w:t xml:space="preserve">Associated QC information </w:t>
      </w:r>
      <w:r w:rsidRPr="00767B64">
        <w:rPr>
          <w:b/>
          <w:bCs/>
          <w:lang w:val="en-US"/>
        </w:rPr>
        <w:tab/>
      </w:r>
      <w:r w:rsidRPr="00767B64">
        <w:rPr>
          <w:b/>
          <w:bCs/>
          <w:lang w:val="en-US"/>
        </w:rPr>
        <w:tab/>
      </w:r>
      <w:r w:rsidRPr="00767B64">
        <w:rPr>
          <w:b/>
          <w:bCs/>
          <w:lang w:val="en-US"/>
        </w:rPr>
        <w:tab/>
        <w:t xml:space="preserve">QC code </w:t>
      </w:r>
    </w:p>
    <w:p w14:paraId="2B3CA4AB" w14:textId="77777777" w:rsidR="004E641E" w:rsidRDefault="004E641E" w:rsidP="004E641E">
      <w:pPr>
        <w:rPr>
          <w:lang w:val="en-US" w:eastAsia="fr-FR"/>
        </w:rPr>
      </w:pPr>
      <w:r w:rsidRPr="002E006C">
        <w:rPr>
          <w:lang w:val="en-US"/>
        </w:rPr>
        <w:t>Missing</w:t>
      </w:r>
      <w:r w:rsidRPr="002E006C">
        <w:rPr>
          <w:lang w:val="en-US"/>
        </w:rPr>
        <w:tab/>
      </w:r>
      <w:r>
        <w:rPr>
          <w:lang w:val="en-US"/>
        </w:rPr>
        <w:t xml:space="preserve">                                    </w:t>
      </w:r>
      <w:r w:rsidRPr="002E006C">
        <w:rPr>
          <w:lang w:val="en-US"/>
        </w:rPr>
        <w:tab/>
        <w:t>Daily value not provided</w:t>
      </w:r>
      <w:r w:rsidRPr="002E006C">
        <w:rPr>
          <w:lang w:val="en-US"/>
        </w:rPr>
        <w:tab/>
      </w:r>
      <w:r w:rsidRPr="002E006C">
        <w:rPr>
          <w:lang w:val="en-US"/>
        </w:rPr>
        <w:tab/>
      </w:r>
      <w:r w:rsidRPr="002E006C">
        <w:rPr>
          <w:lang w:val="en-US"/>
        </w:rPr>
        <w:tab/>
        <w:t>6</w:t>
      </w:r>
    </w:p>
    <w:p w14:paraId="5085F254" w14:textId="77777777" w:rsidR="004E641E" w:rsidRPr="003D3D51" w:rsidRDefault="004E641E" w:rsidP="004E641E">
      <w:pPr>
        <w:rPr>
          <w:lang w:val="en-US" w:eastAsia="fr-FR"/>
        </w:rPr>
      </w:pPr>
    </w:p>
    <w:p w14:paraId="3DAE6FB6" w14:textId="77777777" w:rsidR="004E641E" w:rsidRDefault="004E641E" w:rsidP="004E641E">
      <w:pPr>
        <w:jc w:val="left"/>
        <w:rPr>
          <w:lang w:val="en-US" w:eastAsia="fr-FR"/>
        </w:rPr>
      </w:pPr>
      <w:r>
        <w:rPr>
          <w:lang w:val="en-US" w:eastAsia="fr-FR"/>
        </w:rPr>
        <w:br w:type="page"/>
      </w:r>
    </w:p>
    <w:p w14:paraId="680061DF" w14:textId="4A62DDE1" w:rsidR="004E641E" w:rsidRDefault="004E641E" w:rsidP="004E641E">
      <w:pPr>
        <w:pStyle w:val="Part"/>
        <w:rPr>
          <w:lang w:eastAsia="fr-FR"/>
        </w:rPr>
      </w:pPr>
      <w:bookmarkStart w:id="97" w:name="_Toc242708294"/>
      <w:r>
        <w:rPr>
          <w:lang w:eastAsia="fr-FR"/>
        </w:rPr>
        <w:lastRenderedPageBreak/>
        <w:t xml:space="preserve">Part IV </w:t>
      </w:r>
      <w:r w:rsidR="00F324EF">
        <w:t>-</w:t>
      </w:r>
      <w:r>
        <w:rPr>
          <w:lang w:eastAsia="fr-FR"/>
        </w:rPr>
        <w:t xml:space="preserve"> BUFR Representation of DAYCLI Information</w:t>
      </w:r>
      <w:bookmarkEnd w:id="97"/>
    </w:p>
    <w:p w14:paraId="71B79029" w14:textId="6DA41715" w:rsidR="004E641E" w:rsidRPr="005A40FF" w:rsidRDefault="004E641E" w:rsidP="004E641E">
      <w:pPr>
        <w:rPr>
          <w:lang w:val="en-US" w:eastAsia="fr-FR"/>
        </w:rPr>
      </w:pPr>
      <w:r w:rsidRPr="005A40FF">
        <w:rPr>
          <w:lang w:val="en-US" w:eastAsia="fr-FR"/>
        </w:rPr>
        <w:t xml:space="preserve">The previous Parts introduced the DAYCLI information model by </w:t>
      </w:r>
      <w:r>
        <w:rPr>
          <w:lang w:val="en-US" w:eastAsia="fr-FR"/>
        </w:rPr>
        <w:t xml:space="preserve">specifying and </w:t>
      </w:r>
      <w:r w:rsidRPr="005A40FF">
        <w:rPr>
          <w:lang w:val="en-US" w:eastAsia="fr-FR"/>
        </w:rPr>
        <w:t xml:space="preserve">describing the information required </w:t>
      </w:r>
      <w:r>
        <w:rPr>
          <w:lang w:val="en-US" w:eastAsia="fr-FR"/>
        </w:rPr>
        <w:t xml:space="preserve">as part of a DAYCLI message, including how </w:t>
      </w:r>
      <w:r w:rsidRPr="005A40FF">
        <w:rPr>
          <w:lang w:val="en-US" w:eastAsia="fr-FR"/>
        </w:rPr>
        <w:t xml:space="preserve">to </w:t>
      </w:r>
      <w:r>
        <w:rPr>
          <w:lang w:val="en-US" w:eastAsia="fr-FR"/>
        </w:rPr>
        <w:t xml:space="preserve">ensure interoperability of the </w:t>
      </w:r>
      <w:r w:rsidRPr="005A40FF">
        <w:rPr>
          <w:lang w:val="en-US" w:eastAsia="fr-FR"/>
        </w:rPr>
        <w:t xml:space="preserve">daily climate </w:t>
      </w:r>
      <w:r>
        <w:rPr>
          <w:lang w:val="en-US" w:eastAsia="fr-FR"/>
        </w:rPr>
        <w:t xml:space="preserve">parameters </w:t>
      </w:r>
      <w:r w:rsidRPr="005A40FF">
        <w:rPr>
          <w:lang w:val="en-US" w:eastAsia="fr-FR"/>
        </w:rPr>
        <w:t>during international exchange</w:t>
      </w:r>
      <w:r>
        <w:rPr>
          <w:lang w:val="en-US" w:eastAsia="fr-FR"/>
        </w:rPr>
        <w:t xml:space="preserve"> while remaining true to national standard practices in observation and calculation methodology</w:t>
      </w:r>
      <w:r w:rsidRPr="005A40FF">
        <w:rPr>
          <w:lang w:val="en-US" w:eastAsia="fr-FR"/>
        </w:rPr>
        <w:t xml:space="preserve">. They explained the purpose of each </w:t>
      </w:r>
      <w:r w:rsidR="00493A6F">
        <w:rPr>
          <w:lang w:val="en-US" w:eastAsia="fr-FR"/>
        </w:rPr>
        <w:t>observation and metadata</w:t>
      </w:r>
      <w:r w:rsidR="00493A6F" w:rsidRPr="005A40FF">
        <w:rPr>
          <w:lang w:val="en-US" w:eastAsia="fr-FR"/>
        </w:rPr>
        <w:t xml:space="preserve"> </w:t>
      </w:r>
      <w:r w:rsidRPr="005A40FF">
        <w:rPr>
          <w:lang w:val="en-US" w:eastAsia="fr-FR"/>
        </w:rPr>
        <w:t xml:space="preserve">element and its role in ensuring the </w:t>
      </w:r>
      <w:r w:rsidR="00A7364D">
        <w:rPr>
          <w:lang w:val="en-US" w:eastAsia="fr-FR"/>
        </w:rPr>
        <w:t>accurate</w:t>
      </w:r>
      <w:r w:rsidR="00A7364D" w:rsidRPr="005A40FF">
        <w:rPr>
          <w:lang w:val="en-US" w:eastAsia="fr-FR"/>
        </w:rPr>
        <w:t xml:space="preserve"> </w:t>
      </w:r>
      <w:r w:rsidRPr="005A40FF">
        <w:rPr>
          <w:lang w:val="en-US" w:eastAsia="fr-FR"/>
        </w:rPr>
        <w:t>interpretation of exchanged daily climate values.</w:t>
      </w:r>
    </w:p>
    <w:p w14:paraId="2A22612B" w14:textId="3BB8CD24" w:rsidR="004E641E" w:rsidRDefault="004E641E" w:rsidP="004E641E">
      <w:pPr>
        <w:rPr>
          <w:lang w:val="en-US" w:eastAsia="fr-FR"/>
        </w:rPr>
      </w:pPr>
      <w:r w:rsidRPr="005A40FF">
        <w:rPr>
          <w:lang w:val="en-US" w:eastAsia="fr-FR"/>
        </w:rPr>
        <w:t xml:space="preserve">This Part describes how these information elements are represented within the DAYCLI </w:t>
      </w:r>
      <w:r w:rsidR="00FE76E7" w:rsidRPr="005A40FF">
        <w:rPr>
          <w:rStyle w:val="lev"/>
          <w:lang w:val="en-US"/>
        </w:rPr>
        <w:t xml:space="preserve">Binary Universal Form for the Representation </w:t>
      </w:r>
      <w:r w:rsidR="00FE76E7">
        <w:rPr>
          <w:lang w:val="en-US" w:eastAsia="fr-FR"/>
        </w:rPr>
        <w:t>(</w:t>
      </w:r>
      <w:r w:rsidR="00FE76E7" w:rsidRPr="005A40FF">
        <w:rPr>
          <w:lang w:val="en-US" w:eastAsia="fr-FR"/>
        </w:rPr>
        <w:t>BUFR</w:t>
      </w:r>
      <w:r w:rsidR="00FE76E7">
        <w:rPr>
          <w:lang w:val="en-US" w:eastAsia="fr-FR"/>
        </w:rPr>
        <w:t xml:space="preserve">) </w:t>
      </w:r>
      <w:r w:rsidR="00FE76E7" w:rsidRPr="005A40FF">
        <w:rPr>
          <w:rStyle w:val="lev"/>
          <w:lang w:val="en-US"/>
        </w:rPr>
        <w:t>of meteorological data</w:t>
      </w:r>
      <w:r w:rsidR="00FE76E7" w:rsidRPr="005A40FF">
        <w:rPr>
          <w:lang w:val="en-US" w:eastAsia="fr-FR"/>
        </w:rPr>
        <w:t xml:space="preserve"> </w:t>
      </w:r>
      <w:r w:rsidRPr="005A40FF">
        <w:rPr>
          <w:lang w:val="en-US" w:eastAsia="fr-FR"/>
        </w:rPr>
        <w:t>message. Its purpose is to explain how the DAYCLI information model is translated into the standardized BUFR representation used for operational international exchange.</w:t>
      </w:r>
    </w:p>
    <w:p w14:paraId="117A98C5" w14:textId="1CFC10B9" w:rsidR="00493A6F" w:rsidRPr="005A40FF" w:rsidRDefault="00FE76E7" w:rsidP="00493A6F">
      <w:pPr>
        <w:rPr>
          <w:lang w:val="en-US" w:eastAsia="fr-FR"/>
        </w:rPr>
      </w:pPr>
      <w:r>
        <w:rPr>
          <w:bCs/>
          <w:lang w:val="en-US" w:eastAsia="fr-FR"/>
        </w:rPr>
        <w:t xml:space="preserve">In its representation of the DAYCLI information, </w:t>
      </w:r>
      <w:r w:rsidR="00493A6F" w:rsidRPr="005A40FF">
        <w:rPr>
          <w:bCs/>
          <w:lang w:val="en-US" w:eastAsia="fr-FR"/>
        </w:rPr>
        <w:t>BUFR uses a number of encoding mechanisms</w:t>
      </w:r>
      <w:r w:rsidR="00493A6F">
        <w:rPr>
          <w:bCs/>
          <w:lang w:val="en-US" w:eastAsia="fr-FR"/>
        </w:rPr>
        <w:t xml:space="preserve"> </w:t>
      </w:r>
      <w:r w:rsidR="00493A6F" w:rsidRPr="005A40FF">
        <w:rPr>
          <w:bCs/>
          <w:lang w:val="en-US" w:eastAsia="fr-FR"/>
        </w:rPr>
        <w:t>to associate information with data values while keeping the message compact, flexible and extensible. Understanding these mechanisms is essential for correctly interpreting the DAYCLI BUFR sequence.</w:t>
      </w:r>
    </w:p>
    <w:p w14:paraId="20D5CB76" w14:textId="77777777" w:rsidR="004E641E" w:rsidRPr="005A40FF" w:rsidRDefault="004E641E" w:rsidP="004E641E">
      <w:pPr>
        <w:rPr>
          <w:lang w:val="en-US" w:eastAsia="fr-FR"/>
        </w:rPr>
      </w:pPr>
      <w:r w:rsidRPr="005A40FF">
        <w:rPr>
          <w:bCs/>
          <w:lang w:val="en-US" w:eastAsia="fr-FR"/>
        </w:rPr>
        <w:t>The following sections first introduce the fundamental BUFR concepts and encoding mechanisms used in DAYCLI before presenting how each information element of the DAYCLI information model is represented within the BUFR sequence. To facilitate implementation and decoding, this Part follows the order of the DAYCLI BUFR sequence (3 07 095) rather than the conceptual organization introduced in the previous Parts.</w:t>
      </w:r>
    </w:p>
    <w:p w14:paraId="44EB210B" w14:textId="77777777" w:rsidR="004E641E" w:rsidRDefault="004E641E" w:rsidP="004E641E">
      <w:pPr>
        <w:pStyle w:val="Titre1"/>
      </w:pPr>
      <w:bookmarkStart w:id="98" w:name="_Toc242708295"/>
      <w:r>
        <w:t>From the DAYCLI Information Model to the BUFR Representation</w:t>
      </w:r>
      <w:bookmarkEnd w:id="98"/>
    </w:p>
    <w:p w14:paraId="699E0B67" w14:textId="77777777" w:rsidR="004E641E" w:rsidRPr="005A40FF" w:rsidRDefault="004E641E" w:rsidP="004E641E">
      <w:pPr>
        <w:rPr>
          <w:lang w:val="en-US"/>
        </w:rPr>
      </w:pPr>
      <w:r w:rsidRPr="005A40FF">
        <w:rPr>
          <w:lang w:val="en-US"/>
        </w:rPr>
        <w:t xml:space="preserve">The DAYCLI message is encoded using the </w:t>
      </w:r>
      <w:r w:rsidRPr="005A40FF">
        <w:rPr>
          <w:rStyle w:val="lev"/>
          <w:lang w:val="en-US"/>
        </w:rPr>
        <w:t>Binary Universal Form for the Representation of meteorological data (BUFR)</w:t>
      </w:r>
      <w:r w:rsidRPr="005A40FF">
        <w:rPr>
          <w:lang w:val="en-US"/>
        </w:rPr>
        <w:t>, the WMO standard for the exchange of observational data in binary form.</w:t>
      </w:r>
      <w:r>
        <w:rPr>
          <w:lang w:val="en-US"/>
        </w:rPr>
        <w:t xml:space="preserve"> Specifically, the BUFR encoding follows the BUFR sequence 3 07 095. </w:t>
      </w:r>
    </w:p>
    <w:p w14:paraId="6F286181" w14:textId="77777777" w:rsidR="004E641E" w:rsidRPr="005A40FF" w:rsidRDefault="004E641E" w:rsidP="004E641E">
      <w:pPr>
        <w:rPr>
          <w:lang w:val="en-US"/>
        </w:rPr>
      </w:pPr>
      <w:r w:rsidRPr="005A40FF">
        <w:rPr>
          <w:lang w:val="en-US"/>
        </w:rPr>
        <w:t>BUFR provides a flexible and extensible framework for representing meteorological and climatological observations while preserving their structure, meaning and associated metadata. Rather than prescribing a fixed message layout, BUFR represents information through standardized descriptors and a set of encoding mechanisms that can be combined to describe observations, metadata and quality information in a compact and interoperable way.</w:t>
      </w:r>
    </w:p>
    <w:p w14:paraId="7B319210" w14:textId="21FCBCFF" w:rsidR="004E641E" w:rsidRPr="005A40FF" w:rsidRDefault="004E641E" w:rsidP="004E641E">
      <w:pPr>
        <w:rPr>
          <w:lang w:val="en-US"/>
        </w:rPr>
      </w:pPr>
      <w:r w:rsidRPr="005A40FF">
        <w:rPr>
          <w:lang w:val="en-US"/>
        </w:rPr>
        <w:t xml:space="preserve">These encoding mechanisms include element descriptors, sequence descriptors, replication descriptors, associated fields and operator descriptors. Together, they allow complex information models, such as DAYCLI, to be represented efficiently while maintaining a clear </w:t>
      </w:r>
      <w:r w:rsidR="0057024B">
        <w:rPr>
          <w:lang w:val="en-US"/>
        </w:rPr>
        <w:t xml:space="preserve">and self-contained </w:t>
      </w:r>
      <w:r w:rsidRPr="005A40FF">
        <w:rPr>
          <w:lang w:val="en-US"/>
        </w:rPr>
        <w:t>relationship between observations and their associated metadata.</w:t>
      </w:r>
    </w:p>
    <w:p w14:paraId="37BD67EC" w14:textId="01F4EE52" w:rsidR="004E641E" w:rsidRDefault="004E641E" w:rsidP="004E641E">
      <w:pPr>
        <w:rPr>
          <w:lang w:val="en-US"/>
        </w:rPr>
      </w:pPr>
      <w:r w:rsidRPr="005A40FF">
        <w:rPr>
          <w:lang w:val="en-US"/>
        </w:rPr>
        <w:t>The following sections introduce these BUFR concepts before describing how each component of the DAYCLI information model is represented within the DAYCLI BUFR sequence (</w:t>
      </w:r>
      <w:r w:rsidRPr="00C81EFE">
        <w:rPr>
          <w:b/>
          <w:lang w:val="en-US"/>
        </w:rPr>
        <w:t>3 07 095</w:t>
      </w:r>
      <w:r w:rsidRPr="005A40FF">
        <w:rPr>
          <w:lang w:val="en-US"/>
        </w:rPr>
        <w:t xml:space="preserve">). </w:t>
      </w:r>
      <w:r w:rsidRPr="00055691">
        <w:rPr>
          <w:lang w:val="en-US"/>
        </w:rPr>
        <w:t>It is included to conceptually describe how a BUFR message is constructed, making use of the various types of descriptors mentioned in the previous paragraph. This is to assist discussions between climate specialists and their CDMS implementation colleagues should these be required; these Sections may be skipped in circumstances where, for instance, the BUFR encoding is performed automatically.</w:t>
      </w:r>
    </w:p>
    <w:p w14:paraId="2C676854" w14:textId="2BE54A42" w:rsidR="001B4DF2" w:rsidRDefault="00A81630" w:rsidP="004E641E">
      <w:pPr>
        <w:rPr>
          <w:lang w:val="en-US"/>
        </w:rPr>
      </w:pPr>
      <w:r>
        <w:rPr>
          <w:lang w:val="en-US"/>
        </w:rPr>
        <w:t xml:space="preserve">Several resources are available to understand the BUFR. </w:t>
      </w:r>
      <w:r w:rsidR="00A7364D">
        <w:rPr>
          <w:lang w:val="en-US"/>
        </w:rPr>
        <w:t>Readers are</w:t>
      </w:r>
      <w:r>
        <w:rPr>
          <w:lang w:val="en-US"/>
        </w:rPr>
        <w:t xml:space="preserve"> refer</w:t>
      </w:r>
      <w:r w:rsidR="00A7364D">
        <w:rPr>
          <w:lang w:val="en-US"/>
        </w:rPr>
        <w:t>red</w:t>
      </w:r>
      <w:r>
        <w:rPr>
          <w:lang w:val="en-US"/>
        </w:rPr>
        <w:t xml:space="preserve"> to the </w:t>
      </w:r>
      <w:r>
        <w:rPr>
          <w:rStyle w:val="Accentuation"/>
        </w:rPr>
        <w:t>Manual</w:t>
      </w:r>
      <w:r>
        <w:t xml:space="preserve"> on Codes, Volume I.2 (WMO-No. 306) in Part B</w:t>
      </w:r>
      <w:r w:rsidR="002043EC">
        <w:t xml:space="preserve"> (Binary Codes)</w:t>
      </w:r>
      <w:r w:rsidR="00A7364D">
        <w:t xml:space="preserve"> for more detailed information</w:t>
      </w:r>
      <w:r w:rsidR="00387266">
        <w:t>.</w:t>
      </w:r>
    </w:p>
    <w:p w14:paraId="168EA7B2" w14:textId="5A54BAB2" w:rsidR="004E641E" w:rsidRDefault="004E641E" w:rsidP="004E641E">
      <w:pPr>
        <w:rPr>
          <w:lang w:val="en-US"/>
        </w:rPr>
      </w:pPr>
      <w:r>
        <w:t xml:space="preserve">A simplified overview of the DAYCLI BUFR organization is shown in </w:t>
      </w:r>
      <w:r>
        <w:fldChar w:fldCharType="begin"/>
      </w:r>
      <w:r>
        <w:instrText xml:space="preserve"> REF _Ref236644841 \h </w:instrText>
      </w:r>
      <w:r>
        <w:fldChar w:fldCharType="separate"/>
      </w:r>
      <w:r w:rsidR="00364D01">
        <w:t xml:space="preserve">Figure </w:t>
      </w:r>
      <w:r w:rsidR="00364D01">
        <w:rPr>
          <w:noProof/>
        </w:rPr>
        <w:t>6</w:t>
      </w:r>
      <w:r w:rsidR="00364D01">
        <w:noBreakHyphen/>
      </w:r>
      <w:r w:rsidR="00364D01">
        <w:rPr>
          <w:noProof/>
        </w:rPr>
        <w:t>1</w:t>
      </w:r>
      <w:r>
        <w:fldChar w:fldCharType="end"/>
      </w:r>
      <w:r w:rsidR="001E6620">
        <w:t>, where fields in bold</w:t>
      </w:r>
      <w:r w:rsidR="001E6620">
        <w:rPr>
          <w:lang w:val="en-US"/>
        </w:rPr>
        <w:t xml:space="preserve"> are considered as </w:t>
      </w:r>
      <w:r w:rsidR="001E6620" w:rsidRPr="001E6620">
        <w:rPr>
          <w:b/>
          <w:lang w:val="en-US"/>
        </w:rPr>
        <w:t>core</w:t>
      </w:r>
      <w:r w:rsidR="001E6620">
        <w:rPr>
          <w:lang w:val="en-US"/>
        </w:rPr>
        <w:t xml:space="preserve"> information.</w:t>
      </w:r>
      <w:r w:rsidR="0057024B">
        <w:rPr>
          <w:lang w:val="en-US"/>
        </w:rPr>
        <w:t xml:space="preserve"> </w:t>
      </w:r>
      <w:r w:rsidR="0057024B" w:rsidRPr="006D6008">
        <w:rPr>
          <w:b/>
          <w:lang w:val="en-US"/>
        </w:rPr>
        <w:t>Core</w:t>
      </w:r>
      <w:r w:rsidR="0057024B">
        <w:rPr>
          <w:lang w:val="en-US"/>
        </w:rPr>
        <w:t xml:space="preserve"> and </w:t>
      </w:r>
      <w:r w:rsidR="00C82134" w:rsidRPr="006D6008">
        <w:rPr>
          <w:b/>
          <w:lang w:val="en-US"/>
        </w:rPr>
        <w:t>r</w:t>
      </w:r>
      <w:r w:rsidR="0057024B" w:rsidRPr="006D6008">
        <w:rPr>
          <w:b/>
          <w:lang w:val="en-US"/>
        </w:rPr>
        <w:t>ich</w:t>
      </w:r>
      <w:r w:rsidR="0057024B">
        <w:rPr>
          <w:lang w:val="en-US"/>
        </w:rPr>
        <w:t xml:space="preserve"> </w:t>
      </w:r>
      <w:r w:rsidR="00C82134">
        <w:rPr>
          <w:lang w:val="en-US"/>
        </w:rPr>
        <w:t>information are described in section 10.</w:t>
      </w:r>
    </w:p>
    <w:p w14:paraId="79C41FD1" w14:textId="77777777" w:rsidR="004E641E" w:rsidRDefault="004E641E" w:rsidP="004E641E">
      <w:pPr>
        <w:jc w:val="left"/>
        <w:rPr>
          <w:lang w:val="en-US"/>
        </w:rPr>
      </w:pPr>
      <w:r>
        <w:rPr>
          <w:lang w:val="en-US"/>
        </w:rPr>
        <w:br w:type="page"/>
      </w:r>
    </w:p>
    <w:p w14:paraId="7405920E" w14:textId="18A33527" w:rsidR="004E641E" w:rsidRDefault="001E6620" w:rsidP="004E641E">
      <w:pPr>
        <w:rPr>
          <w:lang w:val="en-US"/>
        </w:rPr>
      </w:pPr>
      <w:r>
        <w:rPr>
          <w:noProof/>
        </w:rPr>
        <w:lastRenderedPageBreak/>
        <w:drawing>
          <wp:inline distT="0" distB="0" distL="0" distR="0" wp14:anchorId="043D44D5" wp14:editId="5E819777">
            <wp:extent cx="6102350" cy="5483296"/>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2350" cy="5483296"/>
                    </a:xfrm>
                    <a:prstGeom prst="rect">
                      <a:avLst/>
                    </a:prstGeom>
                    <a:noFill/>
                    <a:ln>
                      <a:noFill/>
                    </a:ln>
                  </pic:spPr>
                </pic:pic>
              </a:graphicData>
            </a:graphic>
          </wp:inline>
        </w:drawing>
      </w:r>
    </w:p>
    <w:p w14:paraId="14C10A1E" w14:textId="61E0C3D0" w:rsidR="004E641E" w:rsidRDefault="004E641E" w:rsidP="004E641E">
      <w:pPr>
        <w:pStyle w:val="Lgende"/>
        <w:rPr>
          <w:lang w:val="en-US"/>
        </w:rPr>
      </w:pPr>
      <w:bookmarkStart w:id="99" w:name="_Ref236644841"/>
      <w:bookmarkStart w:id="100" w:name="_Toc242185844"/>
      <w:r>
        <w:t xml:space="preserve">Figure </w:t>
      </w:r>
      <w:r w:rsidR="003141D3">
        <w:fldChar w:fldCharType="begin"/>
      </w:r>
      <w:r w:rsidR="003141D3">
        <w:instrText xml:space="preserve"> STYLEREF 1 \s </w:instrText>
      </w:r>
      <w:r w:rsidR="003141D3">
        <w:fldChar w:fldCharType="separate"/>
      </w:r>
      <w:r w:rsidR="00364D01">
        <w:rPr>
          <w:noProof/>
        </w:rPr>
        <w:t>6</w:t>
      </w:r>
      <w:r w:rsidR="003141D3">
        <w:rPr>
          <w:noProof/>
        </w:rPr>
        <w:fldChar w:fldCharType="end"/>
      </w:r>
      <w:r>
        <w:noBreakHyphen/>
      </w:r>
      <w:r w:rsidR="003141D3">
        <w:fldChar w:fldCharType="begin"/>
      </w:r>
      <w:r w:rsidR="003141D3">
        <w:instrText xml:space="preserve"> SEQ Figure \* ARABIC \s 1 </w:instrText>
      </w:r>
      <w:r w:rsidR="003141D3">
        <w:fldChar w:fldCharType="separate"/>
      </w:r>
      <w:r w:rsidR="00364D01">
        <w:rPr>
          <w:noProof/>
        </w:rPr>
        <w:t>1</w:t>
      </w:r>
      <w:r w:rsidR="003141D3">
        <w:rPr>
          <w:noProof/>
        </w:rPr>
        <w:fldChar w:fldCharType="end"/>
      </w:r>
      <w:bookmarkEnd w:id="99"/>
      <w:r>
        <w:t xml:space="preserve"> </w:t>
      </w:r>
      <w:r w:rsidRPr="009457D1">
        <w:t xml:space="preserve">Conceptual </w:t>
      </w:r>
      <w:r>
        <w:t>Organi</w:t>
      </w:r>
      <w:r w:rsidR="00F324EF">
        <w:t>z</w:t>
      </w:r>
      <w:r>
        <w:t>ation</w:t>
      </w:r>
      <w:r w:rsidRPr="009457D1">
        <w:t xml:space="preserve"> of the DAYCLI </w:t>
      </w:r>
      <w:r>
        <w:t>Message</w:t>
      </w:r>
      <w:bookmarkEnd w:id="100"/>
    </w:p>
    <w:p w14:paraId="4CADCB15" w14:textId="77777777" w:rsidR="004E641E" w:rsidRDefault="004E641E" w:rsidP="004E641E">
      <w:pPr>
        <w:jc w:val="left"/>
        <w:rPr>
          <w:i/>
          <w:iCs/>
          <w:szCs w:val="18"/>
          <w:lang w:val="en-US"/>
        </w:rPr>
      </w:pPr>
      <w:r>
        <w:rPr>
          <w:lang w:val="en-US"/>
        </w:rPr>
        <w:br w:type="page"/>
      </w:r>
    </w:p>
    <w:p w14:paraId="4254C895" w14:textId="77777777" w:rsidR="004E641E" w:rsidRDefault="004E641E" w:rsidP="004E641E">
      <w:pPr>
        <w:pStyle w:val="Titre2"/>
      </w:pPr>
      <w:bookmarkStart w:id="101" w:name="_Toc242708296"/>
      <w:r>
        <w:lastRenderedPageBreak/>
        <w:t>BUFR Descriptor Types</w:t>
      </w:r>
      <w:bookmarkEnd w:id="101"/>
    </w:p>
    <w:p w14:paraId="499FE1CE" w14:textId="133ADFBD" w:rsidR="004E641E" w:rsidRPr="005A40FF" w:rsidRDefault="004E641E" w:rsidP="004E641E">
      <w:pPr>
        <w:rPr>
          <w:rFonts w:cstheme="minorHAnsi"/>
          <w:lang w:val="en-US"/>
        </w:rPr>
      </w:pPr>
      <w:r w:rsidRPr="005A40FF">
        <w:rPr>
          <w:lang w:val="en-US"/>
        </w:rPr>
        <w:t>BUFR represents information through standardized descriptors. Every descriptor is identified by the notation F</w:t>
      </w:r>
      <w:r w:rsidR="00387266">
        <w:rPr>
          <w:lang w:val="en-US"/>
        </w:rPr>
        <w:t xml:space="preserve"> </w:t>
      </w:r>
      <w:r w:rsidRPr="005A40FF">
        <w:rPr>
          <w:lang w:val="en-US"/>
        </w:rPr>
        <w:t>X</w:t>
      </w:r>
      <w:r w:rsidR="00387266">
        <w:rPr>
          <w:lang w:val="en-US"/>
        </w:rPr>
        <w:t xml:space="preserve"> </w:t>
      </w:r>
      <w:r w:rsidRPr="005A40FF">
        <w:rPr>
          <w:lang w:val="en-US"/>
        </w:rPr>
        <w:t>Y, where the first digit (F) defines the descriptor type, while X and Y identify the descriptor category and the individual descriptor within that category.</w:t>
      </w:r>
    </w:p>
    <w:p w14:paraId="15A68856" w14:textId="31237728" w:rsidR="004E641E" w:rsidRPr="00D54992" w:rsidRDefault="004E641E" w:rsidP="00D54992">
      <w:pPr>
        <w:numPr>
          <w:ilvl w:val="0"/>
          <w:numId w:val="7"/>
        </w:numPr>
        <w:shd w:val="clear" w:color="auto" w:fill="FFFFFF" w:themeFill="background1"/>
        <w:spacing w:before="100" w:beforeAutospacing="1" w:after="100" w:afterAutospacing="1" w:line="240" w:lineRule="auto"/>
        <w:jc w:val="left"/>
        <w:rPr>
          <w:rFonts w:cstheme="minorHAnsi"/>
        </w:rPr>
      </w:pPr>
      <w:r w:rsidRPr="00D54992">
        <w:rPr>
          <w:rStyle w:val="lev"/>
          <w:rFonts w:cstheme="minorHAnsi"/>
        </w:rPr>
        <w:t>F</w:t>
      </w:r>
      <w:r w:rsidRPr="00D54992">
        <w:rPr>
          <w:rFonts w:cstheme="minorHAnsi"/>
        </w:rPr>
        <w:t xml:space="preserve"> identifies the descriptor </w:t>
      </w:r>
      <w:r w:rsidR="009606B7" w:rsidRPr="00D54992">
        <w:rPr>
          <w:rFonts w:cstheme="minorHAnsi"/>
        </w:rPr>
        <w:t>type</w:t>
      </w:r>
      <w:r w:rsidRPr="00D54992">
        <w:rPr>
          <w:rFonts w:cstheme="minorHAnsi"/>
        </w:rPr>
        <w:t xml:space="preserve">; </w:t>
      </w:r>
    </w:p>
    <w:p w14:paraId="30C8FF52" w14:textId="77777777" w:rsidR="004E641E" w:rsidRPr="00D54992" w:rsidRDefault="004E641E" w:rsidP="00D54992">
      <w:pPr>
        <w:numPr>
          <w:ilvl w:val="0"/>
          <w:numId w:val="7"/>
        </w:numPr>
        <w:shd w:val="clear" w:color="auto" w:fill="FFFFFF" w:themeFill="background1"/>
        <w:spacing w:before="100" w:beforeAutospacing="1" w:after="100" w:afterAutospacing="1" w:line="240" w:lineRule="auto"/>
        <w:jc w:val="left"/>
        <w:rPr>
          <w:rFonts w:cstheme="minorHAnsi"/>
        </w:rPr>
      </w:pPr>
      <w:r w:rsidRPr="00D54992">
        <w:rPr>
          <w:rStyle w:val="lev"/>
          <w:rFonts w:cstheme="minorHAnsi"/>
        </w:rPr>
        <w:t>X</w:t>
      </w:r>
      <w:r w:rsidRPr="00D54992">
        <w:rPr>
          <w:rFonts w:cstheme="minorHAnsi"/>
        </w:rPr>
        <w:t xml:space="preserve"> identifies the descriptor category; </w:t>
      </w:r>
    </w:p>
    <w:p w14:paraId="29F7A97C" w14:textId="77777777" w:rsidR="004E641E" w:rsidRPr="00D54992" w:rsidRDefault="004E641E" w:rsidP="00D54992">
      <w:pPr>
        <w:numPr>
          <w:ilvl w:val="0"/>
          <w:numId w:val="7"/>
        </w:numPr>
        <w:shd w:val="clear" w:color="auto" w:fill="FFFFFF" w:themeFill="background1"/>
        <w:spacing w:before="100" w:beforeAutospacing="1" w:after="100" w:afterAutospacing="1" w:line="240" w:lineRule="auto"/>
        <w:jc w:val="left"/>
        <w:rPr>
          <w:rFonts w:cstheme="minorHAnsi"/>
        </w:rPr>
      </w:pPr>
      <w:r w:rsidRPr="00D54992">
        <w:rPr>
          <w:rStyle w:val="lev"/>
          <w:rFonts w:cstheme="minorHAnsi"/>
        </w:rPr>
        <w:t>Y</w:t>
      </w:r>
      <w:r w:rsidRPr="00D54992">
        <w:rPr>
          <w:rFonts w:cstheme="minorHAnsi"/>
        </w:rPr>
        <w:t xml:space="preserve"> identifies the descriptor number within that category. </w:t>
      </w:r>
    </w:p>
    <w:p w14:paraId="1D2DB278" w14:textId="23269D20" w:rsidR="004E641E" w:rsidRDefault="004E641E" w:rsidP="004E641E">
      <w:pPr>
        <w:pStyle w:val="NormalWeb"/>
        <w:rPr>
          <w:rFonts w:asciiTheme="minorHAnsi" w:hAnsiTheme="minorHAnsi" w:cstheme="minorHAnsi"/>
          <w:lang w:val="en-US"/>
        </w:rPr>
      </w:pPr>
      <w:r w:rsidRPr="002943C5">
        <w:rPr>
          <w:rFonts w:asciiTheme="minorHAnsi" w:hAnsiTheme="minorHAnsi" w:cstheme="minorHAnsi"/>
          <w:lang w:val="en-US"/>
        </w:rPr>
        <w:t xml:space="preserve">The descriptor </w:t>
      </w:r>
      <w:r w:rsidR="00E366C5">
        <w:rPr>
          <w:rFonts w:asciiTheme="minorHAnsi" w:hAnsiTheme="minorHAnsi" w:cstheme="minorHAnsi"/>
          <w:lang w:val="en-US"/>
        </w:rPr>
        <w:t>type</w:t>
      </w:r>
      <w:r w:rsidR="00E366C5" w:rsidRPr="002943C5">
        <w:rPr>
          <w:rFonts w:asciiTheme="minorHAnsi" w:hAnsiTheme="minorHAnsi" w:cstheme="minorHAnsi"/>
          <w:lang w:val="en-US"/>
        </w:rPr>
        <w:t xml:space="preserve"> </w:t>
      </w:r>
      <w:r w:rsidRPr="002943C5">
        <w:rPr>
          <w:rFonts w:asciiTheme="minorHAnsi" w:hAnsiTheme="minorHAnsi" w:cstheme="minorHAnsi"/>
          <w:lang w:val="en-US"/>
        </w:rPr>
        <w:t>(</w:t>
      </w:r>
      <w:r w:rsidRPr="002943C5">
        <w:rPr>
          <w:rStyle w:val="lev"/>
          <w:rFonts w:asciiTheme="minorHAnsi" w:hAnsiTheme="minorHAnsi" w:cstheme="minorHAnsi"/>
          <w:lang w:val="en-US"/>
        </w:rPr>
        <w:t>F</w:t>
      </w:r>
      <w:r w:rsidRPr="002943C5">
        <w:rPr>
          <w:rFonts w:asciiTheme="minorHAnsi" w:hAnsiTheme="minorHAnsi" w:cstheme="minorHAnsi"/>
          <w:lang w:val="en-US"/>
        </w:rPr>
        <w:t>) determines the function of the descriptor.</w:t>
      </w:r>
    </w:p>
    <w:p w14:paraId="7D2476D0" w14:textId="6C1A889E" w:rsidR="004E641E" w:rsidRDefault="004E641E" w:rsidP="004E641E">
      <w:r>
        <w:t xml:space="preserve">The four descriptor types defined by BUFR are summarized in </w:t>
      </w:r>
      <w:r w:rsidR="00893343">
        <w:t>Table 6-1</w:t>
      </w:r>
      <w:r w:rsidR="00D90552">
        <w:t>,</w:t>
      </w:r>
      <w:r>
        <w:fldChar w:fldCharType="begin"/>
      </w:r>
      <w:r>
        <w:instrText xml:space="preserve"> REF _Ref236560570 \h </w:instrText>
      </w:r>
      <w:r>
        <w:fldChar w:fldCharType="separate"/>
      </w:r>
      <w:proofErr w:type="spellStart"/>
      <w:proofErr w:type="gramStart"/>
      <w:r w:rsidR="00364D01" w:rsidRPr="00364D01">
        <w:rPr>
          <w:b/>
          <w:bCs/>
          <w:lang w:val="en-US"/>
        </w:rPr>
        <w:t>Erreur</w:t>
      </w:r>
      <w:proofErr w:type="spellEnd"/>
      <w:r w:rsidR="00364D01" w:rsidRPr="00364D01">
        <w:rPr>
          <w:b/>
          <w:bCs/>
          <w:lang w:val="en-US"/>
        </w:rPr>
        <w:t> !</w:t>
      </w:r>
      <w:proofErr w:type="gramEnd"/>
      <w:r w:rsidR="00364D01" w:rsidRPr="00364D01">
        <w:rPr>
          <w:b/>
          <w:bCs/>
          <w:lang w:val="en-US"/>
        </w:rPr>
        <w:t xml:space="preserve"> Source du renvoi </w:t>
      </w:r>
      <w:proofErr w:type="spellStart"/>
      <w:r w:rsidR="00364D01" w:rsidRPr="00364D01">
        <w:rPr>
          <w:b/>
          <w:bCs/>
          <w:lang w:val="en-US"/>
        </w:rPr>
        <w:t>introuvable</w:t>
      </w:r>
      <w:proofErr w:type="spellEnd"/>
      <w:r w:rsidR="00364D01" w:rsidRPr="00364D01">
        <w:rPr>
          <w:b/>
          <w:bCs/>
          <w:lang w:val="en-US"/>
        </w:rPr>
        <w:t>.</w:t>
      </w:r>
      <w:r>
        <w:fldChar w:fldCharType="end"/>
      </w:r>
      <w:r w:rsidR="005E171A">
        <w:t xml:space="preserve"> where Tables B, C and D </w:t>
      </w:r>
      <w:r w:rsidR="00387266">
        <w:t>refer to the corresponding tables in</w:t>
      </w:r>
      <w:r w:rsidR="005E171A">
        <w:t xml:space="preserve"> WMO-</w:t>
      </w:r>
      <w:r w:rsidR="00C31C20">
        <w:t xml:space="preserve">No. </w:t>
      </w:r>
      <w:r w:rsidR="005E171A">
        <w:t>306.</w:t>
      </w:r>
    </w:p>
    <w:p w14:paraId="754AF008" w14:textId="456986F0" w:rsidR="004E641E" w:rsidRDefault="004E641E" w:rsidP="004E641E">
      <w:pPr>
        <w:pStyle w:val="Lgende"/>
        <w:rPr>
          <w:rFonts w:cstheme="minorHAnsi"/>
        </w:rPr>
      </w:pPr>
      <w:bookmarkStart w:id="102" w:name="_Toc242185853"/>
      <w:r>
        <w:t xml:space="preserve">Table </w:t>
      </w:r>
      <w:r w:rsidR="003141D3">
        <w:fldChar w:fldCharType="begin"/>
      </w:r>
      <w:r w:rsidR="003141D3">
        <w:instrText xml:space="preserve"> STYLEREF 1 \s </w:instrText>
      </w:r>
      <w:r w:rsidR="003141D3">
        <w:fldChar w:fldCharType="separate"/>
      </w:r>
      <w:r w:rsidR="00364D01">
        <w:rPr>
          <w:noProof/>
        </w:rPr>
        <w:t>6</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1</w:t>
      </w:r>
      <w:r w:rsidR="003141D3">
        <w:rPr>
          <w:noProof/>
        </w:rPr>
        <w:fldChar w:fldCharType="end"/>
      </w:r>
      <w:r>
        <w:t xml:space="preserve"> </w:t>
      </w:r>
      <w:r w:rsidRPr="006A797F">
        <w:t>BUFR Descriptor Types</w:t>
      </w:r>
      <w:bookmarkEnd w:id="1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031"/>
        <w:gridCol w:w="1086"/>
        <w:gridCol w:w="6020"/>
      </w:tblGrid>
      <w:tr w:rsidR="004E641E" w:rsidRPr="002943C5" w14:paraId="3DD01E9F" w14:textId="77777777" w:rsidTr="00BC5AB9">
        <w:trPr>
          <w:tblHeader/>
          <w:tblCellSpacing w:w="15" w:type="dxa"/>
        </w:trPr>
        <w:tc>
          <w:tcPr>
            <w:tcW w:w="0" w:type="auto"/>
            <w:vAlign w:val="center"/>
            <w:hideMark/>
          </w:tcPr>
          <w:p w14:paraId="7AEF05DE" w14:textId="77777777" w:rsidR="004E641E" w:rsidRPr="002943C5" w:rsidRDefault="004E641E" w:rsidP="00BC5AB9">
            <w:pPr>
              <w:jc w:val="center"/>
              <w:rPr>
                <w:rFonts w:cstheme="minorHAnsi"/>
                <w:b/>
                <w:bCs/>
              </w:rPr>
            </w:pPr>
            <w:r w:rsidRPr="002943C5">
              <w:rPr>
                <w:rStyle w:val="lev"/>
                <w:rFonts w:cstheme="minorHAnsi"/>
              </w:rPr>
              <w:t>F</w:t>
            </w:r>
          </w:p>
        </w:tc>
        <w:tc>
          <w:tcPr>
            <w:tcW w:w="0" w:type="auto"/>
            <w:vAlign w:val="center"/>
            <w:hideMark/>
          </w:tcPr>
          <w:p w14:paraId="3EC0FCAD" w14:textId="77777777" w:rsidR="004E641E" w:rsidRPr="002943C5" w:rsidRDefault="004E641E" w:rsidP="00BC5AB9">
            <w:pPr>
              <w:jc w:val="center"/>
              <w:rPr>
                <w:rFonts w:cstheme="minorHAnsi"/>
                <w:b/>
                <w:bCs/>
              </w:rPr>
            </w:pPr>
            <w:r w:rsidRPr="002943C5">
              <w:rPr>
                <w:rStyle w:val="lev"/>
                <w:rFonts w:cstheme="minorHAnsi"/>
              </w:rPr>
              <w:t>Descriptor Type</w:t>
            </w:r>
          </w:p>
        </w:tc>
        <w:tc>
          <w:tcPr>
            <w:tcW w:w="0" w:type="auto"/>
            <w:vAlign w:val="center"/>
            <w:hideMark/>
          </w:tcPr>
          <w:p w14:paraId="0CAA4966" w14:textId="77777777" w:rsidR="004E641E" w:rsidRPr="002943C5" w:rsidRDefault="004E641E" w:rsidP="00BC5AB9">
            <w:pPr>
              <w:jc w:val="center"/>
              <w:rPr>
                <w:rFonts w:cstheme="minorHAnsi"/>
                <w:b/>
                <w:bCs/>
              </w:rPr>
            </w:pPr>
            <w:r w:rsidRPr="002943C5">
              <w:rPr>
                <w:rStyle w:val="lev"/>
                <w:rFonts w:cstheme="minorHAnsi"/>
              </w:rPr>
              <w:t>BUFR Table</w:t>
            </w:r>
          </w:p>
        </w:tc>
        <w:tc>
          <w:tcPr>
            <w:tcW w:w="0" w:type="auto"/>
            <w:vAlign w:val="center"/>
            <w:hideMark/>
          </w:tcPr>
          <w:p w14:paraId="7BCE8BA4" w14:textId="77777777" w:rsidR="004E641E" w:rsidRPr="002943C5" w:rsidRDefault="004E641E" w:rsidP="00BC5AB9">
            <w:pPr>
              <w:jc w:val="center"/>
              <w:rPr>
                <w:rFonts w:cstheme="minorHAnsi"/>
                <w:b/>
                <w:bCs/>
              </w:rPr>
            </w:pPr>
            <w:r w:rsidRPr="002943C5">
              <w:rPr>
                <w:rStyle w:val="lev"/>
                <w:rFonts w:cstheme="minorHAnsi"/>
              </w:rPr>
              <w:t>Description</w:t>
            </w:r>
          </w:p>
        </w:tc>
      </w:tr>
      <w:tr w:rsidR="004E641E" w:rsidRPr="002943C5" w14:paraId="26793AB2" w14:textId="77777777" w:rsidTr="00BC5AB9">
        <w:trPr>
          <w:tblCellSpacing w:w="15" w:type="dxa"/>
        </w:trPr>
        <w:tc>
          <w:tcPr>
            <w:tcW w:w="0" w:type="auto"/>
            <w:vAlign w:val="center"/>
            <w:hideMark/>
          </w:tcPr>
          <w:p w14:paraId="74337FF7" w14:textId="77777777" w:rsidR="004E641E" w:rsidRPr="002943C5" w:rsidRDefault="004E641E" w:rsidP="00BC5AB9">
            <w:pPr>
              <w:jc w:val="left"/>
              <w:rPr>
                <w:rFonts w:cstheme="minorHAnsi"/>
              </w:rPr>
            </w:pPr>
            <w:r w:rsidRPr="002943C5">
              <w:rPr>
                <w:rFonts w:cstheme="minorHAnsi"/>
              </w:rPr>
              <w:t>0</w:t>
            </w:r>
          </w:p>
        </w:tc>
        <w:tc>
          <w:tcPr>
            <w:tcW w:w="0" w:type="auto"/>
            <w:vAlign w:val="center"/>
            <w:hideMark/>
          </w:tcPr>
          <w:p w14:paraId="76C12E7F" w14:textId="77777777" w:rsidR="004E641E" w:rsidRPr="002943C5" w:rsidRDefault="004E641E" w:rsidP="00BC5AB9">
            <w:pPr>
              <w:rPr>
                <w:rFonts w:cstheme="minorHAnsi"/>
              </w:rPr>
            </w:pPr>
            <w:r w:rsidRPr="002943C5">
              <w:rPr>
                <w:rFonts w:cstheme="minorHAnsi"/>
              </w:rPr>
              <w:t>Element Descriptor</w:t>
            </w:r>
          </w:p>
        </w:tc>
        <w:tc>
          <w:tcPr>
            <w:tcW w:w="0" w:type="auto"/>
            <w:vAlign w:val="center"/>
            <w:hideMark/>
          </w:tcPr>
          <w:p w14:paraId="6C21C36F" w14:textId="77777777" w:rsidR="004E641E" w:rsidRPr="002943C5" w:rsidRDefault="004E641E" w:rsidP="00BC5AB9">
            <w:pPr>
              <w:rPr>
                <w:rFonts w:cstheme="minorHAnsi"/>
              </w:rPr>
            </w:pPr>
            <w:r w:rsidRPr="002943C5">
              <w:rPr>
                <w:rFonts w:cstheme="minorHAnsi"/>
              </w:rPr>
              <w:t>Table B</w:t>
            </w:r>
          </w:p>
        </w:tc>
        <w:tc>
          <w:tcPr>
            <w:tcW w:w="0" w:type="auto"/>
            <w:vAlign w:val="center"/>
            <w:hideMark/>
          </w:tcPr>
          <w:p w14:paraId="6653588E" w14:textId="77777777" w:rsidR="004E641E" w:rsidRPr="002943C5" w:rsidRDefault="004E641E" w:rsidP="00BC5AB9">
            <w:pPr>
              <w:rPr>
                <w:rFonts w:cstheme="minorHAnsi"/>
              </w:rPr>
            </w:pPr>
            <w:r w:rsidRPr="002943C5">
              <w:rPr>
                <w:rFonts w:cstheme="minorHAnsi"/>
              </w:rPr>
              <w:t>Represents a single data element.</w:t>
            </w:r>
          </w:p>
        </w:tc>
      </w:tr>
      <w:tr w:rsidR="004E641E" w:rsidRPr="002943C5" w14:paraId="70969572" w14:textId="77777777" w:rsidTr="00BC5AB9">
        <w:trPr>
          <w:tblCellSpacing w:w="15" w:type="dxa"/>
        </w:trPr>
        <w:tc>
          <w:tcPr>
            <w:tcW w:w="0" w:type="auto"/>
            <w:vAlign w:val="center"/>
            <w:hideMark/>
          </w:tcPr>
          <w:p w14:paraId="13CD82DA" w14:textId="77777777" w:rsidR="004E641E" w:rsidRPr="002943C5" w:rsidRDefault="004E641E" w:rsidP="00BC5AB9">
            <w:pPr>
              <w:rPr>
                <w:rFonts w:cstheme="minorHAnsi"/>
              </w:rPr>
            </w:pPr>
            <w:r w:rsidRPr="002943C5">
              <w:rPr>
                <w:rFonts w:cstheme="minorHAnsi"/>
              </w:rPr>
              <w:t>1</w:t>
            </w:r>
          </w:p>
        </w:tc>
        <w:tc>
          <w:tcPr>
            <w:tcW w:w="0" w:type="auto"/>
            <w:vAlign w:val="center"/>
            <w:hideMark/>
          </w:tcPr>
          <w:p w14:paraId="4E21A3E9" w14:textId="77777777" w:rsidR="004E641E" w:rsidRPr="002943C5" w:rsidRDefault="004E641E" w:rsidP="00BC5AB9">
            <w:pPr>
              <w:rPr>
                <w:rFonts w:cstheme="minorHAnsi"/>
              </w:rPr>
            </w:pPr>
            <w:r w:rsidRPr="002943C5">
              <w:rPr>
                <w:rFonts w:cstheme="minorHAnsi"/>
              </w:rPr>
              <w:t>Replication Descriptor</w:t>
            </w:r>
          </w:p>
        </w:tc>
        <w:tc>
          <w:tcPr>
            <w:tcW w:w="0" w:type="auto"/>
            <w:vAlign w:val="center"/>
            <w:hideMark/>
          </w:tcPr>
          <w:p w14:paraId="7B99FCC1" w14:textId="77777777" w:rsidR="004E641E" w:rsidRPr="002943C5" w:rsidRDefault="004E641E" w:rsidP="00BC5AB9">
            <w:pPr>
              <w:rPr>
                <w:rFonts w:cstheme="minorHAnsi"/>
              </w:rPr>
            </w:pPr>
            <w:r w:rsidRPr="002943C5">
              <w:rPr>
                <w:rFonts w:cstheme="minorHAnsi"/>
              </w:rPr>
              <w:t>—</w:t>
            </w:r>
          </w:p>
        </w:tc>
        <w:tc>
          <w:tcPr>
            <w:tcW w:w="0" w:type="auto"/>
            <w:vAlign w:val="center"/>
            <w:hideMark/>
          </w:tcPr>
          <w:p w14:paraId="5D827385" w14:textId="77777777" w:rsidR="004E641E" w:rsidRPr="002943C5" w:rsidRDefault="004E641E" w:rsidP="00BC5AB9">
            <w:pPr>
              <w:rPr>
                <w:rFonts w:cstheme="minorHAnsi"/>
              </w:rPr>
            </w:pPr>
            <w:r w:rsidRPr="002943C5">
              <w:rPr>
                <w:rFonts w:cstheme="minorHAnsi"/>
              </w:rPr>
              <w:t>Repeats one or more descriptors.</w:t>
            </w:r>
          </w:p>
        </w:tc>
      </w:tr>
      <w:tr w:rsidR="004E641E" w:rsidRPr="002943C5" w14:paraId="67367195" w14:textId="77777777" w:rsidTr="00BC5AB9">
        <w:trPr>
          <w:tblCellSpacing w:w="15" w:type="dxa"/>
        </w:trPr>
        <w:tc>
          <w:tcPr>
            <w:tcW w:w="0" w:type="auto"/>
            <w:vAlign w:val="center"/>
            <w:hideMark/>
          </w:tcPr>
          <w:p w14:paraId="5BF03857" w14:textId="77777777" w:rsidR="004E641E" w:rsidRPr="002943C5" w:rsidRDefault="004E641E" w:rsidP="00BC5AB9">
            <w:pPr>
              <w:rPr>
                <w:rFonts w:cstheme="minorHAnsi"/>
              </w:rPr>
            </w:pPr>
            <w:r w:rsidRPr="002943C5">
              <w:rPr>
                <w:rFonts w:cstheme="minorHAnsi"/>
              </w:rPr>
              <w:t>2</w:t>
            </w:r>
          </w:p>
        </w:tc>
        <w:tc>
          <w:tcPr>
            <w:tcW w:w="0" w:type="auto"/>
            <w:vAlign w:val="center"/>
            <w:hideMark/>
          </w:tcPr>
          <w:p w14:paraId="29AE3A3F" w14:textId="77777777" w:rsidR="004E641E" w:rsidRPr="002943C5" w:rsidRDefault="004E641E" w:rsidP="00BC5AB9">
            <w:pPr>
              <w:rPr>
                <w:rFonts w:cstheme="minorHAnsi"/>
              </w:rPr>
            </w:pPr>
            <w:r w:rsidRPr="002943C5">
              <w:rPr>
                <w:rFonts w:cstheme="minorHAnsi"/>
              </w:rPr>
              <w:t>Operator Descriptor</w:t>
            </w:r>
          </w:p>
        </w:tc>
        <w:tc>
          <w:tcPr>
            <w:tcW w:w="0" w:type="auto"/>
            <w:vAlign w:val="center"/>
            <w:hideMark/>
          </w:tcPr>
          <w:p w14:paraId="1BFD5828" w14:textId="77777777" w:rsidR="004E641E" w:rsidRPr="002943C5" w:rsidRDefault="004E641E" w:rsidP="00BC5AB9">
            <w:pPr>
              <w:rPr>
                <w:rFonts w:cstheme="minorHAnsi"/>
              </w:rPr>
            </w:pPr>
            <w:r w:rsidRPr="002943C5">
              <w:rPr>
                <w:rFonts w:cstheme="minorHAnsi"/>
              </w:rPr>
              <w:t>Table C</w:t>
            </w:r>
          </w:p>
        </w:tc>
        <w:tc>
          <w:tcPr>
            <w:tcW w:w="0" w:type="auto"/>
            <w:vAlign w:val="center"/>
            <w:hideMark/>
          </w:tcPr>
          <w:p w14:paraId="612BC521" w14:textId="77777777" w:rsidR="004E641E" w:rsidRPr="002943C5" w:rsidRDefault="004E641E" w:rsidP="00BC5AB9">
            <w:pPr>
              <w:rPr>
                <w:rFonts w:cstheme="minorHAnsi"/>
              </w:rPr>
            </w:pPr>
            <w:r>
              <w:rPr>
                <w:rFonts w:cstheme="minorHAnsi"/>
              </w:rPr>
              <w:t>Temporarily m</w:t>
            </w:r>
            <w:r w:rsidRPr="002943C5">
              <w:rPr>
                <w:rFonts w:cstheme="minorHAnsi"/>
              </w:rPr>
              <w:t>odifies the interpretation of subsequent descriptors.</w:t>
            </w:r>
          </w:p>
        </w:tc>
      </w:tr>
      <w:tr w:rsidR="004E641E" w:rsidRPr="002943C5" w14:paraId="1999FA5B" w14:textId="77777777" w:rsidTr="00BC5AB9">
        <w:trPr>
          <w:tblCellSpacing w:w="15" w:type="dxa"/>
        </w:trPr>
        <w:tc>
          <w:tcPr>
            <w:tcW w:w="0" w:type="auto"/>
            <w:vAlign w:val="center"/>
            <w:hideMark/>
          </w:tcPr>
          <w:p w14:paraId="2EB03EDE" w14:textId="77777777" w:rsidR="004E641E" w:rsidRPr="002943C5" w:rsidRDefault="004E641E" w:rsidP="00BC5AB9">
            <w:pPr>
              <w:rPr>
                <w:rFonts w:cstheme="minorHAnsi"/>
              </w:rPr>
            </w:pPr>
            <w:r w:rsidRPr="002943C5">
              <w:rPr>
                <w:rFonts w:cstheme="minorHAnsi"/>
              </w:rPr>
              <w:t>3</w:t>
            </w:r>
          </w:p>
        </w:tc>
        <w:tc>
          <w:tcPr>
            <w:tcW w:w="0" w:type="auto"/>
            <w:vAlign w:val="center"/>
            <w:hideMark/>
          </w:tcPr>
          <w:p w14:paraId="3A68870B" w14:textId="77777777" w:rsidR="004E641E" w:rsidRPr="002943C5" w:rsidRDefault="004E641E" w:rsidP="00BC5AB9">
            <w:pPr>
              <w:rPr>
                <w:rFonts w:cstheme="minorHAnsi"/>
              </w:rPr>
            </w:pPr>
            <w:r w:rsidRPr="002943C5">
              <w:rPr>
                <w:rFonts w:cstheme="minorHAnsi"/>
              </w:rPr>
              <w:t>Sequence Descriptor</w:t>
            </w:r>
          </w:p>
        </w:tc>
        <w:tc>
          <w:tcPr>
            <w:tcW w:w="0" w:type="auto"/>
            <w:vAlign w:val="center"/>
            <w:hideMark/>
          </w:tcPr>
          <w:p w14:paraId="571173E8" w14:textId="77777777" w:rsidR="004E641E" w:rsidRPr="002943C5" w:rsidRDefault="004E641E" w:rsidP="00BC5AB9">
            <w:pPr>
              <w:rPr>
                <w:rFonts w:cstheme="minorHAnsi"/>
              </w:rPr>
            </w:pPr>
            <w:r w:rsidRPr="002943C5">
              <w:rPr>
                <w:rFonts w:cstheme="minorHAnsi"/>
              </w:rPr>
              <w:t>Table D</w:t>
            </w:r>
          </w:p>
        </w:tc>
        <w:tc>
          <w:tcPr>
            <w:tcW w:w="0" w:type="auto"/>
            <w:vAlign w:val="center"/>
            <w:hideMark/>
          </w:tcPr>
          <w:p w14:paraId="53986CFD" w14:textId="77777777" w:rsidR="004E641E" w:rsidRPr="002943C5" w:rsidRDefault="004E641E" w:rsidP="00BC5AB9">
            <w:pPr>
              <w:rPr>
                <w:rFonts w:cstheme="minorHAnsi"/>
              </w:rPr>
            </w:pPr>
            <w:r w:rsidRPr="002943C5">
              <w:rPr>
                <w:rFonts w:cstheme="minorHAnsi"/>
              </w:rPr>
              <w:t>Represents a predefined sequence of BUFR descriptors.</w:t>
            </w:r>
          </w:p>
        </w:tc>
      </w:tr>
    </w:tbl>
    <w:p w14:paraId="0481AA21" w14:textId="77777777" w:rsidR="004E641E" w:rsidRDefault="004E641E" w:rsidP="004E641E"/>
    <w:p w14:paraId="2E01527F" w14:textId="1D755EB8" w:rsidR="004E641E" w:rsidRDefault="004E641E" w:rsidP="004E641E">
      <w:r>
        <w:t xml:space="preserve">Examples of </w:t>
      </w:r>
      <w:r w:rsidR="005E171A">
        <w:t xml:space="preserve">each </w:t>
      </w:r>
      <w:r>
        <w:t xml:space="preserve">descriptor type </w:t>
      </w:r>
      <w:r w:rsidR="005E171A">
        <w:t xml:space="preserve">as </w:t>
      </w:r>
      <w:r>
        <w:t xml:space="preserve">used in DAYCLI are summarized in </w:t>
      </w:r>
      <w:r>
        <w:fldChar w:fldCharType="begin"/>
      </w:r>
      <w:r>
        <w:instrText xml:space="preserve"> REF _Ref236560650 \h </w:instrText>
      </w:r>
      <w:r>
        <w:fldChar w:fldCharType="separate"/>
      </w:r>
      <w:r w:rsidR="00364D01">
        <w:t xml:space="preserve">Table </w:t>
      </w:r>
      <w:r w:rsidR="00364D01">
        <w:rPr>
          <w:noProof/>
        </w:rPr>
        <w:t>6</w:t>
      </w:r>
      <w:r w:rsidR="00364D01">
        <w:noBreakHyphen/>
      </w:r>
      <w:r w:rsidR="00364D01">
        <w:rPr>
          <w:noProof/>
        </w:rPr>
        <w:t>2</w:t>
      </w:r>
      <w:r>
        <w:fldChar w:fldCharType="end"/>
      </w:r>
      <w:r>
        <w:t>.</w:t>
      </w:r>
    </w:p>
    <w:p w14:paraId="03C6ABC1" w14:textId="3CFB7A21" w:rsidR="004E641E" w:rsidRDefault="004E641E" w:rsidP="004E641E">
      <w:pPr>
        <w:pStyle w:val="Lgende"/>
        <w:rPr>
          <w:rFonts w:cstheme="minorHAnsi"/>
        </w:rPr>
      </w:pPr>
      <w:bookmarkStart w:id="103" w:name="_Ref236560650"/>
      <w:bookmarkStart w:id="104" w:name="_Toc242185854"/>
      <w:r>
        <w:t xml:space="preserve">Table </w:t>
      </w:r>
      <w:r w:rsidR="003141D3">
        <w:fldChar w:fldCharType="begin"/>
      </w:r>
      <w:r w:rsidR="003141D3">
        <w:instrText xml:space="preserve"> STYLEREF 1 \s </w:instrText>
      </w:r>
      <w:r w:rsidR="003141D3">
        <w:fldChar w:fldCharType="separate"/>
      </w:r>
      <w:r w:rsidR="00364D01">
        <w:rPr>
          <w:noProof/>
        </w:rPr>
        <w:t>6</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2</w:t>
      </w:r>
      <w:r w:rsidR="003141D3">
        <w:rPr>
          <w:noProof/>
        </w:rPr>
        <w:fldChar w:fldCharType="end"/>
      </w:r>
      <w:bookmarkEnd w:id="103"/>
      <w:r>
        <w:t xml:space="preserve"> </w:t>
      </w:r>
      <w:r w:rsidRPr="002176B0">
        <w:t>Examples of BUFR Descriptor Types Used in DAYCLI</w:t>
      </w:r>
      <w:bookmarkEnd w:id="10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1489"/>
        <w:gridCol w:w="3782"/>
        <w:gridCol w:w="3826"/>
      </w:tblGrid>
      <w:tr w:rsidR="004E641E" w:rsidRPr="004E641E" w14:paraId="23DACE84" w14:textId="77777777" w:rsidTr="00BC5AB9">
        <w:trPr>
          <w:tblHeader/>
          <w:tblCellSpacing w:w="15" w:type="dxa"/>
        </w:trPr>
        <w:tc>
          <w:tcPr>
            <w:tcW w:w="522" w:type="dxa"/>
            <w:vAlign w:val="center"/>
            <w:hideMark/>
          </w:tcPr>
          <w:p w14:paraId="77B7C7E1" w14:textId="77777777" w:rsidR="004E641E" w:rsidRPr="004E641E" w:rsidRDefault="004E641E" w:rsidP="00BC5AB9">
            <w:pPr>
              <w:jc w:val="left"/>
              <w:rPr>
                <w:b/>
                <w:lang w:val="en-US" w:eastAsia="fr-FR"/>
              </w:rPr>
            </w:pPr>
            <w:r w:rsidRPr="004E641E">
              <w:rPr>
                <w:b/>
                <w:lang w:val="en-US" w:eastAsia="fr-FR"/>
              </w:rPr>
              <w:t>F</w:t>
            </w:r>
          </w:p>
        </w:tc>
        <w:tc>
          <w:tcPr>
            <w:tcW w:w="1530" w:type="dxa"/>
            <w:vAlign w:val="center"/>
            <w:hideMark/>
          </w:tcPr>
          <w:p w14:paraId="607BE87D" w14:textId="77777777" w:rsidR="004E641E" w:rsidRPr="004E641E" w:rsidRDefault="004E641E" w:rsidP="00BC5AB9">
            <w:pPr>
              <w:jc w:val="left"/>
              <w:rPr>
                <w:b/>
                <w:lang w:val="en-US" w:eastAsia="fr-FR"/>
              </w:rPr>
            </w:pPr>
            <w:r w:rsidRPr="004E641E">
              <w:rPr>
                <w:b/>
                <w:lang w:val="en-US" w:eastAsia="fr-FR"/>
              </w:rPr>
              <w:t>Descriptor Type</w:t>
            </w:r>
          </w:p>
        </w:tc>
        <w:tc>
          <w:tcPr>
            <w:tcW w:w="4080" w:type="dxa"/>
            <w:vAlign w:val="center"/>
            <w:hideMark/>
          </w:tcPr>
          <w:p w14:paraId="0C92F707" w14:textId="77777777" w:rsidR="004E641E" w:rsidRPr="004E641E" w:rsidRDefault="004E641E" w:rsidP="00BC5AB9">
            <w:pPr>
              <w:jc w:val="left"/>
              <w:rPr>
                <w:b/>
                <w:lang w:val="en-US" w:eastAsia="fr-FR"/>
              </w:rPr>
            </w:pPr>
            <w:r w:rsidRPr="004E641E">
              <w:rPr>
                <w:b/>
                <w:lang w:val="en-US" w:eastAsia="fr-FR"/>
              </w:rPr>
              <w:t>Example from DAYCLI</w:t>
            </w:r>
          </w:p>
        </w:tc>
        <w:tc>
          <w:tcPr>
            <w:tcW w:w="4184" w:type="dxa"/>
            <w:vAlign w:val="center"/>
            <w:hideMark/>
          </w:tcPr>
          <w:p w14:paraId="7D1B856E" w14:textId="77777777" w:rsidR="004E641E" w:rsidRPr="004E641E" w:rsidRDefault="004E641E" w:rsidP="00BC5AB9">
            <w:pPr>
              <w:jc w:val="left"/>
              <w:rPr>
                <w:b/>
                <w:lang w:val="en-US" w:eastAsia="fr-FR"/>
              </w:rPr>
            </w:pPr>
            <w:r w:rsidRPr="004E641E">
              <w:rPr>
                <w:b/>
                <w:lang w:val="en-US" w:eastAsia="fr-FR"/>
              </w:rPr>
              <w:t>Explanation</w:t>
            </w:r>
          </w:p>
        </w:tc>
      </w:tr>
      <w:tr w:rsidR="004E641E" w:rsidRPr="004E641E" w14:paraId="77F44892" w14:textId="77777777" w:rsidTr="00BC5AB9">
        <w:trPr>
          <w:tblCellSpacing w:w="15" w:type="dxa"/>
        </w:trPr>
        <w:tc>
          <w:tcPr>
            <w:tcW w:w="522" w:type="dxa"/>
            <w:vAlign w:val="center"/>
            <w:hideMark/>
          </w:tcPr>
          <w:p w14:paraId="1C3153AE" w14:textId="77777777" w:rsidR="004E641E" w:rsidRPr="004E641E" w:rsidRDefault="004E641E" w:rsidP="00BC5AB9">
            <w:pPr>
              <w:jc w:val="left"/>
              <w:rPr>
                <w:b/>
                <w:lang w:val="en-US" w:eastAsia="fr-FR"/>
              </w:rPr>
            </w:pPr>
            <w:r w:rsidRPr="004E641E">
              <w:rPr>
                <w:b/>
                <w:lang w:val="en-US" w:eastAsia="fr-FR"/>
              </w:rPr>
              <w:t>0</w:t>
            </w:r>
          </w:p>
        </w:tc>
        <w:tc>
          <w:tcPr>
            <w:tcW w:w="1530" w:type="dxa"/>
            <w:vAlign w:val="center"/>
            <w:hideMark/>
          </w:tcPr>
          <w:p w14:paraId="2B63F6C1" w14:textId="77777777" w:rsidR="004E641E" w:rsidRPr="004E641E" w:rsidRDefault="004E641E" w:rsidP="00BC5AB9">
            <w:pPr>
              <w:jc w:val="left"/>
              <w:rPr>
                <w:lang w:val="en-US" w:eastAsia="fr-FR"/>
              </w:rPr>
            </w:pPr>
            <w:r w:rsidRPr="004E641E">
              <w:rPr>
                <w:lang w:val="en-US" w:eastAsia="fr-FR"/>
              </w:rPr>
              <w:t>Element Descriptor</w:t>
            </w:r>
          </w:p>
        </w:tc>
        <w:tc>
          <w:tcPr>
            <w:tcW w:w="4080" w:type="dxa"/>
            <w:vAlign w:val="center"/>
            <w:hideMark/>
          </w:tcPr>
          <w:p w14:paraId="34FE1AF6" w14:textId="77777777" w:rsidR="004E641E" w:rsidRPr="004E641E" w:rsidRDefault="004E641E" w:rsidP="00BC5AB9">
            <w:pPr>
              <w:jc w:val="left"/>
              <w:rPr>
                <w:lang w:val="en-US" w:eastAsia="fr-FR"/>
              </w:rPr>
            </w:pPr>
            <w:r w:rsidRPr="004E641E">
              <w:rPr>
                <w:lang w:val="en-US" w:eastAsia="fr-FR"/>
              </w:rPr>
              <w:t xml:space="preserve">0 07 030 – </w:t>
            </w:r>
            <w:r w:rsidRPr="004E641E">
              <w:rPr>
                <w:i/>
                <w:iCs/>
                <w:lang w:val="en-US" w:eastAsia="fr-FR"/>
              </w:rPr>
              <w:t>Height of station ground above mean sea level</w:t>
            </w:r>
          </w:p>
        </w:tc>
        <w:tc>
          <w:tcPr>
            <w:tcW w:w="4184" w:type="dxa"/>
            <w:vAlign w:val="center"/>
            <w:hideMark/>
          </w:tcPr>
          <w:p w14:paraId="135D28D6" w14:textId="77777777" w:rsidR="004E641E" w:rsidRPr="004E641E" w:rsidRDefault="004E641E" w:rsidP="00BC5AB9">
            <w:pPr>
              <w:jc w:val="left"/>
              <w:rPr>
                <w:lang w:val="en-US" w:eastAsia="fr-FR"/>
              </w:rPr>
            </w:pPr>
            <w:r w:rsidRPr="004E641E">
              <w:rPr>
                <w:lang w:val="en-US" w:eastAsia="fr-FR"/>
              </w:rPr>
              <w:t>Represents a single information element.</w:t>
            </w:r>
          </w:p>
        </w:tc>
      </w:tr>
      <w:tr w:rsidR="004E641E" w:rsidRPr="004E641E" w14:paraId="6CCEC78A" w14:textId="77777777" w:rsidTr="00BC5AB9">
        <w:trPr>
          <w:tblCellSpacing w:w="15" w:type="dxa"/>
        </w:trPr>
        <w:tc>
          <w:tcPr>
            <w:tcW w:w="522" w:type="dxa"/>
            <w:vAlign w:val="center"/>
            <w:hideMark/>
          </w:tcPr>
          <w:p w14:paraId="7190F708" w14:textId="77777777" w:rsidR="004E641E" w:rsidRPr="004E641E" w:rsidRDefault="004E641E" w:rsidP="00BC5AB9">
            <w:pPr>
              <w:jc w:val="left"/>
              <w:rPr>
                <w:b/>
                <w:lang w:val="en-US" w:eastAsia="fr-FR"/>
              </w:rPr>
            </w:pPr>
            <w:r w:rsidRPr="004E641E">
              <w:rPr>
                <w:b/>
                <w:lang w:val="en-US" w:eastAsia="fr-FR"/>
              </w:rPr>
              <w:t>1</w:t>
            </w:r>
          </w:p>
        </w:tc>
        <w:tc>
          <w:tcPr>
            <w:tcW w:w="1530" w:type="dxa"/>
            <w:vAlign w:val="center"/>
            <w:hideMark/>
          </w:tcPr>
          <w:p w14:paraId="6161E09F" w14:textId="77777777" w:rsidR="004E641E" w:rsidRPr="004E641E" w:rsidRDefault="004E641E" w:rsidP="00BC5AB9">
            <w:pPr>
              <w:jc w:val="left"/>
              <w:rPr>
                <w:lang w:val="en-US" w:eastAsia="fr-FR"/>
              </w:rPr>
            </w:pPr>
            <w:r w:rsidRPr="004E641E">
              <w:rPr>
                <w:lang w:val="en-US" w:eastAsia="fr-FR"/>
              </w:rPr>
              <w:t>Replication Descriptor</w:t>
            </w:r>
          </w:p>
        </w:tc>
        <w:tc>
          <w:tcPr>
            <w:tcW w:w="4080" w:type="dxa"/>
            <w:vAlign w:val="center"/>
            <w:hideMark/>
          </w:tcPr>
          <w:p w14:paraId="02F31134" w14:textId="77777777" w:rsidR="004E641E" w:rsidRPr="004E641E" w:rsidRDefault="004E641E" w:rsidP="00BC5AB9">
            <w:pPr>
              <w:jc w:val="left"/>
              <w:rPr>
                <w:lang w:val="en-US" w:eastAsia="fr-FR"/>
              </w:rPr>
            </w:pPr>
            <w:r w:rsidRPr="004E641E">
              <w:rPr>
                <w:lang w:val="en-US" w:eastAsia="fr-FR"/>
              </w:rPr>
              <w:t xml:space="preserve">1 06 003 – </w:t>
            </w:r>
            <w:r w:rsidRPr="004E641E">
              <w:rPr>
                <w:i/>
                <w:iCs/>
                <w:lang w:val="en-US" w:eastAsia="fr-FR"/>
              </w:rPr>
              <w:t>Replicate the following six descriptors three times</w:t>
            </w:r>
          </w:p>
        </w:tc>
        <w:tc>
          <w:tcPr>
            <w:tcW w:w="4184" w:type="dxa"/>
            <w:vAlign w:val="center"/>
            <w:hideMark/>
          </w:tcPr>
          <w:p w14:paraId="41E79869" w14:textId="77777777" w:rsidR="004E641E" w:rsidRPr="004E641E" w:rsidRDefault="004E641E" w:rsidP="00BC5AB9">
            <w:pPr>
              <w:jc w:val="left"/>
              <w:rPr>
                <w:lang w:val="en-US" w:eastAsia="fr-FR"/>
              </w:rPr>
            </w:pPr>
            <w:r w:rsidRPr="004E641E">
              <w:rPr>
                <w:lang w:val="en-US" w:eastAsia="fr-FR"/>
              </w:rPr>
              <w:t>Repeats the same group of descriptors to encode the maximum, minimum and mean temperatures.</w:t>
            </w:r>
          </w:p>
        </w:tc>
      </w:tr>
      <w:tr w:rsidR="004E641E" w:rsidRPr="004E641E" w14:paraId="1931D3D6" w14:textId="77777777" w:rsidTr="00BC5AB9">
        <w:trPr>
          <w:tblCellSpacing w:w="15" w:type="dxa"/>
        </w:trPr>
        <w:tc>
          <w:tcPr>
            <w:tcW w:w="522" w:type="dxa"/>
            <w:vAlign w:val="center"/>
            <w:hideMark/>
          </w:tcPr>
          <w:p w14:paraId="53C9F058" w14:textId="77777777" w:rsidR="004E641E" w:rsidRPr="004E641E" w:rsidRDefault="004E641E" w:rsidP="00BC5AB9">
            <w:pPr>
              <w:jc w:val="left"/>
              <w:rPr>
                <w:b/>
                <w:lang w:val="en-US" w:eastAsia="fr-FR"/>
              </w:rPr>
            </w:pPr>
            <w:r w:rsidRPr="004E641E">
              <w:rPr>
                <w:b/>
                <w:lang w:val="en-US" w:eastAsia="fr-FR"/>
              </w:rPr>
              <w:t>2</w:t>
            </w:r>
          </w:p>
        </w:tc>
        <w:tc>
          <w:tcPr>
            <w:tcW w:w="1530" w:type="dxa"/>
            <w:vAlign w:val="center"/>
            <w:hideMark/>
          </w:tcPr>
          <w:p w14:paraId="05163983" w14:textId="0F66243B" w:rsidR="004E641E" w:rsidRPr="004E641E" w:rsidRDefault="004E641E" w:rsidP="00BC5AB9">
            <w:pPr>
              <w:jc w:val="left"/>
              <w:rPr>
                <w:lang w:val="en-US" w:eastAsia="fr-FR"/>
              </w:rPr>
            </w:pPr>
            <w:r w:rsidRPr="004E641E">
              <w:rPr>
                <w:lang w:val="en-US" w:eastAsia="fr-FR"/>
              </w:rPr>
              <w:t>Operator Descriptor</w:t>
            </w:r>
          </w:p>
        </w:tc>
        <w:tc>
          <w:tcPr>
            <w:tcW w:w="4080" w:type="dxa"/>
            <w:vAlign w:val="center"/>
            <w:hideMark/>
          </w:tcPr>
          <w:p w14:paraId="40A90C63" w14:textId="77777777" w:rsidR="004E641E" w:rsidRPr="004E641E" w:rsidRDefault="004E641E" w:rsidP="00BC5AB9">
            <w:pPr>
              <w:jc w:val="left"/>
              <w:rPr>
                <w:lang w:val="en-US" w:eastAsia="fr-FR"/>
              </w:rPr>
            </w:pPr>
            <w:r w:rsidRPr="004E641E">
              <w:rPr>
                <w:lang w:val="en-US" w:eastAsia="fr-FR"/>
              </w:rPr>
              <w:t xml:space="preserve">2 04 008 – </w:t>
            </w:r>
            <w:r w:rsidRPr="004E641E">
              <w:rPr>
                <w:i/>
                <w:iCs/>
                <w:lang w:val="en-US" w:eastAsia="fr-FR"/>
              </w:rPr>
              <w:t>Add associated field</w:t>
            </w:r>
          </w:p>
        </w:tc>
        <w:tc>
          <w:tcPr>
            <w:tcW w:w="4184" w:type="dxa"/>
            <w:vAlign w:val="center"/>
            <w:hideMark/>
          </w:tcPr>
          <w:p w14:paraId="304D1BD7" w14:textId="77777777" w:rsidR="004E641E" w:rsidRPr="004E641E" w:rsidRDefault="004E641E" w:rsidP="00BC5AB9">
            <w:pPr>
              <w:jc w:val="left"/>
              <w:rPr>
                <w:lang w:val="en-US" w:eastAsia="fr-FR"/>
              </w:rPr>
            </w:pPr>
            <w:r w:rsidRPr="004E641E">
              <w:rPr>
                <w:lang w:val="en-US" w:eastAsia="fr-FR"/>
              </w:rPr>
              <w:t>Activates an associated field that carries the QC information associated with the following data value.</w:t>
            </w:r>
          </w:p>
        </w:tc>
      </w:tr>
      <w:tr w:rsidR="004E641E" w:rsidRPr="004E641E" w14:paraId="2A4F306B" w14:textId="77777777" w:rsidTr="00BC5AB9">
        <w:trPr>
          <w:tblCellSpacing w:w="15" w:type="dxa"/>
        </w:trPr>
        <w:tc>
          <w:tcPr>
            <w:tcW w:w="522" w:type="dxa"/>
            <w:vAlign w:val="center"/>
            <w:hideMark/>
          </w:tcPr>
          <w:p w14:paraId="27986C38" w14:textId="77777777" w:rsidR="004E641E" w:rsidRPr="004E641E" w:rsidRDefault="004E641E" w:rsidP="00BC5AB9">
            <w:pPr>
              <w:jc w:val="left"/>
              <w:rPr>
                <w:b/>
                <w:lang w:val="en-US" w:eastAsia="fr-FR"/>
              </w:rPr>
            </w:pPr>
            <w:r w:rsidRPr="004E641E">
              <w:rPr>
                <w:b/>
                <w:lang w:val="en-US" w:eastAsia="fr-FR"/>
              </w:rPr>
              <w:t>3</w:t>
            </w:r>
          </w:p>
        </w:tc>
        <w:tc>
          <w:tcPr>
            <w:tcW w:w="1530" w:type="dxa"/>
            <w:vAlign w:val="center"/>
            <w:hideMark/>
          </w:tcPr>
          <w:p w14:paraId="1D7C7205" w14:textId="77777777" w:rsidR="004E641E" w:rsidRPr="004E641E" w:rsidRDefault="004E641E" w:rsidP="00BC5AB9">
            <w:pPr>
              <w:jc w:val="left"/>
              <w:rPr>
                <w:lang w:val="en-US" w:eastAsia="fr-FR"/>
              </w:rPr>
            </w:pPr>
            <w:r w:rsidRPr="004E641E">
              <w:rPr>
                <w:lang w:val="en-US" w:eastAsia="fr-FR"/>
              </w:rPr>
              <w:t>Sequence Descriptor</w:t>
            </w:r>
          </w:p>
        </w:tc>
        <w:tc>
          <w:tcPr>
            <w:tcW w:w="4080" w:type="dxa"/>
            <w:vAlign w:val="center"/>
            <w:hideMark/>
          </w:tcPr>
          <w:p w14:paraId="4A2EDCD8" w14:textId="77777777" w:rsidR="004E641E" w:rsidRPr="004E641E" w:rsidRDefault="004E641E" w:rsidP="00BC5AB9">
            <w:pPr>
              <w:jc w:val="left"/>
              <w:rPr>
                <w:lang w:val="en-US" w:eastAsia="fr-FR"/>
              </w:rPr>
            </w:pPr>
            <w:r w:rsidRPr="004E641E">
              <w:rPr>
                <w:lang w:val="en-US" w:eastAsia="fr-FR"/>
              </w:rPr>
              <w:t xml:space="preserve">3 01 021 – </w:t>
            </w:r>
            <w:r w:rsidRPr="004E641E">
              <w:rPr>
                <w:i/>
                <w:iCs/>
                <w:lang w:val="en-US" w:eastAsia="fr-FR"/>
              </w:rPr>
              <w:t>Latitude/Longitude (High Accuracy)</w:t>
            </w:r>
          </w:p>
        </w:tc>
        <w:tc>
          <w:tcPr>
            <w:tcW w:w="4184" w:type="dxa"/>
            <w:vAlign w:val="center"/>
            <w:hideMark/>
          </w:tcPr>
          <w:p w14:paraId="02DB18B3" w14:textId="77777777" w:rsidR="004E641E" w:rsidRPr="004E641E" w:rsidRDefault="004E641E" w:rsidP="00BC5AB9">
            <w:pPr>
              <w:jc w:val="left"/>
              <w:rPr>
                <w:lang w:val="en-US" w:eastAsia="fr-FR"/>
              </w:rPr>
            </w:pPr>
            <w:r w:rsidRPr="004E641E">
              <w:rPr>
                <w:lang w:val="en-US" w:eastAsia="fr-FR"/>
              </w:rPr>
              <w:t>Represents a predefined sequence of BUFR descriptors.</w:t>
            </w:r>
          </w:p>
        </w:tc>
      </w:tr>
    </w:tbl>
    <w:p w14:paraId="3B0144DA" w14:textId="77777777" w:rsidR="004E641E" w:rsidRDefault="004E641E" w:rsidP="004E641E">
      <w:pPr>
        <w:rPr>
          <w:lang w:val="en-US"/>
        </w:rPr>
      </w:pPr>
      <w:r w:rsidRPr="00365C35">
        <w:rPr>
          <w:lang w:val="en-US"/>
        </w:rPr>
        <w:t>The DAYCLI BUFR sequence makes use of all four descriptor types. While element and sequence descriptors represent information directly, replication and operator descriptors provide the encoding mechanisms required to organize and associate that information efficiently.</w:t>
      </w:r>
    </w:p>
    <w:p w14:paraId="3ABB30B8" w14:textId="77777777" w:rsidR="004E641E" w:rsidRPr="00365C35" w:rsidRDefault="004E641E" w:rsidP="004E641E">
      <w:pPr>
        <w:rPr>
          <w:rFonts w:cstheme="minorHAnsi"/>
          <w:lang w:val="en-US"/>
        </w:rPr>
      </w:pPr>
    </w:p>
    <w:p w14:paraId="3A48CE4C" w14:textId="77777777" w:rsidR="004E641E" w:rsidRDefault="004E641E" w:rsidP="004E641E">
      <w:pPr>
        <w:pStyle w:val="Titre2"/>
      </w:pPr>
      <w:bookmarkStart w:id="105" w:name="_Toc242708297"/>
      <w:r>
        <w:lastRenderedPageBreak/>
        <w:t>BUFR Sequence Descriptors</w:t>
      </w:r>
      <w:bookmarkEnd w:id="105"/>
    </w:p>
    <w:p w14:paraId="161F1014" w14:textId="77777777" w:rsidR="004E641E" w:rsidRPr="002943C5" w:rsidRDefault="004E641E" w:rsidP="004E641E">
      <w:pPr>
        <w:rPr>
          <w:lang w:val="en-US"/>
        </w:rPr>
      </w:pPr>
      <w:r w:rsidRPr="002943C5">
        <w:rPr>
          <w:lang w:val="en-US"/>
        </w:rPr>
        <w:t xml:space="preserve">Many components of the DAYCLI message are represented using </w:t>
      </w:r>
      <w:r w:rsidRPr="002943C5">
        <w:rPr>
          <w:rStyle w:val="lev"/>
          <w:rFonts w:cstheme="minorHAnsi"/>
          <w:lang w:val="en-US"/>
        </w:rPr>
        <w:t>BUFR sequence descriptors (F = 3)</w:t>
      </w:r>
      <w:r w:rsidRPr="002943C5">
        <w:rPr>
          <w:lang w:val="en-US"/>
        </w:rPr>
        <w:t xml:space="preserve">. A sequence descriptor groups together </w:t>
      </w:r>
      <w:r w:rsidRPr="00663459">
        <w:rPr>
          <w:lang w:val="en-US"/>
        </w:rPr>
        <w:t>a predefined set of descriptors that logically belong to the same information item.</w:t>
      </w:r>
    </w:p>
    <w:p w14:paraId="40B89A45" w14:textId="4EC98D51" w:rsidR="004E641E" w:rsidRDefault="004E641E" w:rsidP="004E641E">
      <w:pPr>
        <w:rPr>
          <w:lang w:val="en-US"/>
        </w:rPr>
      </w:pPr>
      <w:r>
        <w:rPr>
          <w:lang w:val="en-US"/>
        </w:rPr>
        <w:t xml:space="preserve">The sequence </w:t>
      </w:r>
      <w:r w:rsidRPr="002943C5">
        <w:rPr>
          <w:lang w:val="en-US"/>
        </w:rPr>
        <w:t xml:space="preserve">descriptor </w:t>
      </w:r>
      <w:r w:rsidRPr="002943C5">
        <w:rPr>
          <w:rStyle w:val="lev"/>
          <w:rFonts w:cstheme="minorHAnsi"/>
          <w:lang w:val="en-US"/>
        </w:rPr>
        <w:t>3 01 021 (Latitude/Longitude (</w:t>
      </w:r>
      <w:r w:rsidR="00E366C5">
        <w:rPr>
          <w:rStyle w:val="lev"/>
          <w:rFonts w:cstheme="minorHAnsi"/>
          <w:lang w:val="en-US"/>
        </w:rPr>
        <w:t>h</w:t>
      </w:r>
      <w:r w:rsidRPr="002943C5">
        <w:rPr>
          <w:rStyle w:val="lev"/>
          <w:rFonts w:cstheme="minorHAnsi"/>
          <w:lang w:val="en-US"/>
        </w:rPr>
        <w:t xml:space="preserve">igh </w:t>
      </w:r>
      <w:r w:rsidR="00E366C5">
        <w:rPr>
          <w:rStyle w:val="lev"/>
          <w:rFonts w:cstheme="minorHAnsi"/>
          <w:lang w:val="en-US"/>
        </w:rPr>
        <w:t>a</w:t>
      </w:r>
      <w:r w:rsidRPr="002943C5">
        <w:rPr>
          <w:rStyle w:val="lev"/>
          <w:rFonts w:cstheme="minorHAnsi"/>
          <w:lang w:val="en-US"/>
        </w:rPr>
        <w:t>ccuracy))</w:t>
      </w:r>
      <w:r w:rsidRPr="002943C5">
        <w:rPr>
          <w:lang w:val="en-US"/>
        </w:rPr>
        <w:t xml:space="preserve"> is composed of the </w:t>
      </w:r>
      <w:r>
        <w:rPr>
          <w:lang w:val="en-US"/>
        </w:rPr>
        <w:t xml:space="preserve">BUFR descriptors listed in </w:t>
      </w:r>
      <w:r>
        <w:rPr>
          <w:lang w:val="en-US"/>
        </w:rPr>
        <w:fldChar w:fldCharType="begin"/>
      </w:r>
      <w:r>
        <w:rPr>
          <w:lang w:val="en-US"/>
        </w:rPr>
        <w:instrText xml:space="preserve"> REF _Ref236560930 \h  \* MERGEFORMAT </w:instrText>
      </w:r>
      <w:r>
        <w:rPr>
          <w:lang w:val="en-US"/>
        </w:rPr>
        <w:fldChar w:fldCharType="separate"/>
      </w:r>
      <w:proofErr w:type="spellStart"/>
      <w:proofErr w:type="gramStart"/>
      <w:r w:rsidR="00364D01" w:rsidRPr="00364D01">
        <w:rPr>
          <w:b/>
          <w:bCs/>
          <w:lang w:val="en-US"/>
        </w:rPr>
        <w:t>Erreur</w:t>
      </w:r>
      <w:proofErr w:type="spellEnd"/>
      <w:r w:rsidR="00364D01" w:rsidRPr="00364D01">
        <w:rPr>
          <w:b/>
          <w:bCs/>
          <w:lang w:val="en-US"/>
        </w:rPr>
        <w:t> !</w:t>
      </w:r>
      <w:proofErr w:type="gramEnd"/>
      <w:r w:rsidR="00364D01" w:rsidRPr="00364D01">
        <w:rPr>
          <w:b/>
          <w:bCs/>
          <w:lang w:val="en-US"/>
        </w:rPr>
        <w:t xml:space="preserve"> </w:t>
      </w:r>
      <w:r w:rsidR="00364D01">
        <w:rPr>
          <w:b/>
          <w:bCs/>
          <w:lang w:val="fr-FR"/>
        </w:rPr>
        <w:t>Source du renvoi introuvable.</w:t>
      </w:r>
      <w:r>
        <w:rPr>
          <w:lang w:val="en-US"/>
        </w:rPr>
        <w:fldChar w:fldCharType="end"/>
      </w:r>
      <w:r w:rsidR="00E366C5">
        <w:rPr>
          <w:lang w:val="en-US"/>
        </w:rPr>
        <w:t>.</w:t>
      </w:r>
    </w:p>
    <w:p w14:paraId="77E5B317" w14:textId="3013FE84" w:rsidR="004E641E" w:rsidRPr="008642DC" w:rsidRDefault="004E641E" w:rsidP="004E641E">
      <w:pPr>
        <w:pStyle w:val="Lgende"/>
        <w:rPr>
          <w:rStyle w:val="Accentuation"/>
          <w:rFonts w:cstheme="minorHAnsi"/>
          <w:lang w:val="fr-FR"/>
        </w:rPr>
      </w:pPr>
      <w:bookmarkStart w:id="106" w:name="_Toc242185855"/>
      <w:r w:rsidRPr="008642DC">
        <w:rPr>
          <w:lang w:val="fr-FR"/>
        </w:rPr>
        <w:t xml:space="preserve">Table </w:t>
      </w:r>
      <w:r w:rsidR="00662051">
        <w:rPr>
          <w:lang w:val="fr-FR"/>
        </w:rPr>
        <w:fldChar w:fldCharType="begin"/>
      </w:r>
      <w:r w:rsidR="00662051">
        <w:rPr>
          <w:lang w:val="fr-FR"/>
        </w:rPr>
        <w:instrText xml:space="preserve"> STYLEREF 1 \s </w:instrText>
      </w:r>
      <w:r w:rsidR="00662051">
        <w:rPr>
          <w:lang w:val="fr-FR"/>
        </w:rPr>
        <w:fldChar w:fldCharType="separate"/>
      </w:r>
      <w:r w:rsidR="00364D01">
        <w:rPr>
          <w:noProof/>
          <w:lang w:val="fr-FR"/>
        </w:rPr>
        <w:t>6</w:t>
      </w:r>
      <w:r w:rsidR="00662051">
        <w:rPr>
          <w:lang w:val="fr-FR"/>
        </w:rPr>
        <w:fldChar w:fldCharType="end"/>
      </w:r>
      <w:r w:rsidR="00662051">
        <w:rPr>
          <w:lang w:val="fr-FR"/>
        </w:rPr>
        <w:noBreakHyphen/>
      </w:r>
      <w:r w:rsidR="00662051">
        <w:rPr>
          <w:lang w:val="fr-FR"/>
        </w:rPr>
        <w:fldChar w:fldCharType="begin"/>
      </w:r>
      <w:r w:rsidR="00662051">
        <w:rPr>
          <w:lang w:val="fr-FR"/>
        </w:rPr>
        <w:instrText xml:space="preserve"> SEQ Table \* ARABIC \s 1 </w:instrText>
      </w:r>
      <w:r w:rsidR="00662051">
        <w:rPr>
          <w:lang w:val="fr-FR"/>
        </w:rPr>
        <w:fldChar w:fldCharType="separate"/>
      </w:r>
      <w:r w:rsidR="00364D01">
        <w:rPr>
          <w:noProof/>
          <w:lang w:val="fr-FR"/>
        </w:rPr>
        <w:t>3</w:t>
      </w:r>
      <w:r w:rsidR="00662051">
        <w:rPr>
          <w:lang w:val="fr-FR"/>
        </w:rPr>
        <w:fldChar w:fldCharType="end"/>
      </w:r>
      <w:r w:rsidRPr="008642DC">
        <w:rPr>
          <w:lang w:val="fr-FR"/>
        </w:rPr>
        <w:t xml:space="preserve"> </w:t>
      </w:r>
      <w:proofErr w:type="spellStart"/>
      <w:r w:rsidRPr="00031F0E">
        <w:rPr>
          <w:lang w:val="fr-FR"/>
        </w:rPr>
        <w:t>Sequence</w:t>
      </w:r>
      <w:proofErr w:type="spellEnd"/>
      <w:r w:rsidRPr="00031F0E">
        <w:rPr>
          <w:lang w:val="fr-FR"/>
        </w:rPr>
        <w:t xml:space="preserve"> </w:t>
      </w:r>
      <w:proofErr w:type="spellStart"/>
      <w:r w:rsidRPr="00031F0E">
        <w:rPr>
          <w:lang w:val="fr-FR"/>
        </w:rPr>
        <w:t>Descriptor</w:t>
      </w:r>
      <w:proofErr w:type="spellEnd"/>
      <w:r w:rsidRPr="008642DC">
        <w:rPr>
          <w:lang w:val="fr-FR"/>
        </w:rPr>
        <w:t xml:space="preserve"> Latitude/Longitude</w:t>
      </w:r>
      <w:bookmarkEnd w:id="1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363"/>
      </w:tblGrid>
      <w:tr w:rsidR="004E641E" w:rsidRPr="002943C5" w14:paraId="762098FA" w14:textId="77777777" w:rsidTr="00BC5AB9">
        <w:trPr>
          <w:tblHeader/>
          <w:tblCellSpacing w:w="15" w:type="dxa"/>
        </w:trPr>
        <w:tc>
          <w:tcPr>
            <w:tcW w:w="0" w:type="auto"/>
            <w:vAlign w:val="center"/>
            <w:hideMark/>
          </w:tcPr>
          <w:p w14:paraId="05031C17" w14:textId="77777777" w:rsidR="004E641E" w:rsidRPr="002943C5" w:rsidRDefault="004E641E" w:rsidP="00BC5AB9">
            <w:pPr>
              <w:jc w:val="center"/>
              <w:rPr>
                <w:rFonts w:cstheme="minorHAnsi"/>
                <w:b/>
                <w:bCs/>
              </w:rPr>
            </w:pPr>
            <w:r w:rsidRPr="002943C5">
              <w:rPr>
                <w:rStyle w:val="lev"/>
                <w:rFonts w:cstheme="minorHAnsi"/>
              </w:rPr>
              <w:t>BUFR Descriptor</w:t>
            </w:r>
          </w:p>
        </w:tc>
        <w:tc>
          <w:tcPr>
            <w:tcW w:w="0" w:type="auto"/>
            <w:vAlign w:val="center"/>
            <w:hideMark/>
          </w:tcPr>
          <w:p w14:paraId="63595BB8" w14:textId="77777777" w:rsidR="004E641E" w:rsidRPr="002943C5" w:rsidRDefault="004E641E" w:rsidP="00BC5AB9">
            <w:pPr>
              <w:jc w:val="center"/>
              <w:rPr>
                <w:rFonts w:cstheme="minorHAnsi"/>
                <w:b/>
                <w:bCs/>
              </w:rPr>
            </w:pPr>
            <w:r w:rsidRPr="002943C5">
              <w:rPr>
                <w:rStyle w:val="lev"/>
                <w:rFonts w:cstheme="minorHAnsi"/>
              </w:rPr>
              <w:t>Element Name</w:t>
            </w:r>
          </w:p>
        </w:tc>
      </w:tr>
      <w:tr w:rsidR="004E641E" w:rsidRPr="002943C5" w14:paraId="343EBD2C" w14:textId="77777777" w:rsidTr="00BC5AB9">
        <w:trPr>
          <w:tblCellSpacing w:w="15" w:type="dxa"/>
        </w:trPr>
        <w:tc>
          <w:tcPr>
            <w:tcW w:w="0" w:type="auto"/>
            <w:vAlign w:val="center"/>
            <w:hideMark/>
          </w:tcPr>
          <w:p w14:paraId="5B99A7AE" w14:textId="77777777" w:rsidR="004E641E" w:rsidRPr="002943C5" w:rsidRDefault="004E641E" w:rsidP="00BC5AB9">
            <w:pPr>
              <w:jc w:val="left"/>
              <w:rPr>
                <w:rFonts w:cstheme="minorHAnsi"/>
              </w:rPr>
            </w:pPr>
            <w:r w:rsidRPr="002943C5">
              <w:rPr>
                <w:rFonts w:cstheme="minorHAnsi"/>
              </w:rPr>
              <w:t xml:space="preserve">0 05 </w:t>
            </w:r>
            <w:r>
              <w:rPr>
                <w:rFonts w:cstheme="minorHAnsi"/>
              </w:rPr>
              <w:t>001</w:t>
            </w:r>
          </w:p>
        </w:tc>
        <w:tc>
          <w:tcPr>
            <w:tcW w:w="0" w:type="auto"/>
            <w:vAlign w:val="center"/>
            <w:hideMark/>
          </w:tcPr>
          <w:p w14:paraId="30C2979A" w14:textId="77777777" w:rsidR="004E641E" w:rsidRPr="002943C5" w:rsidRDefault="004E641E" w:rsidP="00BC5AB9">
            <w:pPr>
              <w:rPr>
                <w:rFonts w:cstheme="minorHAnsi"/>
              </w:rPr>
            </w:pPr>
            <w:r w:rsidRPr="002943C5">
              <w:rPr>
                <w:rFonts w:cstheme="minorHAnsi"/>
              </w:rPr>
              <w:t>Latitude (high accuracy)</w:t>
            </w:r>
          </w:p>
        </w:tc>
      </w:tr>
      <w:tr w:rsidR="004E641E" w:rsidRPr="002943C5" w14:paraId="52BAA019" w14:textId="77777777" w:rsidTr="00BC5AB9">
        <w:trPr>
          <w:tblCellSpacing w:w="15" w:type="dxa"/>
        </w:trPr>
        <w:tc>
          <w:tcPr>
            <w:tcW w:w="0" w:type="auto"/>
            <w:vAlign w:val="center"/>
            <w:hideMark/>
          </w:tcPr>
          <w:p w14:paraId="65EC0CBC" w14:textId="77777777" w:rsidR="004E641E" w:rsidRPr="002943C5" w:rsidRDefault="004E641E" w:rsidP="00BC5AB9">
            <w:pPr>
              <w:rPr>
                <w:rFonts w:cstheme="minorHAnsi"/>
              </w:rPr>
            </w:pPr>
            <w:r w:rsidRPr="002943C5">
              <w:rPr>
                <w:rFonts w:cstheme="minorHAnsi"/>
              </w:rPr>
              <w:t xml:space="preserve">0 06 </w:t>
            </w:r>
            <w:r>
              <w:rPr>
                <w:rFonts w:cstheme="minorHAnsi"/>
              </w:rPr>
              <w:t>001</w:t>
            </w:r>
          </w:p>
        </w:tc>
        <w:tc>
          <w:tcPr>
            <w:tcW w:w="0" w:type="auto"/>
            <w:vAlign w:val="center"/>
            <w:hideMark/>
          </w:tcPr>
          <w:p w14:paraId="2BB17AA4" w14:textId="77777777" w:rsidR="004E641E" w:rsidRPr="002943C5" w:rsidRDefault="004E641E" w:rsidP="00BC5AB9">
            <w:pPr>
              <w:rPr>
                <w:rFonts w:cstheme="minorHAnsi"/>
              </w:rPr>
            </w:pPr>
            <w:r w:rsidRPr="002943C5">
              <w:rPr>
                <w:rFonts w:cstheme="minorHAnsi"/>
              </w:rPr>
              <w:t>Longitude (high accuracy)</w:t>
            </w:r>
          </w:p>
        </w:tc>
      </w:tr>
    </w:tbl>
    <w:p w14:paraId="02A2F098" w14:textId="6B60AB4A" w:rsidR="004E641E" w:rsidRPr="00714185" w:rsidRDefault="00387266" w:rsidP="004E641E">
      <w:pPr>
        <w:rPr>
          <w:i/>
          <w:lang w:val="en-US"/>
        </w:rPr>
      </w:pPr>
      <w:r>
        <w:rPr>
          <w:rStyle w:val="Accentuation"/>
          <w:rFonts w:cstheme="minorHAnsi"/>
          <w:i w:val="0"/>
          <w:lang w:val="en-US"/>
        </w:rPr>
        <w:t>The two element descriptors above are grouped in the sequence descriptor 3 01 021 (Latitude/Longitude (high Accuracy)), which is used in the DAYCLI sequence</w:t>
      </w:r>
      <w:r w:rsidR="004E641E" w:rsidRPr="00714185">
        <w:rPr>
          <w:rStyle w:val="Accentuation"/>
          <w:rFonts w:cstheme="minorHAnsi"/>
          <w:i w:val="0"/>
          <w:lang w:val="en-US"/>
        </w:rPr>
        <w:t>.</w:t>
      </w:r>
    </w:p>
    <w:p w14:paraId="3FF49BEF" w14:textId="77777777" w:rsidR="004E641E" w:rsidRPr="002943C5" w:rsidRDefault="004E641E" w:rsidP="004E641E">
      <w:pPr>
        <w:rPr>
          <w:lang w:val="en-US"/>
        </w:rPr>
      </w:pPr>
      <w:r w:rsidRPr="002943C5">
        <w:rPr>
          <w:lang w:val="en-US"/>
        </w:rPr>
        <w:t>This approach groups logically related information into reusable building blocks, making BUFR messages easier to construct, interpret and maintain while ensuring consistent data exchange.</w:t>
      </w:r>
    </w:p>
    <w:p w14:paraId="260EF9D1" w14:textId="77777777" w:rsidR="004E641E" w:rsidRDefault="004E641E" w:rsidP="004E641E">
      <w:pPr>
        <w:rPr>
          <w:lang w:val="en-US"/>
        </w:rPr>
      </w:pPr>
      <w:r w:rsidRPr="002943C5">
        <w:rPr>
          <w:lang w:val="en-US"/>
        </w:rPr>
        <w:t xml:space="preserve">Many other components of the DAYCLI message are represented in the same way, including the </w:t>
      </w:r>
      <w:r w:rsidRPr="002943C5">
        <w:rPr>
          <w:rStyle w:val="lev"/>
          <w:rFonts w:cstheme="minorHAnsi"/>
          <w:lang w:val="en-US"/>
        </w:rPr>
        <w:t>WIGOS Station Identifier</w:t>
      </w:r>
      <w:r w:rsidRPr="002943C5">
        <w:rPr>
          <w:lang w:val="en-US"/>
        </w:rPr>
        <w:t xml:space="preserve">, </w:t>
      </w:r>
      <w:r w:rsidRPr="002943C5">
        <w:rPr>
          <w:rStyle w:val="lev"/>
          <w:rFonts w:cstheme="minorHAnsi"/>
          <w:lang w:val="en-US"/>
        </w:rPr>
        <w:t>WMO Block and Station Numbers</w:t>
      </w:r>
      <w:r w:rsidRPr="002943C5">
        <w:rPr>
          <w:lang w:val="en-US"/>
        </w:rPr>
        <w:t xml:space="preserve">, </w:t>
      </w:r>
      <w:r w:rsidRPr="002943C5">
        <w:rPr>
          <w:rStyle w:val="lev"/>
          <w:rFonts w:cstheme="minorHAnsi"/>
          <w:lang w:val="en-US"/>
        </w:rPr>
        <w:t>Attribution Day</w:t>
      </w:r>
      <w:r w:rsidRPr="002943C5">
        <w:rPr>
          <w:lang w:val="en-US"/>
        </w:rPr>
        <w:t>, and other observational and climatological context information.</w:t>
      </w:r>
    </w:p>
    <w:p w14:paraId="2792972D" w14:textId="77777777" w:rsidR="004E641E" w:rsidRDefault="004E641E" w:rsidP="004E641E">
      <w:pPr>
        <w:pStyle w:val="Titre2"/>
      </w:pPr>
      <w:bookmarkStart w:id="107" w:name="_Toc242708298"/>
      <w:bookmarkStart w:id="108" w:name="_Hlk240026048"/>
      <w:r>
        <w:t>BUFR Encoding Mechanisms</w:t>
      </w:r>
      <w:bookmarkEnd w:id="107"/>
    </w:p>
    <w:p w14:paraId="3DBE616E" w14:textId="77777777" w:rsidR="004E641E" w:rsidRPr="00834E44" w:rsidRDefault="004E641E" w:rsidP="004E641E">
      <w:pPr>
        <w:rPr>
          <w:lang w:val="en-US" w:eastAsia="fr-FR"/>
        </w:rPr>
      </w:pPr>
      <w:r w:rsidRPr="00834E44">
        <w:rPr>
          <w:lang w:val="en-US" w:eastAsia="fr-FR"/>
        </w:rPr>
        <w:t>The DAYCLI BUFR sequence makes use of several BUFR encoding mechanisms to represent the DAYCLI information model efficiently while preserving the relationships between observations and their associated metadata. Unlike element and sequence descriptors, which represent information directly, these mechanisms control how information is organized, repeated or associated within the BUFR message.</w:t>
      </w:r>
    </w:p>
    <w:p w14:paraId="4BAC88C2" w14:textId="2CE456CF" w:rsidR="004E641E" w:rsidRPr="00834E44" w:rsidRDefault="004E641E" w:rsidP="004E641E">
      <w:pPr>
        <w:rPr>
          <w:lang w:val="en-US" w:eastAsia="fr-FR"/>
        </w:rPr>
      </w:pPr>
      <w:r w:rsidRPr="00834E44">
        <w:rPr>
          <w:lang w:val="en-US" w:eastAsia="fr-FR"/>
        </w:rPr>
        <w:t>The following sections introduce the principal encoding mechanisms used in the DAYCLI BUFR sequence together with examples illustrating their application.</w:t>
      </w:r>
    </w:p>
    <w:p w14:paraId="3507657A" w14:textId="77777777" w:rsidR="004E641E" w:rsidRDefault="004E641E" w:rsidP="004E641E">
      <w:pPr>
        <w:pStyle w:val="Titre3"/>
      </w:pPr>
      <w:bookmarkStart w:id="109" w:name="_Toc242708299"/>
      <w:r>
        <w:t>Replication descriptors</w:t>
      </w:r>
      <w:bookmarkEnd w:id="109"/>
    </w:p>
    <w:p w14:paraId="77CCBB7B" w14:textId="77777777" w:rsidR="004E641E" w:rsidRPr="00834E44" w:rsidRDefault="004E641E" w:rsidP="004E641E">
      <w:pPr>
        <w:rPr>
          <w:lang w:val="en-US" w:eastAsia="fr-FR"/>
        </w:rPr>
      </w:pPr>
      <w:r w:rsidRPr="00834E44">
        <w:rPr>
          <w:lang w:val="en-US" w:eastAsia="fr-FR"/>
        </w:rPr>
        <w:t>Replication descriptors (F = 1) allow a group of BUFR descriptors to be repeated without redefining the same structure multiple times. This mechanism reduces redundancy while ensuring that repeated observations share an identical representation.</w:t>
      </w:r>
    </w:p>
    <w:p w14:paraId="04414670" w14:textId="77777777" w:rsidR="004E641E" w:rsidRPr="00834E44" w:rsidRDefault="004E641E" w:rsidP="004E641E">
      <w:pPr>
        <w:rPr>
          <w:lang w:val="en-US" w:eastAsia="fr-FR"/>
        </w:rPr>
      </w:pPr>
      <w:r w:rsidRPr="00834E44">
        <w:rPr>
          <w:lang w:val="en-US" w:eastAsia="fr-FR"/>
        </w:rPr>
        <w:t xml:space="preserve">In the DAYCLI BUFR sequence, replication is used to encode the three daily temperature statistics (maximum, minimum and mean) using the same group of descriptors. Rather than defining three separate structures, a single group of descriptors is repeated three times by the replication descriptor </w:t>
      </w:r>
      <w:r w:rsidRPr="00834E44">
        <w:rPr>
          <w:b/>
          <w:bCs/>
          <w:lang w:val="en-US" w:eastAsia="fr-FR"/>
        </w:rPr>
        <w:t>1 06 003</w:t>
      </w:r>
      <w:r w:rsidRPr="00834E44">
        <w:rPr>
          <w:lang w:val="en-US" w:eastAsia="fr-FR"/>
        </w:rPr>
        <w:t>.</w:t>
      </w:r>
    </w:p>
    <w:p w14:paraId="5737E7C4" w14:textId="77777777" w:rsidR="004E641E" w:rsidRPr="004E641E" w:rsidRDefault="004E641E" w:rsidP="004E641E">
      <w:pPr>
        <w:rPr>
          <w:lang w:val="en-US" w:eastAsia="fr-FR"/>
        </w:rPr>
      </w:pPr>
      <w:r w:rsidRPr="004E641E">
        <w:rPr>
          <w:lang w:val="en-US" w:eastAsia="fr-FR"/>
        </w:rPr>
        <w:t>Each replicated group contains:</w:t>
      </w:r>
    </w:p>
    <w:p w14:paraId="16C32312" w14:textId="77777777" w:rsidR="004E641E" w:rsidRPr="004E641E" w:rsidRDefault="004E641E" w:rsidP="00D54992">
      <w:pPr>
        <w:pStyle w:val="Paragraphedeliste"/>
        <w:numPr>
          <w:ilvl w:val="0"/>
          <w:numId w:val="16"/>
        </w:numPr>
        <w:rPr>
          <w:lang w:val="en-US" w:eastAsia="fr-FR"/>
        </w:rPr>
      </w:pPr>
      <w:r w:rsidRPr="004E641E">
        <w:rPr>
          <w:lang w:val="en-US" w:eastAsia="fr-FR"/>
        </w:rPr>
        <w:t xml:space="preserve">the time period over which the statistic is computed; </w:t>
      </w:r>
    </w:p>
    <w:p w14:paraId="57252D59" w14:textId="77777777" w:rsidR="004E641E" w:rsidRPr="004E641E" w:rsidRDefault="004E641E" w:rsidP="00D54992">
      <w:pPr>
        <w:pStyle w:val="Paragraphedeliste"/>
        <w:numPr>
          <w:ilvl w:val="0"/>
          <w:numId w:val="16"/>
        </w:numPr>
        <w:rPr>
          <w:lang w:val="en-US" w:eastAsia="fr-FR"/>
        </w:rPr>
      </w:pPr>
      <w:r w:rsidRPr="004E641E">
        <w:rPr>
          <w:lang w:val="en-US" w:eastAsia="fr-FR"/>
        </w:rPr>
        <w:t xml:space="preserve">the first-order statistic identifying whether the value represents the maximum, minimum or mean temperature; </w:t>
      </w:r>
    </w:p>
    <w:p w14:paraId="484997EF" w14:textId="77777777" w:rsidR="004E641E" w:rsidRPr="004E641E" w:rsidRDefault="004E641E" w:rsidP="00D54992">
      <w:pPr>
        <w:pStyle w:val="Paragraphedeliste"/>
        <w:numPr>
          <w:ilvl w:val="0"/>
          <w:numId w:val="16"/>
        </w:numPr>
        <w:rPr>
          <w:lang w:val="en-US" w:eastAsia="fr-FR"/>
        </w:rPr>
      </w:pPr>
      <w:r w:rsidRPr="004E641E">
        <w:rPr>
          <w:lang w:val="en-US" w:eastAsia="fr-FR"/>
        </w:rPr>
        <w:t xml:space="preserve">the associated quality control information; and </w:t>
      </w:r>
    </w:p>
    <w:p w14:paraId="4A56752E" w14:textId="77777777" w:rsidR="004E641E" w:rsidRPr="004E641E" w:rsidRDefault="004E641E" w:rsidP="00D54992">
      <w:pPr>
        <w:pStyle w:val="Paragraphedeliste"/>
        <w:numPr>
          <w:ilvl w:val="0"/>
          <w:numId w:val="16"/>
        </w:numPr>
        <w:rPr>
          <w:lang w:val="en-US" w:eastAsia="fr-FR"/>
        </w:rPr>
      </w:pPr>
      <w:r w:rsidRPr="004E641E">
        <w:rPr>
          <w:lang w:val="en-US" w:eastAsia="fr-FR"/>
        </w:rPr>
        <w:t xml:space="preserve">the air temperature value. </w:t>
      </w:r>
    </w:p>
    <w:p w14:paraId="71DA38E1" w14:textId="77777777" w:rsidR="004E641E" w:rsidRDefault="004E641E" w:rsidP="004E641E">
      <w:pPr>
        <w:rPr>
          <w:lang w:val="en-US" w:eastAsia="fr-FR"/>
        </w:rPr>
      </w:pPr>
      <w:r w:rsidRPr="00834E44">
        <w:rPr>
          <w:lang w:val="en-US" w:eastAsia="fr-FR"/>
        </w:rPr>
        <w:t>This approach ensures that all daily temperature statistics are encoded consistently while avoiding unnecessary duplication of descriptor definitions.</w:t>
      </w:r>
    </w:p>
    <w:p w14:paraId="5BC50167" w14:textId="4A5C76C4" w:rsidR="004E641E" w:rsidRPr="00834E44" w:rsidRDefault="004E641E" w:rsidP="004E641E">
      <w:pPr>
        <w:rPr>
          <w:lang w:val="en-US" w:eastAsia="fr-FR"/>
        </w:rPr>
      </w:pPr>
      <w:r>
        <w:rPr>
          <w:lang w:val="en-US" w:eastAsia="fr-FR"/>
        </w:rPr>
        <w:fldChar w:fldCharType="begin"/>
      </w:r>
      <w:r>
        <w:rPr>
          <w:lang w:val="en-US" w:eastAsia="fr-FR"/>
        </w:rPr>
        <w:instrText xml:space="preserve"> REF _Ref236553562 \h </w:instrText>
      </w:r>
      <w:r>
        <w:rPr>
          <w:lang w:val="en-US" w:eastAsia="fr-FR"/>
        </w:rPr>
      </w:r>
      <w:r>
        <w:rPr>
          <w:lang w:val="en-US" w:eastAsia="fr-FR"/>
        </w:rPr>
        <w:fldChar w:fldCharType="separate"/>
      </w:r>
      <w:r w:rsidR="00364D01">
        <w:t xml:space="preserve">Figure </w:t>
      </w:r>
      <w:r w:rsidR="00364D01">
        <w:rPr>
          <w:noProof/>
        </w:rPr>
        <w:t>6</w:t>
      </w:r>
      <w:r w:rsidR="00364D01">
        <w:noBreakHyphen/>
      </w:r>
      <w:r w:rsidR="00364D01">
        <w:rPr>
          <w:noProof/>
        </w:rPr>
        <w:t>2</w:t>
      </w:r>
      <w:r>
        <w:rPr>
          <w:lang w:val="en-US" w:eastAsia="fr-FR"/>
        </w:rPr>
        <w:fldChar w:fldCharType="end"/>
      </w:r>
      <w:r>
        <w:rPr>
          <w:lang w:val="en-US" w:eastAsia="fr-FR"/>
        </w:rPr>
        <w:t xml:space="preserve"> illustrates the </w:t>
      </w:r>
      <w:r w:rsidRPr="00854025">
        <w:t>replication mechanism used for the three daily temperature statistics</w:t>
      </w:r>
      <w:r w:rsidR="00850F21">
        <w:t>.</w:t>
      </w:r>
    </w:p>
    <w:p w14:paraId="2FD3BB63" w14:textId="77777777" w:rsidR="004E641E" w:rsidRDefault="004E641E" w:rsidP="004E641E">
      <w:pPr>
        <w:pStyle w:val="Lgende"/>
      </w:pPr>
      <w:r>
        <w:rPr>
          <w:noProof/>
        </w:rPr>
        <w:lastRenderedPageBreak/>
        <w:drawing>
          <wp:inline distT="0" distB="0" distL="0" distR="0" wp14:anchorId="39D089CE" wp14:editId="10437AFB">
            <wp:extent cx="6102350" cy="457708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YCLI_Figure_6-2.png"/>
                    <pic:cNvPicPr/>
                  </pic:nvPicPr>
                  <pic:blipFill>
                    <a:blip r:embed="rId13">
                      <a:extLst>
                        <a:ext uri="{28A0092B-C50C-407E-A947-70E740481C1C}">
                          <a14:useLocalDpi xmlns:a14="http://schemas.microsoft.com/office/drawing/2010/main" val="0"/>
                        </a:ext>
                      </a:extLst>
                    </a:blip>
                    <a:stretch>
                      <a:fillRect/>
                    </a:stretch>
                  </pic:blipFill>
                  <pic:spPr>
                    <a:xfrm>
                      <a:off x="0" y="0"/>
                      <a:ext cx="6102350" cy="4577080"/>
                    </a:xfrm>
                    <a:prstGeom prst="rect">
                      <a:avLst/>
                    </a:prstGeom>
                  </pic:spPr>
                </pic:pic>
              </a:graphicData>
            </a:graphic>
          </wp:inline>
        </w:drawing>
      </w:r>
    </w:p>
    <w:p w14:paraId="68C89F2D" w14:textId="56A7EA47" w:rsidR="004E641E" w:rsidRDefault="004E641E" w:rsidP="004E641E">
      <w:pPr>
        <w:pStyle w:val="Lgende"/>
      </w:pPr>
      <w:bookmarkStart w:id="110" w:name="_Ref236553562"/>
      <w:bookmarkStart w:id="111" w:name="_Toc242185845"/>
      <w:r>
        <w:t xml:space="preserve">Figure </w:t>
      </w:r>
      <w:r w:rsidR="003141D3">
        <w:fldChar w:fldCharType="begin"/>
      </w:r>
      <w:r w:rsidR="003141D3">
        <w:instrText xml:space="preserve"> STYLEREF 1 \s </w:instrText>
      </w:r>
      <w:r w:rsidR="003141D3">
        <w:fldChar w:fldCharType="separate"/>
      </w:r>
      <w:r w:rsidR="00364D01">
        <w:rPr>
          <w:noProof/>
        </w:rPr>
        <w:t>6</w:t>
      </w:r>
      <w:r w:rsidR="003141D3">
        <w:rPr>
          <w:noProof/>
        </w:rPr>
        <w:fldChar w:fldCharType="end"/>
      </w:r>
      <w:r>
        <w:noBreakHyphen/>
      </w:r>
      <w:r w:rsidR="003141D3">
        <w:fldChar w:fldCharType="begin"/>
      </w:r>
      <w:r w:rsidR="003141D3">
        <w:instrText xml:space="preserve"> SEQ Figure \* ARABIC \s 1 </w:instrText>
      </w:r>
      <w:r w:rsidR="003141D3">
        <w:fldChar w:fldCharType="separate"/>
      </w:r>
      <w:r w:rsidR="00364D01">
        <w:rPr>
          <w:noProof/>
        </w:rPr>
        <w:t>2</w:t>
      </w:r>
      <w:r w:rsidR="003141D3">
        <w:rPr>
          <w:noProof/>
        </w:rPr>
        <w:fldChar w:fldCharType="end"/>
      </w:r>
      <w:bookmarkEnd w:id="110"/>
      <w:r>
        <w:t xml:space="preserve"> </w:t>
      </w:r>
      <w:r w:rsidRPr="00854025">
        <w:t>Example of the replication mechanism used for the three daily temperature statistics</w:t>
      </w:r>
      <w:bookmarkEnd w:id="111"/>
    </w:p>
    <w:p w14:paraId="738F75DC" w14:textId="77777777" w:rsidR="004E641E" w:rsidRPr="00505B6D" w:rsidRDefault="004E641E" w:rsidP="004E641E">
      <w:pPr>
        <w:rPr>
          <w:lang w:val="en-US"/>
        </w:rPr>
      </w:pPr>
      <w:r w:rsidRPr="00505B6D">
        <w:rPr>
          <w:lang w:val="en-US"/>
        </w:rPr>
        <w:t>In DAYCLI, replication is used only for the three daily temperature statistics.</w:t>
      </w:r>
    </w:p>
    <w:p w14:paraId="61A96411" w14:textId="414E8D01" w:rsidR="004E641E" w:rsidRDefault="004E641E" w:rsidP="004E641E">
      <w:pPr>
        <w:pStyle w:val="Titre3"/>
      </w:pPr>
      <w:bookmarkStart w:id="112" w:name="_Toc242708300"/>
      <w:r>
        <w:t>Associated Fields</w:t>
      </w:r>
      <w:r w:rsidR="004B362C">
        <w:t xml:space="preserve"> and Operator Descriptors</w:t>
      </w:r>
      <w:bookmarkEnd w:id="112"/>
    </w:p>
    <w:p w14:paraId="418AD596" w14:textId="77777777" w:rsidR="003E52F3" w:rsidRPr="003E52F3" w:rsidRDefault="003E52F3" w:rsidP="003E52F3">
      <w:pPr>
        <w:rPr>
          <w:b/>
          <w:lang w:val="en-US"/>
        </w:rPr>
      </w:pPr>
      <w:r w:rsidRPr="003E52F3">
        <w:rPr>
          <w:rStyle w:val="lev"/>
          <w:b w:val="0"/>
          <w:lang w:val="en-US"/>
        </w:rPr>
        <w:t>Associated Fields provide a mechanism for attaching additional information directly to a data value without introducing a separate data element into the BUFR message. In the DAYCLI BUFR sequence, this mechanism is used to represent the quality control (QC) information associated with each reported daily climate value.</w:t>
      </w:r>
    </w:p>
    <w:p w14:paraId="0630A873" w14:textId="77777777" w:rsidR="003E52F3" w:rsidRPr="003E52F3" w:rsidRDefault="003E52F3" w:rsidP="003E52F3">
      <w:pPr>
        <w:rPr>
          <w:b/>
          <w:lang w:val="en-US"/>
        </w:rPr>
      </w:pPr>
      <w:r w:rsidRPr="003E52F3">
        <w:rPr>
          <w:rStyle w:val="lev"/>
          <w:b w:val="0"/>
          <w:lang w:val="en-US"/>
        </w:rPr>
        <w:t>An Associated Field is controlled by Operator descriptors (F = 2), which activate and terminate the mechanism. The operator descriptor 2 04 008 (Add Associated Field) activates an 8-bit associated field for subsequent data values, while 2 04 000 (Cancel Associated Field) terminates the mechanism after the corresponding value has been encoded.</w:t>
      </w:r>
    </w:p>
    <w:p w14:paraId="13BAE5CC" w14:textId="3A9BDF9A" w:rsidR="003E52F3" w:rsidRPr="003E52F3" w:rsidRDefault="003E52F3" w:rsidP="003E52F3">
      <w:pPr>
        <w:rPr>
          <w:b/>
          <w:lang w:val="en-US"/>
        </w:rPr>
      </w:pPr>
      <w:r w:rsidRPr="003E52F3">
        <w:rPr>
          <w:rStyle w:val="lev"/>
          <w:b w:val="0"/>
          <w:lang w:val="en-US"/>
        </w:rPr>
        <w:t>The descriptor 0 31 021 (Associated Field Significance) identifies the meaning of the associated field. In the DAYCLI sequence, its value is set to 5, indicating that the associated field contains quality control information</w:t>
      </w:r>
      <w:r w:rsidR="00B1427A">
        <w:rPr>
          <w:rStyle w:val="lev"/>
          <w:b w:val="0"/>
          <w:lang w:val="en-US"/>
        </w:rPr>
        <w:t xml:space="preserve"> </w:t>
      </w:r>
      <w:r w:rsidR="00B1427A" w:rsidRPr="003E52F3">
        <w:rPr>
          <w:rStyle w:val="lev"/>
          <w:b w:val="0"/>
          <w:lang w:val="en-US"/>
        </w:rPr>
        <w:t>associated with each reported daily climate value</w:t>
      </w:r>
      <w:r w:rsidRPr="003E52F3">
        <w:rPr>
          <w:rStyle w:val="lev"/>
          <w:b w:val="0"/>
          <w:lang w:val="en-US"/>
        </w:rPr>
        <w:t>.</w:t>
      </w:r>
    </w:p>
    <w:p w14:paraId="3515A9C9" w14:textId="77777777" w:rsidR="00364D01" w:rsidRPr="00364D01" w:rsidRDefault="003E52F3" w:rsidP="00364D01">
      <w:pPr>
        <w:rPr>
          <w:b/>
        </w:rPr>
      </w:pPr>
      <w:r w:rsidRPr="003E52F3">
        <w:rPr>
          <w:rStyle w:val="lev"/>
          <w:b w:val="0"/>
          <w:lang w:val="en-US"/>
        </w:rPr>
        <w:t>The resulting structure associates the QC information directly with the corresponding daily climate value. The Associated Field mechanism therefore avoids the need to represent the QC information as a separate data element for each reported value.</w:t>
      </w:r>
      <w:r w:rsidRPr="003E52F3">
        <w:rPr>
          <w:rStyle w:val="lev"/>
          <w:b w:val="0"/>
          <w:lang w:val="en-US"/>
        </w:rPr>
        <w:fldChar w:fldCharType="begin"/>
      </w:r>
      <w:r w:rsidRPr="003E52F3">
        <w:rPr>
          <w:rStyle w:val="lev"/>
          <w:b w:val="0"/>
          <w:lang w:val="en-US"/>
        </w:rPr>
        <w:instrText xml:space="preserve"> REF _Ref236553686 \h </w:instrText>
      </w:r>
      <w:r>
        <w:rPr>
          <w:rStyle w:val="lev"/>
          <w:b w:val="0"/>
          <w:lang w:val="en-US"/>
        </w:rPr>
        <w:instrText xml:space="preserve"> \* MERGEFORMAT </w:instrText>
      </w:r>
      <w:r w:rsidRPr="003E52F3">
        <w:rPr>
          <w:rStyle w:val="lev"/>
          <w:b w:val="0"/>
          <w:lang w:val="en-US"/>
        </w:rPr>
      </w:r>
      <w:r w:rsidRPr="003E52F3">
        <w:rPr>
          <w:rStyle w:val="lev"/>
          <w:b w:val="0"/>
          <w:lang w:val="en-US"/>
        </w:rPr>
        <w:fldChar w:fldCharType="separate"/>
      </w:r>
    </w:p>
    <w:p w14:paraId="201CD8A1" w14:textId="1B8647EF" w:rsidR="003E52F3" w:rsidRPr="003E52F3" w:rsidRDefault="00364D01" w:rsidP="003E52F3">
      <w:pPr>
        <w:rPr>
          <w:lang w:val="en-US"/>
        </w:rPr>
      </w:pPr>
      <w:r>
        <w:t>Figure</w:t>
      </w:r>
      <w:r w:rsidRPr="00364D01">
        <w:rPr>
          <w:b/>
          <w:noProof/>
        </w:rPr>
        <w:t xml:space="preserve"> </w:t>
      </w:r>
      <w:r>
        <w:rPr>
          <w:noProof/>
        </w:rPr>
        <w:t>6</w:t>
      </w:r>
      <w:r>
        <w:rPr>
          <w:noProof/>
        </w:rPr>
        <w:noBreakHyphen/>
        <w:t>3</w:t>
      </w:r>
      <w:r w:rsidR="003E52F3" w:rsidRPr="003E52F3">
        <w:rPr>
          <w:rStyle w:val="lev"/>
          <w:b w:val="0"/>
          <w:lang w:val="en-US"/>
        </w:rPr>
        <w:fldChar w:fldCharType="end"/>
      </w:r>
      <w:r w:rsidR="003E52F3" w:rsidRPr="003E52F3">
        <w:rPr>
          <w:rStyle w:val="lev"/>
          <w:b w:val="0"/>
          <w:lang w:val="en-US"/>
        </w:rPr>
        <w:t xml:space="preserve"> illustrates the use of Operator descriptors to activate and terminate the Associated Field mechanism for a daily climate value.</w:t>
      </w:r>
    </w:p>
    <w:p w14:paraId="4C6F76DB" w14:textId="3878DE63" w:rsidR="004E641E" w:rsidRDefault="004E641E" w:rsidP="004E641E">
      <w:pPr>
        <w:rPr>
          <w:lang w:val="en-US"/>
        </w:rPr>
      </w:pPr>
    </w:p>
    <w:p w14:paraId="53AA04CE" w14:textId="77777777" w:rsidR="003E52F3" w:rsidRDefault="004E641E" w:rsidP="003E52F3">
      <w:pPr>
        <w:jc w:val="center"/>
      </w:pPr>
      <w:r>
        <w:rPr>
          <w:noProof/>
          <w:lang w:val="en-US"/>
        </w:rPr>
        <w:lastRenderedPageBreak/>
        <w:drawing>
          <wp:inline distT="0" distB="0" distL="0" distR="0" wp14:anchorId="07D1AC2E" wp14:editId="11C70EA5">
            <wp:extent cx="3439617" cy="5159426"/>
            <wp:effectExtent l="0" t="0" r="889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YCLI_Figure_6-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732" cy="5192598"/>
                    </a:xfrm>
                    <a:prstGeom prst="rect">
                      <a:avLst/>
                    </a:prstGeom>
                  </pic:spPr>
                </pic:pic>
              </a:graphicData>
            </a:graphic>
          </wp:inline>
        </w:drawing>
      </w:r>
      <w:bookmarkStart w:id="113" w:name="_Ref236553686"/>
    </w:p>
    <w:p w14:paraId="1A607819" w14:textId="21D23C92" w:rsidR="004E641E" w:rsidRDefault="004E641E" w:rsidP="003E52F3">
      <w:pPr>
        <w:jc w:val="center"/>
        <w:rPr>
          <w:lang w:val="en-US"/>
        </w:rPr>
      </w:pPr>
      <w:bookmarkStart w:id="114" w:name="_Toc242185846"/>
      <w:r>
        <w:t xml:space="preserve">Figure </w:t>
      </w:r>
      <w:r w:rsidR="003141D3">
        <w:fldChar w:fldCharType="begin"/>
      </w:r>
      <w:r w:rsidR="003141D3">
        <w:instrText xml:space="preserve"> STYLEREF 1 \s </w:instrText>
      </w:r>
      <w:r w:rsidR="003141D3">
        <w:fldChar w:fldCharType="separate"/>
      </w:r>
      <w:r w:rsidR="00364D01">
        <w:rPr>
          <w:noProof/>
        </w:rPr>
        <w:t>6</w:t>
      </w:r>
      <w:r w:rsidR="003141D3">
        <w:rPr>
          <w:noProof/>
        </w:rPr>
        <w:fldChar w:fldCharType="end"/>
      </w:r>
      <w:r>
        <w:noBreakHyphen/>
      </w:r>
      <w:r w:rsidR="003141D3">
        <w:fldChar w:fldCharType="begin"/>
      </w:r>
      <w:r w:rsidR="003141D3">
        <w:instrText xml:space="preserve"> SEQ Figure \* ARABIC \s 1 </w:instrText>
      </w:r>
      <w:r w:rsidR="003141D3">
        <w:fldChar w:fldCharType="separate"/>
      </w:r>
      <w:r w:rsidR="00364D01">
        <w:rPr>
          <w:noProof/>
        </w:rPr>
        <w:t>3</w:t>
      </w:r>
      <w:r w:rsidR="003141D3">
        <w:rPr>
          <w:noProof/>
        </w:rPr>
        <w:fldChar w:fldCharType="end"/>
      </w:r>
      <w:bookmarkEnd w:id="113"/>
      <w:r>
        <w:t xml:space="preserve"> </w:t>
      </w:r>
      <w:r w:rsidR="003E52F3">
        <w:t>Use of Operator Descriptors to control the Associated Field mechanism</w:t>
      </w:r>
      <w:bookmarkEnd w:id="114"/>
    </w:p>
    <w:p w14:paraId="64F31D1C" w14:textId="2FA3DBF2" w:rsidR="004E641E" w:rsidRPr="00663459" w:rsidRDefault="004E641E" w:rsidP="004E641E">
      <w:pPr>
        <w:rPr>
          <w:rFonts w:cstheme="minorHAnsi"/>
          <w:lang w:val="en-US"/>
        </w:rPr>
      </w:pPr>
      <w:r w:rsidRPr="00741514">
        <w:rPr>
          <w:lang w:val="en-US"/>
        </w:rPr>
        <w:t xml:space="preserve">The following </w:t>
      </w:r>
      <w:r w:rsidR="003E52F3">
        <w:rPr>
          <w:lang w:val="en-US"/>
        </w:rPr>
        <w:t>section</w:t>
      </w:r>
      <w:r w:rsidR="003E52F3" w:rsidRPr="00741514">
        <w:rPr>
          <w:lang w:val="en-US"/>
        </w:rPr>
        <w:t xml:space="preserve"> </w:t>
      </w:r>
      <w:r w:rsidRPr="00741514">
        <w:rPr>
          <w:lang w:val="en-US"/>
        </w:rPr>
        <w:t>describe</w:t>
      </w:r>
      <w:r>
        <w:rPr>
          <w:lang w:val="en-US"/>
        </w:rPr>
        <w:t>s</w:t>
      </w:r>
      <w:r w:rsidRPr="00741514">
        <w:rPr>
          <w:lang w:val="en-US"/>
        </w:rPr>
        <w:t xml:space="preserve"> how each component of the DAYCLI information model is represented within the DAYCLI BUFR sequence. For each information item, the corresponding BUFR descriptors, tables and encoding rules are presented together with explanatory notes and implementation examples.</w:t>
      </w:r>
    </w:p>
    <w:bookmarkEnd w:id="108"/>
    <w:p w14:paraId="5DB09AB4" w14:textId="77777777" w:rsidR="004E641E" w:rsidRDefault="004E641E" w:rsidP="004E641E">
      <w:pPr>
        <w:jc w:val="left"/>
        <w:rPr>
          <w:lang w:val="en-US" w:eastAsia="fr-FR"/>
        </w:rPr>
      </w:pPr>
      <w:r>
        <w:rPr>
          <w:lang w:val="en-US" w:eastAsia="fr-FR"/>
        </w:rPr>
        <w:br w:type="page"/>
      </w:r>
    </w:p>
    <w:p w14:paraId="5B2BDBEE" w14:textId="77777777" w:rsidR="004E641E" w:rsidRPr="0041003F" w:rsidRDefault="004E641E" w:rsidP="004E641E">
      <w:pPr>
        <w:pStyle w:val="Titre1"/>
      </w:pPr>
      <w:bookmarkStart w:id="115" w:name="_Toc222331197"/>
      <w:bookmarkStart w:id="116" w:name="_Toc242708301"/>
      <w:r>
        <w:lastRenderedPageBreak/>
        <w:t>BUFR Representation of DAYCLI Information</w:t>
      </w:r>
      <w:bookmarkEnd w:id="115"/>
      <w:bookmarkEnd w:id="116"/>
    </w:p>
    <w:p w14:paraId="3CA132EC" w14:textId="77777777" w:rsidR="004E641E" w:rsidRPr="009F7BD5" w:rsidRDefault="004E641E" w:rsidP="004E641E">
      <w:pPr>
        <w:rPr>
          <w:lang w:val="en-US" w:eastAsia="fr-FR"/>
        </w:rPr>
      </w:pPr>
      <w:r w:rsidRPr="009F7BD5">
        <w:rPr>
          <w:lang w:val="en-US" w:eastAsia="fr-FR"/>
        </w:rPr>
        <w:t>This chapter describes how each component of the DAYCLI information model is represented within the DAYCLI BUFR sequence (3 07 095).</w:t>
      </w:r>
      <w:r>
        <w:rPr>
          <w:lang w:val="en-US" w:eastAsia="fr-FR"/>
        </w:rPr>
        <w:t xml:space="preserve"> </w:t>
      </w:r>
      <w:r>
        <w:t>Readers may refer to the complete sequence in Annex E to see how these elements fit within the overall DAYCLI structure.</w:t>
      </w:r>
    </w:p>
    <w:p w14:paraId="0F2B4C13" w14:textId="79F480F4" w:rsidR="004E641E" w:rsidRDefault="004E641E" w:rsidP="004E641E">
      <w:pPr>
        <w:rPr>
          <w:lang w:val="en-US" w:eastAsia="fr-FR"/>
        </w:rPr>
      </w:pPr>
      <w:r>
        <w:rPr>
          <w:lang w:val="en-US" w:eastAsia="fr-FR"/>
        </w:rPr>
        <w:t xml:space="preserve">This </w:t>
      </w:r>
      <w:r w:rsidR="001E339F">
        <w:rPr>
          <w:lang w:val="en-US" w:eastAsia="fr-FR"/>
        </w:rPr>
        <w:t>s</w:t>
      </w:r>
      <w:r>
        <w:rPr>
          <w:lang w:val="en-US" w:eastAsia="fr-FR"/>
        </w:rPr>
        <w:t xml:space="preserve">ection </w:t>
      </w:r>
      <w:r w:rsidRPr="009F7BD5">
        <w:rPr>
          <w:lang w:val="en-US" w:eastAsia="fr-FR"/>
        </w:rPr>
        <w:t>follows the order of the BUFR sequence</w:t>
      </w:r>
      <w:r w:rsidR="007A301E">
        <w:rPr>
          <w:lang w:val="en-US" w:eastAsia="fr-FR"/>
        </w:rPr>
        <w:t xml:space="preserve"> (see </w:t>
      </w:r>
      <w:r w:rsidR="001E339F">
        <w:rPr>
          <w:lang w:val="en-US" w:eastAsia="fr-FR"/>
        </w:rPr>
        <w:t xml:space="preserve">Annex </w:t>
      </w:r>
      <w:r w:rsidR="007A301E">
        <w:rPr>
          <w:lang w:val="en-US" w:eastAsia="fr-FR"/>
        </w:rPr>
        <w:t>E)</w:t>
      </w:r>
      <w:r w:rsidRPr="009F7BD5">
        <w:rPr>
          <w:lang w:val="en-US" w:eastAsia="fr-FR"/>
        </w:rPr>
        <w:t xml:space="preserve">. For each information element, the corresponding BUFR </w:t>
      </w:r>
      <w:r>
        <w:rPr>
          <w:lang w:val="en-US" w:eastAsia="fr-FR"/>
        </w:rPr>
        <w:t xml:space="preserve">and </w:t>
      </w:r>
      <w:r w:rsidRPr="009F7BD5">
        <w:rPr>
          <w:lang w:val="en-US" w:eastAsia="fr-FR"/>
        </w:rPr>
        <w:t xml:space="preserve">sequence descriptors </w:t>
      </w:r>
      <w:r>
        <w:rPr>
          <w:lang w:val="en-US" w:eastAsia="fr-FR"/>
        </w:rPr>
        <w:t>are described. W</w:t>
      </w:r>
      <w:r w:rsidRPr="009F7BD5">
        <w:rPr>
          <w:lang w:val="en-US" w:eastAsia="fr-FR"/>
        </w:rPr>
        <w:t>here applicable, the associated encoding mechanisms are described together with explanatory notes to facilitate implementation and interpretation.</w:t>
      </w:r>
    </w:p>
    <w:p w14:paraId="0B121B32" w14:textId="77777777" w:rsidR="004E641E" w:rsidRPr="009F7BD5" w:rsidRDefault="004E641E" w:rsidP="004E641E">
      <w:pPr>
        <w:rPr>
          <w:lang w:val="en-US" w:eastAsia="fr-FR"/>
        </w:rPr>
      </w:pPr>
      <w:r>
        <w:t>Examples throughout this section are based on existing WIGOS stations selected to illustrate the particular concepts being described.</w:t>
      </w:r>
    </w:p>
    <w:p w14:paraId="50A9F9AC" w14:textId="77777777" w:rsidR="004E641E" w:rsidRDefault="004E641E" w:rsidP="004E641E">
      <w:pPr>
        <w:pStyle w:val="Titre2"/>
        <w:ind w:left="576" w:hanging="576"/>
      </w:pPr>
      <w:bookmarkStart w:id="117" w:name="_Toc242708302"/>
      <w:r>
        <w:t>Station Information</w:t>
      </w:r>
      <w:bookmarkEnd w:id="117"/>
    </w:p>
    <w:p w14:paraId="23DC1148" w14:textId="77777777" w:rsidR="004E641E" w:rsidRPr="003F32A8" w:rsidRDefault="004E641E" w:rsidP="004E641E">
      <w:pPr>
        <w:rPr>
          <w:lang w:val="en-US" w:eastAsia="fr-FR"/>
        </w:rPr>
      </w:pPr>
      <w:r w:rsidRPr="003F32A8">
        <w:rPr>
          <w:lang w:val="en-US" w:eastAsia="fr-FR"/>
        </w:rPr>
        <w:t>Station information forms the first part of the DAYCLI BUFR sequence. It identifies the observing station and provides the information required to locate it unambiguously. This information establishes the geographical and institutional context for the daily climate observations that follow.</w:t>
      </w:r>
    </w:p>
    <w:p w14:paraId="4C8FA9CF" w14:textId="59B8064E" w:rsidR="004E641E" w:rsidRDefault="004E641E" w:rsidP="004E641E">
      <w:pPr>
        <w:rPr>
          <w:lang w:val="en-US" w:eastAsia="fr-FR"/>
        </w:rPr>
      </w:pPr>
      <w:r w:rsidRPr="003F32A8">
        <w:rPr>
          <w:lang w:val="en-US" w:eastAsia="fr-FR"/>
        </w:rPr>
        <w:t xml:space="preserve">The DAYCLI BUFR sequence represents station information using a combination of sequence descriptors and elementary descriptors corresponding to the WIGOS Station Identifier, </w:t>
      </w:r>
      <w:bookmarkStart w:id="118" w:name="_Hlk240028854"/>
      <w:r w:rsidR="007A301E">
        <w:rPr>
          <w:lang w:val="en-US" w:eastAsia="fr-FR"/>
        </w:rPr>
        <w:t xml:space="preserve">WMO block and </w:t>
      </w:r>
      <w:r w:rsidRPr="003F32A8">
        <w:rPr>
          <w:lang w:val="en-US" w:eastAsia="fr-FR"/>
        </w:rPr>
        <w:t xml:space="preserve">station </w:t>
      </w:r>
      <w:r w:rsidR="007A301E">
        <w:rPr>
          <w:lang w:val="en-US" w:eastAsia="fr-FR"/>
        </w:rPr>
        <w:t>number</w:t>
      </w:r>
      <w:bookmarkEnd w:id="118"/>
      <w:r w:rsidRPr="003F32A8">
        <w:rPr>
          <w:lang w:val="en-US" w:eastAsia="fr-FR"/>
        </w:rPr>
        <w:t>, geographical location and station elevation.</w:t>
      </w:r>
    </w:p>
    <w:p w14:paraId="3E723BF2" w14:textId="77777777" w:rsidR="004E641E" w:rsidRDefault="004E641E" w:rsidP="004E641E">
      <w:pPr>
        <w:pStyle w:val="Titre3"/>
      </w:pPr>
      <w:bookmarkStart w:id="119" w:name="_Toc242708303"/>
      <w:r>
        <w:t>Summary of BUFR Descriptor Characteristics</w:t>
      </w:r>
      <w:bookmarkEnd w:id="119"/>
    </w:p>
    <w:p w14:paraId="3F729346" w14:textId="0811150E" w:rsidR="004E641E" w:rsidRDefault="004E641E" w:rsidP="004E641E">
      <w:r>
        <w:t xml:space="preserve">The numerical representation of each information element is defined by the corresponding BUFR descriptor contained in Table B of the Manual on Codes (WMO-No 306, Vol </w:t>
      </w:r>
      <w:r w:rsidR="00F82FF7">
        <w:t>I</w:t>
      </w:r>
      <w:r>
        <w:t>.2). Each descriptor specifies the unit, scale, reference value and data width used to encode the reported value.</w:t>
      </w:r>
    </w:p>
    <w:p w14:paraId="2988AE89" w14:textId="115B5AB2" w:rsidR="004E641E" w:rsidRDefault="004E641E" w:rsidP="004E641E">
      <w:pPr>
        <w:rPr>
          <w:rStyle w:val="lev"/>
          <w:b w:val="0"/>
          <w:lang w:val="en-US"/>
        </w:rPr>
      </w:pPr>
      <w:r w:rsidRPr="00D86EB9">
        <w:rPr>
          <w:rStyle w:val="lev"/>
          <w:b w:val="0"/>
          <w:lang w:val="en-US"/>
        </w:rPr>
        <w:t xml:space="preserve">The following </w:t>
      </w:r>
      <w:r>
        <w:rPr>
          <w:rStyle w:val="lev"/>
          <w:b w:val="0"/>
          <w:lang w:val="en-US"/>
        </w:rPr>
        <w:fldChar w:fldCharType="begin"/>
      </w:r>
      <w:r>
        <w:rPr>
          <w:rStyle w:val="lev"/>
          <w:b w:val="0"/>
          <w:lang w:val="en-US"/>
        </w:rPr>
        <w:instrText xml:space="preserve"> REF _Ref236561256 \h </w:instrText>
      </w:r>
      <w:r>
        <w:rPr>
          <w:rStyle w:val="lev"/>
          <w:b w:val="0"/>
          <w:lang w:val="en-US"/>
        </w:rPr>
      </w:r>
      <w:r>
        <w:rPr>
          <w:rStyle w:val="lev"/>
          <w:b w:val="0"/>
          <w:lang w:val="en-US"/>
        </w:rPr>
        <w:fldChar w:fldCharType="separate"/>
      </w:r>
      <w:r w:rsidR="00364D01">
        <w:t xml:space="preserve">Table </w:t>
      </w:r>
      <w:r w:rsidR="00364D01">
        <w:rPr>
          <w:noProof/>
        </w:rPr>
        <w:t>7</w:t>
      </w:r>
      <w:r w:rsidR="00364D01">
        <w:noBreakHyphen/>
      </w:r>
      <w:r w:rsidR="00364D01">
        <w:rPr>
          <w:noProof/>
        </w:rPr>
        <w:t>1</w:t>
      </w:r>
      <w:r>
        <w:rPr>
          <w:rStyle w:val="lev"/>
          <w:b w:val="0"/>
          <w:lang w:val="en-US"/>
        </w:rPr>
        <w:fldChar w:fldCharType="end"/>
      </w:r>
      <w:r>
        <w:rPr>
          <w:rStyle w:val="lev"/>
          <w:b w:val="0"/>
          <w:lang w:val="en-US"/>
        </w:rPr>
        <w:t xml:space="preserve"> </w:t>
      </w:r>
      <w:r w:rsidRPr="00D86EB9">
        <w:rPr>
          <w:rStyle w:val="lev"/>
          <w:b w:val="0"/>
          <w:lang w:val="en-US"/>
        </w:rPr>
        <w:t xml:space="preserve">summarizes the characteristics of the BUFR descriptors used in this </w:t>
      </w:r>
      <w:r>
        <w:rPr>
          <w:rStyle w:val="lev"/>
          <w:b w:val="0"/>
          <w:lang w:val="en-US"/>
        </w:rPr>
        <w:t>sub-</w:t>
      </w:r>
      <w:r w:rsidRPr="00D86EB9">
        <w:rPr>
          <w:rStyle w:val="lev"/>
          <w:b w:val="0"/>
          <w:lang w:val="en-US"/>
        </w:rPr>
        <w:t>section.</w:t>
      </w:r>
    </w:p>
    <w:p w14:paraId="7B9C89E5" w14:textId="5A63B48D" w:rsidR="004E641E" w:rsidRPr="00D86EB9" w:rsidRDefault="004E641E" w:rsidP="004E641E">
      <w:pPr>
        <w:pStyle w:val="Lgende"/>
        <w:rPr>
          <w:b/>
          <w:lang w:val="en-US"/>
        </w:rPr>
      </w:pPr>
      <w:bookmarkStart w:id="120" w:name="_Ref236561256"/>
      <w:bookmarkStart w:id="121" w:name="_Toc242185856"/>
      <w:r>
        <w:t xml:space="preserve">Table </w:t>
      </w:r>
      <w:r w:rsidR="003141D3">
        <w:fldChar w:fldCharType="begin"/>
      </w:r>
      <w:r w:rsidR="003141D3">
        <w:instrText xml:space="preserve"> STYLEREF 1 \s </w:instrText>
      </w:r>
      <w:r w:rsidR="003141D3">
        <w:fldChar w:fldCharType="separate"/>
      </w:r>
      <w:r w:rsidR="00364D01">
        <w:rPr>
          <w:noProof/>
        </w:rPr>
        <w:t>7</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1</w:t>
      </w:r>
      <w:r w:rsidR="003141D3">
        <w:rPr>
          <w:noProof/>
        </w:rPr>
        <w:fldChar w:fldCharType="end"/>
      </w:r>
      <w:bookmarkEnd w:id="120"/>
      <w:r>
        <w:t xml:space="preserve"> Summary of BUFR Descriptor for Station Information</w:t>
      </w:r>
      <w:bookmarkEnd w:id="1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86"/>
        <w:gridCol w:w="932"/>
        <w:gridCol w:w="549"/>
        <w:gridCol w:w="1553"/>
        <w:gridCol w:w="1662"/>
      </w:tblGrid>
      <w:tr w:rsidR="004E641E" w:rsidRPr="004E641E" w14:paraId="3C7CA35E" w14:textId="77777777" w:rsidTr="00BC5AB9">
        <w:trPr>
          <w:tblHeader/>
          <w:tblCellSpacing w:w="15" w:type="dxa"/>
        </w:trPr>
        <w:tc>
          <w:tcPr>
            <w:tcW w:w="1089" w:type="dxa"/>
            <w:vAlign w:val="center"/>
            <w:hideMark/>
          </w:tcPr>
          <w:p w14:paraId="3F630503" w14:textId="77777777" w:rsidR="004E641E" w:rsidRPr="004E641E" w:rsidRDefault="004E641E" w:rsidP="00BC5AB9">
            <w:pPr>
              <w:rPr>
                <w:b/>
                <w:lang w:val="en-US" w:eastAsia="fr-FR"/>
              </w:rPr>
            </w:pPr>
            <w:r w:rsidRPr="004E641E">
              <w:rPr>
                <w:b/>
                <w:lang w:val="en-US" w:eastAsia="fr-FR"/>
              </w:rPr>
              <w:t>FXY</w:t>
            </w:r>
          </w:p>
        </w:tc>
        <w:tc>
          <w:tcPr>
            <w:tcW w:w="2556" w:type="dxa"/>
            <w:vAlign w:val="center"/>
            <w:hideMark/>
          </w:tcPr>
          <w:p w14:paraId="54C41071" w14:textId="77777777" w:rsidR="004E641E" w:rsidRPr="004E641E" w:rsidRDefault="004E641E" w:rsidP="00BC5AB9">
            <w:pPr>
              <w:rPr>
                <w:b/>
                <w:lang w:val="en-US" w:eastAsia="fr-FR"/>
              </w:rPr>
            </w:pPr>
            <w:r w:rsidRPr="004E641E">
              <w:rPr>
                <w:b/>
                <w:lang w:val="en-US" w:eastAsia="fr-FR"/>
              </w:rPr>
              <w:t>Element Name</w:t>
            </w:r>
          </w:p>
        </w:tc>
        <w:tc>
          <w:tcPr>
            <w:tcW w:w="0" w:type="auto"/>
            <w:vAlign w:val="center"/>
            <w:hideMark/>
          </w:tcPr>
          <w:p w14:paraId="00B79C6A" w14:textId="77777777" w:rsidR="004E641E" w:rsidRPr="004E641E" w:rsidRDefault="004E641E" w:rsidP="00BC5AB9">
            <w:pPr>
              <w:rPr>
                <w:b/>
                <w:lang w:val="en-US" w:eastAsia="fr-FR"/>
              </w:rPr>
            </w:pPr>
            <w:r w:rsidRPr="004E641E">
              <w:rPr>
                <w:b/>
                <w:lang w:val="en-US" w:eastAsia="fr-FR"/>
              </w:rPr>
              <w:t>Unit</w:t>
            </w:r>
          </w:p>
        </w:tc>
        <w:tc>
          <w:tcPr>
            <w:tcW w:w="0" w:type="auto"/>
            <w:vAlign w:val="center"/>
            <w:hideMark/>
          </w:tcPr>
          <w:p w14:paraId="1EF84E6D" w14:textId="77777777" w:rsidR="004E641E" w:rsidRPr="004E641E" w:rsidRDefault="004E641E" w:rsidP="00BC5AB9">
            <w:pPr>
              <w:rPr>
                <w:b/>
                <w:lang w:val="en-US" w:eastAsia="fr-FR"/>
              </w:rPr>
            </w:pPr>
            <w:r w:rsidRPr="004E641E">
              <w:rPr>
                <w:b/>
                <w:lang w:val="en-US" w:eastAsia="fr-FR"/>
              </w:rPr>
              <w:t>Scale</w:t>
            </w:r>
          </w:p>
        </w:tc>
        <w:tc>
          <w:tcPr>
            <w:tcW w:w="0" w:type="auto"/>
            <w:vAlign w:val="center"/>
            <w:hideMark/>
          </w:tcPr>
          <w:p w14:paraId="36E55CC1" w14:textId="77777777" w:rsidR="004E641E" w:rsidRPr="004E641E" w:rsidRDefault="004E641E" w:rsidP="00BC5AB9">
            <w:pPr>
              <w:rPr>
                <w:b/>
                <w:lang w:val="en-US" w:eastAsia="fr-FR"/>
              </w:rPr>
            </w:pPr>
            <w:r w:rsidRPr="004E641E">
              <w:rPr>
                <w:b/>
                <w:lang w:val="en-US" w:eastAsia="fr-FR"/>
              </w:rPr>
              <w:t>Reference Value</w:t>
            </w:r>
          </w:p>
        </w:tc>
        <w:tc>
          <w:tcPr>
            <w:tcW w:w="0" w:type="auto"/>
            <w:vAlign w:val="center"/>
            <w:hideMark/>
          </w:tcPr>
          <w:p w14:paraId="18241D16" w14:textId="77777777" w:rsidR="004E641E" w:rsidRPr="004E641E" w:rsidRDefault="004E641E" w:rsidP="00BC5AB9">
            <w:pPr>
              <w:rPr>
                <w:b/>
                <w:lang w:val="en-US" w:eastAsia="fr-FR"/>
              </w:rPr>
            </w:pPr>
            <w:r w:rsidRPr="004E641E">
              <w:rPr>
                <w:b/>
                <w:lang w:val="en-US" w:eastAsia="fr-FR"/>
              </w:rPr>
              <w:t>Data Width (bits)</w:t>
            </w:r>
          </w:p>
        </w:tc>
      </w:tr>
      <w:tr w:rsidR="004E641E" w:rsidRPr="004E641E" w14:paraId="7542C683" w14:textId="77777777" w:rsidTr="00BC5AB9">
        <w:trPr>
          <w:tblCellSpacing w:w="15" w:type="dxa"/>
        </w:trPr>
        <w:tc>
          <w:tcPr>
            <w:tcW w:w="1089" w:type="dxa"/>
            <w:vAlign w:val="center"/>
          </w:tcPr>
          <w:p w14:paraId="149426D7" w14:textId="77777777" w:rsidR="004E641E" w:rsidRPr="00570F19" w:rsidRDefault="004E641E" w:rsidP="00BC5AB9">
            <w:pPr>
              <w:rPr>
                <w:b/>
                <w:lang w:val="en-US"/>
              </w:rPr>
            </w:pPr>
            <w:r w:rsidRPr="00570F19">
              <w:rPr>
                <w:rStyle w:val="lev"/>
                <w:b w:val="0"/>
                <w:lang w:val="en-US"/>
              </w:rPr>
              <w:t>0 01 001</w:t>
            </w:r>
          </w:p>
        </w:tc>
        <w:tc>
          <w:tcPr>
            <w:tcW w:w="2556" w:type="dxa"/>
            <w:vAlign w:val="center"/>
          </w:tcPr>
          <w:p w14:paraId="12A2C9D8" w14:textId="77777777" w:rsidR="004E641E" w:rsidRPr="004E641E" w:rsidRDefault="004E641E" w:rsidP="00BC5AB9">
            <w:pPr>
              <w:rPr>
                <w:lang w:val="en-US"/>
              </w:rPr>
            </w:pPr>
            <w:r w:rsidRPr="004E641E">
              <w:rPr>
                <w:lang w:val="en-US"/>
              </w:rPr>
              <w:t>WMO Block Number</w:t>
            </w:r>
          </w:p>
        </w:tc>
        <w:tc>
          <w:tcPr>
            <w:tcW w:w="0" w:type="auto"/>
            <w:vAlign w:val="center"/>
          </w:tcPr>
          <w:p w14:paraId="0A261EBE" w14:textId="77777777" w:rsidR="004E641E" w:rsidRPr="004E641E" w:rsidRDefault="004E641E" w:rsidP="00BC5AB9">
            <w:pPr>
              <w:jc w:val="left"/>
              <w:rPr>
                <w:lang w:val="en-US" w:eastAsia="fr-FR"/>
              </w:rPr>
            </w:pPr>
            <w:r w:rsidRPr="004E641E">
              <w:rPr>
                <w:lang w:val="en-US" w:eastAsia="fr-FR"/>
              </w:rPr>
              <w:t>Numeric</w:t>
            </w:r>
          </w:p>
        </w:tc>
        <w:tc>
          <w:tcPr>
            <w:tcW w:w="0" w:type="auto"/>
            <w:vAlign w:val="center"/>
          </w:tcPr>
          <w:p w14:paraId="73760622"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11D63F84"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634F537D" w14:textId="77777777" w:rsidR="004E641E" w:rsidRPr="004E641E" w:rsidRDefault="004E641E" w:rsidP="00BC5AB9">
            <w:pPr>
              <w:jc w:val="left"/>
              <w:rPr>
                <w:lang w:val="en-US" w:eastAsia="fr-FR"/>
              </w:rPr>
            </w:pPr>
            <w:r w:rsidRPr="004E641E">
              <w:rPr>
                <w:lang w:val="en-US" w:eastAsia="fr-FR"/>
              </w:rPr>
              <w:t>7</w:t>
            </w:r>
          </w:p>
        </w:tc>
      </w:tr>
      <w:tr w:rsidR="004E641E" w:rsidRPr="004E641E" w14:paraId="644B2C07" w14:textId="77777777" w:rsidTr="00BC5AB9">
        <w:trPr>
          <w:tblCellSpacing w:w="15" w:type="dxa"/>
        </w:trPr>
        <w:tc>
          <w:tcPr>
            <w:tcW w:w="1089" w:type="dxa"/>
            <w:vAlign w:val="center"/>
          </w:tcPr>
          <w:p w14:paraId="1DC68335" w14:textId="77777777" w:rsidR="004E641E" w:rsidRPr="00570F19" w:rsidRDefault="004E641E" w:rsidP="00BC5AB9">
            <w:pPr>
              <w:rPr>
                <w:b/>
                <w:lang w:val="en-US"/>
              </w:rPr>
            </w:pPr>
            <w:r w:rsidRPr="00570F19">
              <w:rPr>
                <w:rStyle w:val="lev"/>
                <w:b w:val="0"/>
                <w:lang w:val="en-US"/>
              </w:rPr>
              <w:t>0 01 002</w:t>
            </w:r>
          </w:p>
        </w:tc>
        <w:tc>
          <w:tcPr>
            <w:tcW w:w="2556" w:type="dxa"/>
            <w:vAlign w:val="center"/>
          </w:tcPr>
          <w:p w14:paraId="63A44638" w14:textId="77777777" w:rsidR="004E641E" w:rsidRPr="004E641E" w:rsidRDefault="004E641E" w:rsidP="00BC5AB9">
            <w:pPr>
              <w:rPr>
                <w:lang w:val="en-US"/>
              </w:rPr>
            </w:pPr>
            <w:r w:rsidRPr="004E641E">
              <w:rPr>
                <w:lang w:val="en-US"/>
              </w:rPr>
              <w:t>WMO Station Number</w:t>
            </w:r>
          </w:p>
        </w:tc>
        <w:tc>
          <w:tcPr>
            <w:tcW w:w="0" w:type="auto"/>
            <w:vAlign w:val="center"/>
          </w:tcPr>
          <w:p w14:paraId="3026B480" w14:textId="77777777" w:rsidR="004E641E" w:rsidRPr="004E641E" w:rsidRDefault="004E641E" w:rsidP="00BC5AB9">
            <w:pPr>
              <w:jc w:val="left"/>
              <w:rPr>
                <w:lang w:val="en-US" w:eastAsia="fr-FR"/>
              </w:rPr>
            </w:pPr>
            <w:r w:rsidRPr="004E641E">
              <w:rPr>
                <w:lang w:val="en-US" w:eastAsia="fr-FR"/>
              </w:rPr>
              <w:t>Numeric</w:t>
            </w:r>
          </w:p>
        </w:tc>
        <w:tc>
          <w:tcPr>
            <w:tcW w:w="0" w:type="auto"/>
            <w:vAlign w:val="center"/>
          </w:tcPr>
          <w:p w14:paraId="57E76A64"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63E95AA3"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0A471707" w14:textId="77777777" w:rsidR="004E641E" w:rsidRPr="004E641E" w:rsidRDefault="004E641E" w:rsidP="00BC5AB9">
            <w:pPr>
              <w:jc w:val="left"/>
              <w:rPr>
                <w:lang w:val="en-US" w:eastAsia="fr-FR"/>
              </w:rPr>
            </w:pPr>
            <w:r w:rsidRPr="004E641E">
              <w:rPr>
                <w:lang w:val="en-US" w:eastAsia="fr-FR"/>
              </w:rPr>
              <w:t>10</w:t>
            </w:r>
          </w:p>
        </w:tc>
      </w:tr>
      <w:tr w:rsidR="004E641E" w:rsidRPr="004E641E" w14:paraId="1FD9253C" w14:textId="77777777" w:rsidTr="00BC5AB9">
        <w:trPr>
          <w:tblCellSpacing w:w="15" w:type="dxa"/>
        </w:trPr>
        <w:tc>
          <w:tcPr>
            <w:tcW w:w="1089" w:type="dxa"/>
            <w:vAlign w:val="center"/>
          </w:tcPr>
          <w:p w14:paraId="32E4E322" w14:textId="77777777" w:rsidR="004E641E" w:rsidRPr="00570F19" w:rsidRDefault="004E641E" w:rsidP="00BC5AB9">
            <w:pPr>
              <w:jc w:val="left"/>
              <w:rPr>
                <w:lang w:val="en-US" w:eastAsia="fr-FR"/>
              </w:rPr>
            </w:pPr>
            <w:r w:rsidRPr="00570F19">
              <w:rPr>
                <w:lang w:val="en-US" w:eastAsia="fr-FR"/>
              </w:rPr>
              <w:t>0 01 125</w:t>
            </w:r>
          </w:p>
        </w:tc>
        <w:tc>
          <w:tcPr>
            <w:tcW w:w="2556" w:type="dxa"/>
            <w:vAlign w:val="center"/>
          </w:tcPr>
          <w:p w14:paraId="11EA59FC" w14:textId="77777777" w:rsidR="004E641E" w:rsidRPr="004E641E" w:rsidRDefault="004E641E" w:rsidP="00BC5AB9">
            <w:pPr>
              <w:rPr>
                <w:lang w:val="en-US" w:eastAsia="fr-FR"/>
              </w:rPr>
            </w:pPr>
            <w:r w:rsidRPr="004E641E">
              <w:rPr>
                <w:lang w:val="en-US" w:eastAsia="fr-FR"/>
              </w:rPr>
              <w:t>WIGOS Identifier Series</w:t>
            </w:r>
          </w:p>
        </w:tc>
        <w:tc>
          <w:tcPr>
            <w:tcW w:w="0" w:type="auto"/>
            <w:vAlign w:val="center"/>
          </w:tcPr>
          <w:p w14:paraId="668AC8B9" w14:textId="77777777" w:rsidR="004E641E" w:rsidRPr="004E641E" w:rsidRDefault="004E641E" w:rsidP="00BC5AB9">
            <w:pPr>
              <w:jc w:val="left"/>
              <w:rPr>
                <w:lang w:val="en-US" w:eastAsia="fr-FR"/>
              </w:rPr>
            </w:pPr>
            <w:r w:rsidRPr="004E641E">
              <w:rPr>
                <w:lang w:val="en-US" w:eastAsia="fr-FR"/>
              </w:rPr>
              <w:t>Numeric</w:t>
            </w:r>
          </w:p>
        </w:tc>
        <w:tc>
          <w:tcPr>
            <w:tcW w:w="0" w:type="auto"/>
            <w:vAlign w:val="center"/>
          </w:tcPr>
          <w:p w14:paraId="7543598A"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33CEF866"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261C1EDF" w14:textId="77777777" w:rsidR="004E641E" w:rsidRPr="004E641E" w:rsidRDefault="004E641E" w:rsidP="00BC5AB9">
            <w:pPr>
              <w:jc w:val="left"/>
              <w:rPr>
                <w:lang w:val="en-US" w:eastAsia="fr-FR"/>
              </w:rPr>
            </w:pPr>
            <w:r w:rsidRPr="004E641E">
              <w:rPr>
                <w:lang w:val="en-US" w:eastAsia="fr-FR"/>
              </w:rPr>
              <w:t>4</w:t>
            </w:r>
          </w:p>
        </w:tc>
      </w:tr>
      <w:tr w:rsidR="004E641E" w:rsidRPr="004E641E" w14:paraId="54624E0E" w14:textId="77777777" w:rsidTr="00BC5AB9">
        <w:trPr>
          <w:tblCellSpacing w:w="15" w:type="dxa"/>
        </w:trPr>
        <w:tc>
          <w:tcPr>
            <w:tcW w:w="1089" w:type="dxa"/>
            <w:vAlign w:val="center"/>
          </w:tcPr>
          <w:p w14:paraId="68762890" w14:textId="77777777" w:rsidR="004E641E" w:rsidRPr="00570F19" w:rsidRDefault="004E641E" w:rsidP="00BC5AB9">
            <w:pPr>
              <w:jc w:val="left"/>
              <w:rPr>
                <w:lang w:val="en-US" w:eastAsia="fr-FR"/>
              </w:rPr>
            </w:pPr>
            <w:r w:rsidRPr="00570F19">
              <w:rPr>
                <w:lang w:val="en-US" w:eastAsia="fr-FR"/>
              </w:rPr>
              <w:t>0 01 126</w:t>
            </w:r>
          </w:p>
        </w:tc>
        <w:tc>
          <w:tcPr>
            <w:tcW w:w="2556" w:type="dxa"/>
            <w:vAlign w:val="center"/>
          </w:tcPr>
          <w:p w14:paraId="17FF1E3E" w14:textId="77777777" w:rsidR="004E641E" w:rsidRPr="004E641E" w:rsidRDefault="004E641E" w:rsidP="00BC5AB9">
            <w:pPr>
              <w:rPr>
                <w:lang w:val="en-US" w:eastAsia="fr-FR"/>
              </w:rPr>
            </w:pPr>
            <w:r w:rsidRPr="004E641E">
              <w:rPr>
                <w:lang w:val="en-US" w:eastAsia="fr-FR"/>
              </w:rPr>
              <w:t>WIGOS Issuer of Identifier</w:t>
            </w:r>
          </w:p>
        </w:tc>
        <w:tc>
          <w:tcPr>
            <w:tcW w:w="0" w:type="auto"/>
            <w:vAlign w:val="center"/>
          </w:tcPr>
          <w:p w14:paraId="3137E2A7" w14:textId="77777777" w:rsidR="004E641E" w:rsidRPr="004E641E" w:rsidRDefault="004E641E" w:rsidP="00BC5AB9">
            <w:pPr>
              <w:jc w:val="left"/>
              <w:rPr>
                <w:lang w:val="en-US" w:eastAsia="fr-FR"/>
              </w:rPr>
            </w:pPr>
            <w:r w:rsidRPr="004E641E">
              <w:rPr>
                <w:lang w:val="en-US" w:eastAsia="fr-FR"/>
              </w:rPr>
              <w:t>Numeric</w:t>
            </w:r>
          </w:p>
        </w:tc>
        <w:tc>
          <w:tcPr>
            <w:tcW w:w="0" w:type="auto"/>
            <w:vAlign w:val="center"/>
          </w:tcPr>
          <w:p w14:paraId="47FEE800"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19171ED8"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27070BF4" w14:textId="77777777" w:rsidR="004E641E" w:rsidRPr="004E641E" w:rsidRDefault="004E641E" w:rsidP="00BC5AB9">
            <w:pPr>
              <w:jc w:val="left"/>
              <w:rPr>
                <w:lang w:val="en-US" w:eastAsia="fr-FR"/>
              </w:rPr>
            </w:pPr>
            <w:r w:rsidRPr="004E641E">
              <w:rPr>
                <w:lang w:val="en-US" w:eastAsia="fr-FR"/>
              </w:rPr>
              <w:t>16</w:t>
            </w:r>
          </w:p>
        </w:tc>
      </w:tr>
      <w:tr w:rsidR="004E641E" w:rsidRPr="004E641E" w14:paraId="44A68FA4" w14:textId="77777777" w:rsidTr="00BC5AB9">
        <w:trPr>
          <w:tblCellSpacing w:w="15" w:type="dxa"/>
        </w:trPr>
        <w:tc>
          <w:tcPr>
            <w:tcW w:w="1089" w:type="dxa"/>
            <w:vAlign w:val="center"/>
          </w:tcPr>
          <w:p w14:paraId="5A5954B0" w14:textId="77777777" w:rsidR="004E641E" w:rsidRPr="00570F19" w:rsidRDefault="004E641E" w:rsidP="00BC5AB9">
            <w:pPr>
              <w:jc w:val="left"/>
              <w:rPr>
                <w:lang w:val="en-US" w:eastAsia="fr-FR"/>
              </w:rPr>
            </w:pPr>
            <w:r w:rsidRPr="00570F19">
              <w:rPr>
                <w:lang w:val="en-US" w:eastAsia="fr-FR"/>
              </w:rPr>
              <w:t>0 01 127</w:t>
            </w:r>
          </w:p>
        </w:tc>
        <w:tc>
          <w:tcPr>
            <w:tcW w:w="2556" w:type="dxa"/>
            <w:vAlign w:val="center"/>
          </w:tcPr>
          <w:p w14:paraId="3012C977" w14:textId="77777777" w:rsidR="004E641E" w:rsidRPr="004E641E" w:rsidRDefault="004E641E" w:rsidP="00BC5AB9">
            <w:pPr>
              <w:rPr>
                <w:lang w:val="en-US" w:eastAsia="fr-FR"/>
              </w:rPr>
            </w:pPr>
            <w:r w:rsidRPr="004E641E">
              <w:rPr>
                <w:lang w:val="en-US" w:eastAsia="fr-FR"/>
              </w:rPr>
              <w:t>WIGOS Issue Number</w:t>
            </w:r>
          </w:p>
        </w:tc>
        <w:tc>
          <w:tcPr>
            <w:tcW w:w="0" w:type="auto"/>
            <w:vAlign w:val="center"/>
          </w:tcPr>
          <w:p w14:paraId="5BC7B8CA" w14:textId="77777777" w:rsidR="004E641E" w:rsidRPr="004E641E" w:rsidRDefault="004E641E" w:rsidP="00BC5AB9">
            <w:pPr>
              <w:jc w:val="left"/>
              <w:rPr>
                <w:lang w:val="en-US" w:eastAsia="fr-FR"/>
              </w:rPr>
            </w:pPr>
            <w:r w:rsidRPr="004E641E">
              <w:rPr>
                <w:lang w:val="en-US" w:eastAsia="fr-FR"/>
              </w:rPr>
              <w:t>Numeric</w:t>
            </w:r>
          </w:p>
        </w:tc>
        <w:tc>
          <w:tcPr>
            <w:tcW w:w="0" w:type="auto"/>
            <w:vAlign w:val="center"/>
          </w:tcPr>
          <w:p w14:paraId="18090011"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2C54481F"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385F8CBA" w14:textId="77777777" w:rsidR="004E641E" w:rsidRPr="004E641E" w:rsidRDefault="004E641E" w:rsidP="00BC5AB9">
            <w:pPr>
              <w:jc w:val="left"/>
              <w:rPr>
                <w:lang w:val="en-US" w:eastAsia="fr-FR"/>
              </w:rPr>
            </w:pPr>
            <w:r w:rsidRPr="004E641E">
              <w:rPr>
                <w:lang w:val="en-US" w:eastAsia="fr-FR"/>
              </w:rPr>
              <w:t>16</w:t>
            </w:r>
          </w:p>
        </w:tc>
      </w:tr>
      <w:tr w:rsidR="004E641E" w:rsidRPr="004E641E" w14:paraId="5581B2CF" w14:textId="77777777" w:rsidTr="00BC5AB9">
        <w:trPr>
          <w:tblCellSpacing w:w="15" w:type="dxa"/>
        </w:trPr>
        <w:tc>
          <w:tcPr>
            <w:tcW w:w="1089" w:type="dxa"/>
            <w:vAlign w:val="center"/>
          </w:tcPr>
          <w:p w14:paraId="44E158C6" w14:textId="77777777" w:rsidR="004E641E" w:rsidRPr="00570F19" w:rsidRDefault="004E641E" w:rsidP="00BC5AB9">
            <w:pPr>
              <w:jc w:val="left"/>
              <w:rPr>
                <w:lang w:val="en-US" w:eastAsia="fr-FR"/>
              </w:rPr>
            </w:pPr>
            <w:r w:rsidRPr="00570F19">
              <w:rPr>
                <w:lang w:val="en-US" w:eastAsia="fr-FR"/>
              </w:rPr>
              <w:t>0 01 128</w:t>
            </w:r>
          </w:p>
        </w:tc>
        <w:tc>
          <w:tcPr>
            <w:tcW w:w="2556" w:type="dxa"/>
            <w:vAlign w:val="center"/>
          </w:tcPr>
          <w:p w14:paraId="141787BD" w14:textId="77777777" w:rsidR="004E641E" w:rsidRPr="004E641E" w:rsidRDefault="004E641E" w:rsidP="00BC5AB9">
            <w:pPr>
              <w:rPr>
                <w:lang w:val="en-US" w:eastAsia="fr-FR"/>
              </w:rPr>
            </w:pPr>
            <w:r w:rsidRPr="004E641E">
              <w:rPr>
                <w:lang w:val="en-US" w:eastAsia="fr-FR"/>
              </w:rPr>
              <w:t>WIGOS Local Identifier Character</w:t>
            </w:r>
          </w:p>
        </w:tc>
        <w:tc>
          <w:tcPr>
            <w:tcW w:w="0" w:type="auto"/>
            <w:vAlign w:val="center"/>
          </w:tcPr>
          <w:p w14:paraId="65BF0F09" w14:textId="77777777" w:rsidR="004E641E" w:rsidRPr="004E641E" w:rsidRDefault="004E641E" w:rsidP="00BC5AB9">
            <w:pPr>
              <w:jc w:val="left"/>
              <w:rPr>
                <w:lang w:val="en-US" w:eastAsia="fr-FR"/>
              </w:rPr>
            </w:pPr>
            <w:r w:rsidRPr="004E641E">
              <w:rPr>
                <w:lang w:val="en-US" w:eastAsia="fr-FR"/>
              </w:rPr>
              <w:t>CCITT IA5</w:t>
            </w:r>
          </w:p>
        </w:tc>
        <w:tc>
          <w:tcPr>
            <w:tcW w:w="0" w:type="auto"/>
            <w:vAlign w:val="center"/>
          </w:tcPr>
          <w:p w14:paraId="6DB0C101"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30E9436B" w14:textId="77777777" w:rsidR="004E641E" w:rsidRPr="004E641E" w:rsidRDefault="004E641E" w:rsidP="00BC5AB9">
            <w:pPr>
              <w:jc w:val="left"/>
              <w:rPr>
                <w:lang w:val="en-US" w:eastAsia="fr-FR"/>
              </w:rPr>
            </w:pPr>
            <w:r w:rsidRPr="004E641E">
              <w:rPr>
                <w:lang w:val="en-US" w:eastAsia="fr-FR"/>
              </w:rPr>
              <w:t>0</w:t>
            </w:r>
          </w:p>
        </w:tc>
        <w:tc>
          <w:tcPr>
            <w:tcW w:w="0" w:type="auto"/>
            <w:vAlign w:val="center"/>
          </w:tcPr>
          <w:p w14:paraId="7FCC23AD" w14:textId="77777777" w:rsidR="004E641E" w:rsidRPr="004E641E" w:rsidRDefault="004E641E" w:rsidP="00BC5AB9">
            <w:pPr>
              <w:jc w:val="left"/>
              <w:rPr>
                <w:lang w:val="en-US" w:eastAsia="fr-FR"/>
              </w:rPr>
            </w:pPr>
            <w:r w:rsidRPr="004E641E">
              <w:rPr>
                <w:lang w:val="en-US" w:eastAsia="fr-FR"/>
              </w:rPr>
              <w:t>128</w:t>
            </w:r>
          </w:p>
        </w:tc>
      </w:tr>
      <w:tr w:rsidR="004E641E" w:rsidRPr="004E641E" w14:paraId="4B0745EF" w14:textId="77777777" w:rsidTr="00BC5AB9">
        <w:trPr>
          <w:tblCellSpacing w:w="15" w:type="dxa"/>
        </w:trPr>
        <w:tc>
          <w:tcPr>
            <w:tcW w:w="1089" w:type="dxa"/>
            <w:vAlign w:val="center"/>
          </w:tcPr>
          <w:p w14:paraId="6BB59EEA" w14:textId="77777777" w:rsidR="004E641E" w:rsidRPr="00570F19" w:rsidRDefault="004E641E" w:rsidP="00BC5AB9">
            <w:pPr>
              <w:rPr>
                <w:b/>
                <w:lang w:val="en-US"/>
              </w:rPr>
            </w:pPr>
            <w:r w:rsidRPr="00570F19">
              <w:rPr>
                <w:rStyle w:val="lev"/>
                <w:b w:val="0"/>
                <w:lang w:val="en-US"/>
              </w:rPr>
              <w:t>0 05 001</w:t>
            </w:r>
          </w:p>
        </w:tc>
        <w:tc>
          <w:tcPr>
            <w:tcW w:w="2556" w:type="dxa"/>
            <w:vAlign w:val="center"/>
          </w:tcPr>
          <w:p w14:paraId="319E708B" w14:textId="77777777" w:rsidR="004E641E" w:rsidRPr="004E641E" w:rsidRDefault="004E641E" w:rsidP="00BC5AB9">
            <w:pPr>
              <w:rPr>
                <w:lang w:val="en-US"/>
              </w:rPr>
            </w:pPr>
            <w:r w:rsidRPr="004E641E">
              <w:rPr>
                <w:lang w:val="en-US"/>
              </w:rPr>
              <w:t>Latitude (high accuracy)</w:t>
            </w:r>
          </w:p>
        </w:tc>
        <w:tc>
          <w:tcPr>
            <w:tcW w:w="0" w:type="auto"/>
            <w:vAlign w:val="center"/>
          </w:tcPr>
          <w:p w14:paraId="26504FF3" w14:textId="77777777" w:rsidR="004E641E" w:rsidRPr="004E641E" w:rsidRDefault="004E641E" w:rsidP="00BC5AB9">
            <w:pPr>
              <w:jc w:val="left"/>
              <w:rPr>
                <w:lang w:val="en-US" w:eastAsia="fr-FR"/>
              </w:rPr>
            </w:pPr>
            <w:r w:rsidRPr="004E641E">
              <w:rPr>
                <w:lang w:val="en-US" w:eastAsia="fr-FR"/>
              </w:rPr>
              <w:t>°</w:t>
            </w:r>
          </w:p>
        </w:tc>
        <w:tc>
          <w:tcPr>
            <w:tcW w:w="0" w:type="auto"/>
            <w:vAlign w:val="center"/>
          </w:tcPr>
          <w:p w14:paraId="7217F3BE" w14:textId="77777777" w:rsidR="004E641E" w:rsidRPr="004E641E" w:rsidRDefault="004E641E" w:rsidP="00BC5AB9">
            <w:pPr>
              <w:jc w:val="left"/>
              <w:rPr>
                <w:lang w:val="en-US" w:eastAsia="fr-FR"/>
              </w:rPr>
            </w:pPr>
            <w:r w:rsidRPr="004E641E">
              <w:rPr>
                <w:lang w:val="en-US" w:eastAsia="fr-FR"/>
              </w:rPr>
              <w:t>5</w:t>
            </w:r>
          </w:p>
        </w:tc>
        <w:tc>
          <w:tcPr>
            <w:tcW w:w="0" w:type="auto"/>
            <w:vAlign w:val="center"/>
          </w:tcPr>
          <w:p w14:paraId="1BEEB164" w14:textId="77777777" w:rsidR="004E641E" w:rsidRPr="004E641E" w:rsidRDefault="004E641E" w:rsidP="00BC5AB9">
            <w:pPr>
              <w:jc w:val="left"/>
              <w:rPr>
                <w:lang w:val="en-US" w:eastAsia="fr-FR"/>
              </w:rPr>
            </w:pPr>
            <w:r w:rsidRPr="004E641E">
              <w:rPr>
                <w:lang w:val="en-US" w:eastAsia="fr-FR"/>
              </w:rPr>
              <w:t>-9000000</w:t>
            </w:r>
          </w:p>
        </w:tc>
        <w:tc>
          <w:tcPr>
            <w:tcW w:w="0" w:type="auto"/>
            <w:vAlign w:val="center"/>
          </w:tcPr>
          <w:p w14:paraId="2F181C6D" w14:textId="77777777" w:rsidR="004E641E" w:rsidRPr="004E641E" w:rsidRDefault="004E641E" w:rsidP="00BC5AB9">
            <w:pPr>
              <w:jc w:val="left"/>
              <w:rPr>
                <w:lang w:val="en-US" w:eastAsia="fr-FR"/>
              </w:rPr>
            </w:pPr>
            <w:r w:rsidRPr="004E641E">
              <w:rPr>
                <w:lang w:val="en-US" w:eastAsia="fr-FR"/>
              </w:rPr>
              <w:t>25</w:t>
            </w:r>
          </w:p>
        </w:tc>
      </w:tr>
      <w:tr w:rsidR="004E641E" w:rsidRPr="004E641E" w14:paraId="4703C97F" w14:textId="77777777" w:rsidTr="00BC5AB9">
        <w:trPr>
          <w:tblCellSpacing w:w="15" w:type="dxa"/>
        </w:trPr>
        <w:tc>
          <w:tcPr>
            <w:tcW w:w="1089" w:type="dxa"/>
            <w:vAlign w:val="center"/>
          </w:tcPr>
          <w:p w14:paraId="7112AE79" w14:textId="77777777" w:rsidR="004E641E" w:rsidRPr="00570F19" w:rsidRDefault="004E641E" w:rsidP="00BC5AB9">
            <w:pPr>
              <w:rPr>
                <w:b/>
                <w:sz w:val="24"/>
                <w:szCs w:val="24"/>
                <w:lang w:val="en-US"/>
              </w:rPr>
            </w:pPr>
            <w:r w:rsidRPr="00570F19">
              <w:rPr>
                <w:rStyle w:val="lev"/>
                <w:b w:val="0"/>
                <w:lang w:val="en-US"/>
              </w:rPr>
              <w:t>0 06 001</w:t>
            </w:r>
          </w:p>
        </w:tc>
        <w:tc>
          <w:tcPr>
            <w:tcW w:w="2556" w:type="dxa"/>
            <w:vAlign w:val="center"/>
          </w:tcPr>
          <w:p w14:paraId="74BC5130" w14:textId="77777777" w:rsidR="004E641E" w:rsidRPr="004E641E" w:rsidRDefault="004E641E" w:rsidP="00BC5AB9">
            <w:pPr>
              <w:rPr>
                <w:lang w:val="en-US"/>
              </w:rPr>
            </w:pPr>
            <w:r w:rsidRPr="004E641E">
              <w:rPr>
                <w:lang w:val="en-US"/>
              </w:rPr>
              <w:t>Longitude (high accuracy)</w:t>
            </w:r>
          </w:p>
        </w:tc>
        <w:tc>
          <w:tcPr>
            <w:tcW w:w="0" w:type="auto"/>
            <w:vAlign w:val="center"/>
          </w:tcPr>
          <w:p w14:paraId="77839ABE" w14:textId="77777777" w:rsidR="004E641E" w:rsidRPr="004E641E" w:rsidRDefault="004E641E" w:rsidP="00BC5AB9">
            <w:pPr>
              <w:jc w:val="left"/>
              <w:rPr>
                <w:lang w:val="en-US" w:eastAsia="fr-FR"/>
              </w:rPr>
            </w:pPr>
            <w:r w:rsidRPr="004E641E">
              <w:rPr>
                <w:lang w:val="en-US" w:eastAsia="fr-FR"/>
              </w:rPr>
              <w:t>°</w:t>
            </w:r>
          </w:p>
        </w:tc>
        <w:tc>
          <w:tcPr>
            <w:tcW w:w="0" w:type="auto"/>
            <w:vAlign w:val="center"/>
          </w:tcPr>
          <w:p w14:paraId="0ED4520E" w14:textId="7BE129E4" w:rsidR="004E641E" w:rsidRPr="004E641E" w:rsidRDefault="00850F21" w:rsidP="00BC5AB9">
            <w:pPr>
              <w:jc w:val="left"/>
              <w:rPr>
                <w:lang w:val="en-US" w:eastAsia="fr-FR"/>
              </w:rPr>
            </w:pPr>
            <w:r>
              <w:rPr>
                <w:lang w:val="en-US" w:eastAsia="fr-FR"/>
              </w:rPr>
              <w:t>5</w:t>
            </w:r>
          </w:p>
        </w:tc>
        <w:tc>
          <w:tcPr>
            <w:tcW w:w="0" w:type="auto"/>
            <w:vAlign w:val="center"/>
          </w:tcPr>
          <w:p w14:paraId="025C8D46" w14:textId="77777777" w:rsidR="004E641E" w:rsidRPr="004E641E" w:rsidRDefault="004E641E" w:rsidP="00BC5AB9">
            <w:pPr>
              <w:jc w:val="left"/>
              <w:rPr>
                <w:lang w:val="en-US" w:eastAsia="fr-FR"/>
              </w:rPr>
            </w:pPr>
            <w:r w:rsidRPr="004E641E">
              <w:rPr>
                <w:lang w:val="en-US" w:eastAsia="fr-FR"/>
              </w:rPr>
              <w:t>-</w:t>
            </w:r>
            <w:r w:rsidRPr="004E641E">
              <w:rPr>
                <w:rFonts w:ascii="Verdana" w:hAnsi="Verdana" w:cs="Verdana"/>
                <w:kern w:val="0"/>
                <w:sz w:val="18"/>
                <w:szCs w:val="18"/>
                <w:lang w:val="en-US"/>
                <w14:ligatures w14:val="none"/>
              </w:rPr>
              <w:t>18000000</w:t>
            </w:r>
          </w:p>
        </w:tc>
        <w:tc>
          <w:tcPr>
            <w:tcW w:w="0" w:type="auto"/>
            <w:vAlign w:val="center"/>
          </w:tcPr>
          <w:p w14:paraId="33A47406" w14:textId="77777777" w:rsidR="004E641E" w:rsidRPr="004E641E" w:rsidRDefault="004E641E" w:rsidP="00BC5AB9">
            <w:pPr>
              <w:jc w:val="left"/>
              <w:rPr>
                <w:lang w:val="en-US" w:eastAsia="fr-FR"/>
              </w:rPr>
            </w:pPr>
            <w:r w:rsidRPr="004E641E">
              <w:rPr>
                <w:lang w:val="en-US" w:eastAsia="fr-FR"/>
              </w:rPr>
              <w:t>26</w:t>
            </w:r>
          </w:p>
        </w:tc>
      </w:tr>
      <w:tr w:rsidR="004E641E" w:rsidRPr="004E641E" w14:paraId="0B994C11" w14:textId="77777777" w:rsidTr="00BC5AB9">
        <w:trPr>
          <w:tblCellSpacing w:w="15" w:type="dxa"/>
        </w:trPr>
        <w:tc>
          <w:tcPr>
            <w:tcW w:w="1089" w:type="dxa"/>
            <w:vAlign w:val="center"/>
          </w:tcPr>
          <w:p w14:paraId="7755EA45" w14:textId="77777777" w:rsidR="004E641E" w:rsidRPr="00570F19" w:rsidRDefault="004E641E" w:rsidP="00BC5AB9">
            <w:pPr>
              <w:rPr>
                <w:b/>
                <w:lang w:val="en-US"/>
              </w:rPr>
            </w:pPr>
            <w:r w:rsidRPr="00570F19">
              <w:rPr>
                <w:rStyle w:val="lev"/>
                <w:b w:val="0"/>
                <w:lang w:val="en-US"/>
              </w:rPr>
              <w:t>0 07 030</w:t>
            </w:r>
          </w:p>
        </w:tc>
        <w:tc>
          <w:tcPr>
            <w:tcW w:w="2556" w:type="dxa"/>
            <w:vAlign w:val="center"/>
          </w:tcPr>
          <w:p w14:paraId="360950CE" w14:textId="77777777" w:rsidR="004E641E" w:rsidRPr="004E641E" w:rsidRDefault="004E641E" w:rsidP="00BC5AB9">
            <w:pPr>
              <w:rPr>
                <w:lang w:val="en-US"/>
              </w:rPr>
            </w:pPr>
            <w:r w:rsidRPr="004E641E">
              <w:rPr>
                <w:lang w:val="en-US"/>
              </w:rPr>
              <w:t>Height of Station</w:t>
            </w:r>
          </w:p>
        </w:tc>
        <w:tc>
          <w:tcPr>
            <w:tcW w:w="0" w:type="auto"/>
            <w:vAlign w:val="center"/>
          </w:tcPr>
          <w:p w14:paraId="1E6DAC81" w14:textId="077057B3" w:rsidR="004E641E" w:rsidRPr="004E641E" w:rsidRDefault="0087260E" w:rsidP="00BC5AB9">
            <w:pPr>
              <w:jc w:val="left"/>
              <w:rPr>
                <w:lang w:val="en-US" w:eastAsia="fr-FR"/>
              </w:rPr>
            </w:pPr>
            <w:r>
              <w:rPr>
                <w:lang w:val="en-US" w:eastAsia="fr-FR"/>
              </w:rPr>
              <w:t>m</w:t>
            </w:r>
          </w:p>
        </w:tc>
        <w:tc>
          <w:tcPr>
            <w:tcW w:w="0" w:type="auto"/>
            <w:vAlign w:val="center"/>
          </w:tcPr>
          <w:p w14:paraId="707F9725" w14:textId="77777777" w:rsidR="004E641E" w:rsidRPr="004E641E" w:rsidRDefault="004E641E" w:rsidP="00BC5AB9">
            <w:pPr>
              <w:jc w:val="left"/>
              <w:rPr>
                <w:lang w:val="en-US" w:eastAsia="fr-FR"/>
              </w:rPr>
            </w:pPr>
            <w:r w:rsidRPr="004E641E">
              <w:rPr>
                <w:lang w:val="en-US" w:eastAsia="fr-FR"/>
              </w:rPr>
              <w:t>1</w:t>
            </w:r>
          </w:p>
        </w:tc>
        <w:tc>
          <w:tcPr>
            <w:tcW w:w="0" w:type="auto"/>
            <w:vAlign w:val="center"/>
          </w:tcPr>
          <w:p w14:paraId="69D64ED0" w14:textId="77777777" w:rsidR="004E641E" w:rsidRPr="004E641E" w:rsidRDefault="004E641E" w:rsidP="00BC5AB9">
            <w:pPr>
              <w:jc w:val="left"/>
              <w:rPr>
                <w:lang w:val="en-US" w:eastAsia="fr-FR"/>
              </w:rPr>
            </w:pPr>
            <w:r w:rsidRPr="004E641E">
              <w:rPr>
                <w:lang w:val="en-US" w:eastAsia="fr-FR"/>
              </w:rPr>
              <w:t>-4000</w:t>
            </w:r>
          </w:p>
        </w:tc>
        <w:tc>
          <w:tcPr>
            <w:tcW w:w="0" w:type="auto"/>
            <w:vAlign w:val="center"/>
          </w:tcPr>
          <w:p w14:paraId="5D9A82D0" w14:textId="77777777" w:rsidR="004E641E" w:rsidRPr="004E641E" w:rsidRDefault="004E641E" w:rsidP="00BC5AB9">
            <w:pPr>
              <w:jc w:val="left"/>
              <w:rPr>
                <w:lang w:val="en-US" w:eastAsia="fr-FR"/>
              </w:rPr>
            </w:pPr>
            <w:r w:rsidRPr="004E641E">
              <w:rPr>
                <w:lang w:val="en-US" w:eastAsia="fr-FR"/>
              </w:rPr>
              <w:t>17</w:t>
            </w:r>
          </w:p>
        </w:tc>
      </w:tr>
    </w:tbl>
    <w:p w14:paraId="1307EE3D" w14:textId="77777777" w:rsidR="004E641E" w:rsidRDefault="004E641E" w:rsidP="004E641E"/>
    <w:p w14:paraId="324B4745" w14:textId="3AC19EF4" w:rsidR="004E641E" w:rsidRPr="003F32A8" w:rsidRDefault="004E641E" w:rsidP="004E641E">
      <w:pPr>
        <w:rPr>
          <w:lang w:val="en-US"/>
        </w:rPr>
      </w:pPr>
      <w:r>
        <w:lastRenderedPageBreak/>
        <w:t xml:space="preserve">The BUFR characteristics presented in this table are provided for convenience. The definition of each descriptor remains the corresponding entry in </w:t>
      </w:r>
      <w:r w:rsidR="0087260E">
        <w:t xml:space="preserve">BUFR / CREX </w:t>
      </w:r>
      <w:r>
        <w:t>Table B of the Manual on Codes (WMO-No. 306, Volume I.2).</w:t>
      </w:r>
    </w:p>
    <w:p w14:paraId="0CF9E2E2" w14:textId="77777777" w:rsidR="004E641E" w:rsidRDefault="004E641E" w:rsidP="004E641E">
      <w:pPr>
        <w:pStyle w:val="Titre3"/>
      </w:pPr>
      <w:bookmarkStart w:id="122" w:name="_Toc242708304"/>
      <w:r>
        <w:rPr>
          <w:rStyle w:val="lev"/>
          <w:b/>
          <w:bCs/>
        </w:rPr>
        <w:t>WIGOS Station Identifier</w:t>
      </w:r>
      <w:bookmarkEnd w:id="122"/>
    </w:p>
    <w:p w14:paraId="6981B025" w14:textId="77777777" w:rsidR="004E641E" w:rsidRPr="003F32A8" w:rsidRDefault="004E641E" w:rsidP="004E641E">
      <w:pPr>
        <w:rPr>
          <w:lang w:val="en-US"/>
        </w:rPr>
      </w:pPr>
      <w:r w:rsidRPr="003F32A8">
        <w:rPr>
          <w:lang w:val="en-US"/>
        </w:rPr>
        <w:t>The WIGOS Station Identifier (WSI) provides the primary and globally unique identification of the observing station. As described in Part III, the WSI ensures the unambiguous identification of stations participating in the international exchange of meteorological and climatological observations.</w:t>
      </w:r>
    </w:p>
    <w:p w14:paraId="2F4F768D" w14:textId="77777777" w:rsidR="004E641E" w:rsidRPr="003F32A8" w:rsidRDefault="004E641E" w:rsidP="004E641E">
      <w:pPr>
        <w:rPr>
          <w:lang w:val="en-US"/>
        </w:rPr>
      </w:pPr>
      <w:r w:rsidRPr="003F32A8">
        <w:rPr>
          <w:lang w:val="en-US"/>
        </w:rPr>
        <w:t xml:space="preserve">In the DAYCLI BUFR sequence, the WSI is represented by the BUFR sequence descriptor </w:t>
      </w:r>
      <w:r w:rsidRPr="003F32A8">
        <w:rPr>
          <w:rStyle w:val="lev"/>
          <w:lang w:val="en-US"/>
        </w:rPr>
        <w:t>3 01 150 (WIGOS Identifier)</w:t>
      </w:r>
      <w:r w:rsidRPr="003F32A8">
        <w:rPr>
          <w:lang w:val="en-US"/>
        </w:rPr>
        <w:t>, which groups together the four components defined by the WIGOS framework.</w:t>
      </w:r>
    </w:p>
    <w:p w14:paraId="1683C369" w14:textId="069F8707" w:rsidR="004E641E" w:rsidRDefault="004E641E" w:rsidP="004E641E">
      <w:pPr>
        <w:rPr>
          <w:lang w:val="en-US"/>
        </w:rPr>
      </w:pPr>
      <w:r w:rsidRPr="003F32A8">
        <w:rPr>
          <w:lang w:val="en-US"/>
        </w:rPr>
        <w:t>The sequence descriptor comprises the following element</w:t>
      </w:r>
      <w:r>
        <w:rPr>
          <w:lang w:val="en-US"/>
        </w:rPr>
        <w:t xml:space="preserve"> descriptors</w:t>
      </w:r>
      <w:r w:rsidR="004213B7">
        <w:rPr>
          <w:lang w:val="en-US"/>
        </w:rPr>
        <w:t>, as</w:t>
      </w:r>
      <w:r>
        <w:rPr>
          <w:lang w:val="en-US"/>
        </w:rPr>
        <w:t xml:space="preserve"> detailed in </w:t>
      </w:r>
      <w:r>
        <w:rPr>
          <w:lang w:val="en-US"/>
        </w:rPr>
        <w:fldChar w:fldCharType="begin"/>
      </w:r>
      <w:r>
        <w:rPr>
          <w:lang w:val="en-US"/>
        </w:rPr>
        <w:instrText xml:space="preserve"> REF _Ref236561356 \h </w:instrText>
      </w:r>
      <w:r>
        <w:rPr>
          <w:lang w:val="en-US"/>
        </w:rPr>
      </w:r>
      <w:r>
        <w:rPr>
          <w:lang w:val="en-US"/>
        </w:rPr>
        <w:fldChar w:fldCharType="separate"/>
      </w:r>
      <w:r w:rsidR="00364D01">
        <w:t xml:space="preserve">Table </w:t>
      </w:r>
      <w:r w:rsidR="00364D01">
        <w:rPr>
          <w:noProof/>
        </w:rPr>
        <w:t>7</w:t>
      </w:r>
      <w:r w:rsidR="00364D01">
        <w:noBreakHyphen/>
      </w:r>
      <w:r w:rsidR="00364D01">
        <w:rPr>
          <w:noProof/>
        </w:rPr>
        <w:t>2</w:t>
      </w:r>
      <w:r>
        <w:rPr>
          <w:lang w:val="en-US"/>
        </w:rPr>
        <w:fldChar w:fldCharType="end"/>
      </w:r>
      <w:r>
        <w:rPr>
          <w:lang w:val="en-US"/>
        </w:rPr>
        <w:t>.</w:t>
      </w:r>
    </w:p>
    <w:p w14:paraId="57EC51DC" w14:textId="7A43787F" w:rsidR="004E641E" w:rsidRDefault="004E641E" w:rsidP="004E641E">
      <w:pPr>
        <w:pStyle w:val="Lgende"/>
        <w:rPr>
          <w:lang w:val="en-US"/>
        </w:rPr>
      </w:pPr>
      <w:bookmarkStart w:id="123" w:name="_Ref236561356"/>
      <w:bookmarkStart w:id="124" w:name="_Toc242185857"/>
      <w:r>
        <w:t xml:space="preserve">Table </w:t>
      </w:r>
      <w:r w:rsidR="003141D3">
        <w:fldChar w:fldCharType="begin"/>
      </w:r>
      <w:r w:rsidR="003141D3">
        <w:instrText xml:space="preserve"> STYLEREF 1 \s </w:instrText>
      </w:r>
      <w:r w:rsidR="003141D3">
        <w:fldChar w:fldCharType="separate"/>
      </w:r>
      <w:r w:rsidR="00364D01">
        <w:rPr>
          <w:noProof/>
        </w:rPr>
        <w:t>7</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2</w:t>
      </w:r>
      <w:r w:rsidR="003141D3">
        <w:rPr>
          <w:noProof/>
        </w:rPr>
        <w:fldChar w:fldCharType="end"/>
      </w:r>
      <w:bookmarkEnd w:id="123"/>
      <w:r>
        <w:t xml:space="preserve"> </w:t>
      </w:r>
      <w:r w:rsidRPr="0056185A">
        <w:t>BUFR Representation of the WIGOS Station Identifier</w:t>
      </w:r>
      <w:bookmarkEnd w:id="1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870"/>
        <w:gridCol w:w="816"/>
        <w:gridCol w:w="4417"/>
      </w:tblGrid>
      <w:tr w:rsidR="004E641E" w:rsidRPr="00113EA9" w14:paraId="11F34E2C" w14:textId="77777777" w:rsidTr="00BC5AB9">
        <w:trPr>
          <w:tblHeader/>
          <w:tblCellSpacing w:w="15" w:type="dxa"/>
        </w:trPr>
        <w:tc>
          <w:tcPr>
            <w:tcW w:w="0" w:type="auto"/>
            <w:vAlign w:val="center"/>
            <w:hideMark/>
          </w:tcPr>
          <w:p w14:paraId="200D4009" w14:textId="77777777" w:rsidR="004E641E" w:rsidRPr="004E641E" w:rsidRDefault="004E641E" w:rsidP="00BC5AB9">
            <w:pPr>
              <w:rPr>
                <w:lang w:val="en-US" w:eastAsia="fr-FR"/>
              </w:rPr>
            </w:pPr>
            <w:r w:rsidRPr="004E641E">
              <w:rPr>
                <w:lang w:val="en-US" w:eastAsia="fr-FR"/>
              </w:rPr>
              <w:t>BUFR Descriptor</w:t>
            </w:r>
          </w:p>
        </w:tc>
        <w:tc>
          <w:tcPr>
            <w:tcW w:w="0" w:type="auto"/>
            <w:vAlign w:val="center"/>
            <w:hideMark/>
          </w:tcPr>
          <w:p w14:paraId="375E6E50" w14:textId="77777777" w:rsidR="004E641E" w:rsidRPr="004E641E" w:rsidRDefault="004E641E" w:rsidP="00BC5AB9">
            <w:pPr>
              <w:rPr>
                <w:lang w:val="en-US" w:eastAsia="fr-FR"/>
              </w:rPr>
            </w:pPr>
            <w:r w:rsidRPr="004E641E">
              <w:rPr>
                <w:lang w:val="en-US" w:eastAsia="fr-FR"/>
              </w:rPr>
              <w:t>Element Name</w:t>
            </w:r>
          </w:p>
        </w:tc>
        <w:tc>
          <w:tcPr>
            <w:tcW w:w="0" w:type="auto"/>
            <w:vAlign w:val="center"/>
            <w:hideMark/>
          </w:tcPr>
          <w:p w14:paraId="3CBAD31F" w14:textId="77777777" w:rsidR="004E641E" w:rsidRPr="004E641E" w:rsidRDefault="004E641E" w:rsidP="00BC5AB9">
            <w:pPr>
              <w:rPr>
                <w:lang w:val="en-US" w:eastAsia="fr-FR"/>
              </w:rPr>
            </w:pPr>
            <w:r w:rsidRPr="004E641E">
              <w:rPr>
                <w:lang w:val="en-US" w:eastAsia="fr-FR"/>
              </w:rPr>
              <w:t>Example</w:t>
            </w:r>
          </w:p>
        </w:tc>
        <w:tc>
          <w:tcPr>
            <w:tcW w:w="0" w:type="auto"/>
            <w:vAlign w:val="center"/>
            <w:hideMark/>
          </w:tcPr>
          <w:p w14:paraId="664220DB" w14:textId="77777777" w:rsidR="004E641E" w:rsidRPr="004E641E" w:rsidRDefault="004E641E" w:rsidP="00BC5AB9">
            <w:pPr>
              <w:rPr>
                <w:lang w:val="en-US" w:eastAsia="fr-FR"/>
              </w:rPr>
            </w:pPr>
            <w:r w:rsidRPr="004E641E">
              <w:rPr>
                <w:lang w:val="en-US" w:eastAsia="fr-FR"/>
              </w:rPr>
              <w:t>Remarks</w:t>
            </w:r>
          </w:p>
        </w:tc>
      </w:tr>
      <w:tr w:rsidR="004E641E" w:rsidRPr="00113EA9" w14:paraId="431355F9" w14:textId="77777777" w:rsidTr="00BC5AB9">
        <w:trPr>
          <w:tblCellSpacing w:w="15" w:type="dxa"/>
        </w:trPr>
        <w:tc>
          <w:tcPr>
            <w:tcW w:w="0" w:type="auto"/>
            <w:vAlign w:val="center"/>
            <w:hideMark/>
          </w:tcPr>
          <w:p w14:paraId="3E0AB4F1" w14:textId="77777777" w:rsidR="004E641E" w:rsidRPr="004E641E" w:rsidRDefault="004E641E" w:rsidP="00BC5AB9">
            <w:pPr>
              <w:rPr>
                <w:lang w:val="en-US" w:eastAsia="fr-FR"/>
              </w:rPr>
            </w:pPr>
            <w:r w:rsidRPr="004E641E">
              <w:rPr>
                <w:lang w:val="en-US" w:eastAsia="fr-FR"/>
              </w:rPr>
              <w:t>0 01 125</w:t>
            </w:r>
          </w:p>
        </w:tc>
        <w:tc>
          <w:tcPr>
            <w:tcW w:w="0" w:type="auto"/>
            <w:vAlign w:val="center"/>
            <w:hideMark/>
          </w:tcPr>
          <w:p w14:paraId="3BCC5BEA" w14:textId="77777777" w:rsidR="004E641E" w:rsidRPr="004E641E" w:rsidRDefault="004E641E" w:rsidP="00BC5AB9">
            <w:pPr>
              <w:rPr>
                <w:lang w:val="en-US" w:eastAsia="fr-FR"/>
              </w:rPr>
            </w:pPr>
            <w:r w:rsidRPr="004E641E">
              <w:rPr>
                <w:lang w:val="en-US" w:eastAsia="fr-FR"/>
              </w:rPr>
              <w:t>WIGOS Identifier Series</w:t>
            </w:r>
          </w:p>
        </w:tc>
        <w:tc>
          <w:tcPr>
            <w:tcW w:w="0" w:type="auto"/>
            <w:vAlign w:val="center"/>
            <w:hideMark/>
          </w:tcPr>
          <w:p w14:paraId="29EEFC19" w14:textId="77777777" w:rsidR="004E641E" w:rsidRPr="004E641E" w:rsidRDefault="004E641E" w:rsidP="00BC5AB9">
            <w:pPr>
              <w:rPr>
                <w:lang w:val="en-US" w:eastAsia="fr-FR"/>
              </w:rPr>
            </w:pPr>
            <w:r w:rsidRPr="004E641E">
              <w:rPr>
                <w:lang w:val="en-US" w:eastAsia="fr-FR"/>
              </w:rPr>
              <w:t>0</w:t>
            </w:r>
          </w:p>
        </w:tc>
        <w:tc>
          <w:tcPr>
            <w:tcW w:w="0" w:type="auto"/>
            <w:vAlign w:val="center"/>
            <w:hideMark/>
          </w:tcPr>
          <w:p w14:paraId="504A07A0" w14:textId="77777777" w:rsidR="004E641E" w:rsidRPr="004E641E" w:rsidRDefault="004E641E" w:rsidP="00BC5AB9">
            <w:pPr>
              <w:rPr>
                <w:lang w:val="en-US" w:eastAsia="fr-FR"/>
              </w:rPr>
            </w:pPr>
            <w:r w:rsidRPr="004E641E">
              <w:rPr>
                <w:lang w:val="en-US" w:eastAsia="fr-FR"/>
              </w:rPr>
              <w:t>Fixed value defined by the WIGOS framework.</w:t>
            </w:r>
          </w:p>
        </w:tc>
      </w:tr>
      <w:tr w:rsidR="004E641E" w:rsidRPr="00113EA9" w14:paraId="02FAE6E7" w14:textId="77777777" w:rsidTr="00BC5AB9">
        <w:trPr>
          <w:tblCellSpacing w:w="15" w:type="dxa"/>
        </w:trPr>
        <w:tc>
          <w:tcPr>
            <w:tcW w:w="0" w:type="auto"/>
            <w:vAlign w:val="center"/>
            <w:hideMark/>
          </w:tcPr>
          <w:p w14:paraId="57D60AEC" w14:textId="77777777" w:rsidR="004E641E" w:rsidRPr="004E641E" w:rsidRDefault="004E641E" w:rsidP="00BC5AB9">
            <w:pPr>
              <w:rPr>
                <w:lang w:val="en-US" w:eastAsia="fr-FR"/>
              </w:rPr>
            </w:pPr>
            <w:r w:rsidRPr="004E641E">
              <w:rPr>
                <w:lang w:val="en-US" w:eastAsia="fr-FR"/>
              </w:rPr>
              <w:t>0 01 126</w:t>
            </w:r>
          </w:p>
        </w:tc>
        <w:tc>
          <w:tcPr>
            <w:tcW w:w="0" w:type="auto"/>
            <w:vAlign w:val="center"/>
            <w:hideMark/>
          </w:tcPr>
          <w:p w14:paraId="496DD4ED" w14:textId="77777777" w:rsidR="004E641E" w:rsidRPr="004E641E" w:rsidRDefault="004E641E" w:rsidP="00BC5AB9">
            <w:pPr>
              <w:rPr>
                <w:lang w:val="en-US" w:eastAsia="fr-FR"/>
              </w:rPr>
            </w:pPr>
            <w:r w:rsidRPr="004E641E">
              <w:rPr>
                <w:lang w:val="en-US" w:eastAsia="fr-FR"/>
              </w:rPr>
              <w:t>WIGOS Issuer of Identifier</w:t>
            </w:r>
          </w:p>
        </w:tc>
        <w:tc>
          <w:tcPr>
            <w:tcW w:w="0" w:type="auto"/>
            <w:vAlign w:val="center"/>
            <w:hideMark/>
          </w:tcPr>
          <w:p w14:paraId="158E7618" w14:textId="77777777" w:rsidR="004E641E" w:rsidRPr="004E641E" w:rsidRDefault="004E641E" w:rsidP="00BC5AB9">
            <w:pPr>
              <w:rPr>
                <w:lang w:val="en-US" w:eastAsia="fr-FR"/>
              </w:rPr>
            </w:pPr>
            <w:r w:rsidRPr="004E641E">
              <w:rPr>
                <w:lang w:val="en-US" w:eastAsia="fr-FR"/>
              </w:rPr>
              <w:t>20000</w:t>
            </w:r>
          </w:p>
        </w:tc>
        <w:tc>
          <w:tcPr>
            <w:tcW w:w="0" w:type="auto"/>
            <w:vAlign w:val="center"/>
            <w:hideMark/>
          </w:tcPr>
          <w:p w14:paraId="15554313" w14:textId="77777777" w:rsidR="004E641E" w:rsidRPr="004E641E" w:rsidRDefault="004E641E" w:rsidP="00BC5AB9">
            <w:pPr>
              <w:rPr>
                <w:lang w:val="en-US" w:eastAsia="fr-FR"/>
              </w:rPr>
            </w:pPr>
            <w:r w:rsidRPr="004E641E">
              <w:rPr>
                <w:lang w:val="en-US" w:eastAsia="fr-FR"/>
              </w:rPr>
              <w:t>Assigned to the Mauritius Meteorological Services.</w:t>
            </w:r>
          </w:p>
        </w:tc>
      </w:tr>
      <w:tr w:rsidR="004E641E" w:rsidRPr="00113EA9" w14:paraId="030760E3" w14:textId="77777777" w:rsidTr="00BC5AB9">
        <w:trPr>
          <w:tblCellSpacing w:w="15" w:type="dxa"/>
        </w:trPr>
        <w:tc>
          <w:tcPr>
            <w:tcW w:w="0" w:type="auto"/>
            <w:vAlign w:val="center"/>
            <w:hideMark/>
          </w:tcPr>
          <w:p w14:paraId="6E78EBD4" w14:textId="77777777" w:rsidR="004E641E" w:rsidRPr="004E641E" w:rsidRDefault="004E641E" w:rsidP="00BC5AB9">
            <w:pPr>
              <w:rPr>
                <w:lang w:val="en-US" w:eastAsia="fr-FR"/>
              </w:rPr>
            </w:pPr>
            <w:r w:rsidRPr="004E641E">
              <w:rPr>
                <w:lang w:val="en-US" w:eastAsia="fr-FR"/>
              </w:rPr>
              <w:t>0 01 127</w:t>
            </w:r>
          </w:p>
        </w:tc>
        <w:tc>
          <w:tcPr>
            <w:tcW w:w="0" w:type="auto"/>
            <w:vAlign w:val="center"/>
            <w:hideMark/>
          </w:tcPr>
          <w:p w14:paraId="2FFC21E6" w14:textId="77777777" w:rsidR="004E641E" w:rsidRPr="004E641E" w:rsidRDefault="004E641E" w:rsidP="00BC5AB9">
            <w:pPr>
              <w:rPr>
                <w:lang w:val="en-US" w:eastAsia="fr-FR"/>
              </w:rPr>
            </w:pPr>
            <w:r w:rsidRPr="004E641E">
              <w:rPr>
                <w:lang w:val="en-US" w:eastAsia="fr-FR"/>
              </w:rPr>
              <w:t>WIGOS Issue Number</w:t>
            </w:r>
          </w:p>
        </w:tc>
        <w:tc>
          <w:tcPr>
            <w:tcW w:w="0" w:type="auto"/>
            <w:vAlign w:val="center"/>
            <w:hideMark/>
          </w:tcPr>
          <w:p w14:paraId="76AD4519" w14:textId="77777777" w:rsidR="004E641E" w:rsidRPr="004E641E" w:rsidRDefault="004E641E" w:rsidP="00BC5AB9">
            <w:pPr>
              <w:rPr>
                <w:lang w:val="en-US" w:eastAsia="fr-FR"/>
              </w:rPr>
            </w:pPr>
            <w:r w:rsidRPr="004E641E">
              <w:rPr>
                <w:lang w:val="en-US" w:eastAsia="fr-FR"/>
              </w:rPr>
              <w:t>0</w:t>
            </w:r>
          </w:p>
        </w:tc>
        <w:tc>
          <w:tcPr>
            <w:tcW w:w="0" w:type="auto"/>
            <w:vAlign w:val="center"/>
            <w:hideMark/>
          </w:tcPr>
          <w:p w14:paraId="7040DA66" w14:textId="77777777" w:rsidR="004E641E" w:rsidRPr="004E641E" w:rsidRDefault="004E641E" w:rsidP="00BC5AB9">
            <w:pPr>
              <w:rPr>
                <w:lang w:val="en-US" w:eastAsia="fr-FR"/>
              </w:rPr>
            </w:pPr>
            <w:r w:rsidRPr="004E641E">
              <w:rPr>
                <w:lang w:val="en-US" w:eastAsia="fr-FR"/>
              </w:rPr>
              <w:t>Initial issue number.</w:t>
            </w:r>
          </w:p>
        </w:tc>
      </w:tr>
      <w:tr w:rsidR="004E641E" w:rsidRPr="00113EA9" w14:paraId="6B1F5DD7" w14:textId="77777777" w:rsidTr="00BC5AB9">
        <w:trPr>
          <w:tblCellSpacing w:w="15" w:type="dxa"/>
        </w:trPr>
        <w:tc>
          <w:tcPr>
            <w:tcW w:w="0" w:type="auto"/>
            <w:vAlign w:val="center"/>
            <w:hideMark/>
          </w:tcPr>
          <w:p w14:paraId="4D1C923F" w14:textId="77777777" w:rsidR="004E641E" w:rsidRPr="004E641E" w:rsidRDefault="004E641E" w:rsidP="00BC5AB9">
            <w:pPr>
              <w:rPr>
                <w:lang w:val="en-US" w:eastAsia="fr-FR"/>
              </w:rPr>
            </w:pPr>
            <w:r w:rsidRPr="004E641E">
              <w:rPr>
                <w:lang w:val="en-US" w:eastAsia="fr-FR"/>
              </w:rPr>
              <w:t>0 01 128</w:t>
            </w:r>
          </w:p>
        </w:tc>
        <w:tc>
          <w:tcPr>
            <w:tcW w:w="0" w:type="auto"/>
            <w:vAlign w:val="center"/>
            <w:hideMark/>
          </w:tcPr>
          <w:p w14:paraId="5C23540D" w14:textId="77777777" w:rsidR="004E641E" w:rsidRPr="004E641E" w:rsidRDefault="004E641E" w:rsidP="00BC5AB9">
            <w:pPr>
              <w:rPr>
                <w:lang w:val="en-US" w:eastAsia="fr-FR"/>
              </w:rPr>
            </w:pPr>
            <w:r w:rsidRPr="004E641E">
              <w:rPr>
                <w:lang w:val="en-US" w:eastAsia="fr-FR"/>
              </w:rPr>
              <w:t>WIGOS Local Identifier Character</w:t>
            </w:r>
          </w:p>
        </w:tc>
        <w:tc>
          <w:tcPr>
            <w:tcW w:w="0" w:type="auto"/>
            <w:vAlign w:val="center"/>
            <w:hideMark/>
          </w:tcPr>
          <w:p w14:paraId="525C6D69" w14:textId="77777777" w:rsidR="004E641E" w:rsidRPr="004E641E" w:rsidRDefault="004E641E" w:rsidP="00BC5AB9">
            <w:pPr>
              <w:rPr>
                <w:lang w:val="en-US" w:eastAsia="fr-FR"/>
              </w:rPr>
            </w:pPr>
            <w:r w:rsidRPr="004E641E">
              <w:rPr>
                <w:lang w:val="en-US" w:eastAsia="fr-FR"/>
              </w:rPr>
              <w:t>61995</w:t>
            </w:r>
          </w:p>
        </w:tc>
        <w:tc>
          <w:tcPr>
            <w:tcW w:w="0" w:type="auto"/>
            <w:vAlign w:val="center"/>
            <w:hideMark/>
          </w:tcPr>
          <w:p w14:paraId="3EDE2432" w14:textId="77777777" w:rsidR="004E641E" w:rsidRPr="004E641E" w:rsidRDefault="004E641E" w:rsidP="00BC5AB9">
            <w:pPr>
              <w:rPr>
                <w:lang w:val="en-US" w:eastAsia="fr-FR"/>
              </w:rPr>
            </w:pPr>
            <w:r w:rsidRPr="004E641E">
              <w:rPr>
                <w:lang w:val="en-US" w:eastAsia="fr-FR"/>
              </w:rPr>
              <w:t>Assigned by the issuing authority.</w:t>
            </w:r>
          </w:p>
        </w:tc>
      </w:tr>
    </w:tbl>
    <w:p w14:paraId="2D5FEC7B" w14:textId="77777777" w:rsidR="004E641E" w:rsidRPr="003F32A8" w:rsidRDefault="004E641E" w:rsidP="004E641E">
      <w:pPr>
        <w:rPr>
          <w:lang w:val="en-US"/>
        </w:rPr>
      </w:pPr>
      <w:r>
        <w:rPr>
          <w:rStyle w:val="lev"/>
        </w:rPr>
        <w:t>Example:</w:t>
      </w:r>
      <w:r>
        <w:t xml:space="preserve"> The four element descriptors shown above together form the WIGOS Station Identifier </w:t>
      </w:r>
      <w:r>
        <w:rPr>
          <w:rStyle w:val="lev"/>
        </w:rPr>
        <w:t>0-20000-0-61995</w:t>
      </w:r>
      <w:r>
        <w:t xml:space="preserve"> assigned to </w:t>
      </w:r>
      <w:r>
        <w:rPr>
          <w:rStyle w:val="lev"/>
        </w:rPr>
        <w:t>VACOAS (MAURITIUS)</w:t>
      </w:r>
      <w:r>
        <w:t>.</w:t>
      </w:r>
    </w:p>
    <w:p w14:paraId="53FFE966" w14:textId="77777777" w:rsidR="004E641E" w:rsidRPr="003F32A8" w:rsidRDefault="004E641E" w:rsidP="004E641E">
      <w:pPr>
        <w:rPr>
          <w:lang w:val="en-US"/>
        </w:rPr>
      </w:pPr>
      <w:r w:rsidRPr="003F32A8">
        <w:rPr>
          <w:lang w:val="en-US"/>
        </w:rPr>
        <w:t>Together, these four descriptors uniquely identify the observing station and provide a persistent station identifier that remains independent of national station numbering systems.</w:t>
      </w:r>
    </w:p>
    <w:p w14:paraId="1BA9C92C" w14:textId="77777777" w:rsidR="004E641E" w:rsidRPr="003F32A8" w:rsidRDefault="004E641E" w:rsidP="004E641E">
      <w:pPr>
        <w:rPr>
          <w:lang w:val="en-US"/>
        </w:rPr>
      </w:pPr>
      <w:r>
        <w:t>Every DAYCLI message shall include a WIGOS Station Identifier. National station identifiers, such as the WMO Block and Station Number, may be provided in addition where available.</w:t>
      </w:r>
    </w:p>
    <w:p w14:paraId="5B974BAA" w14:textId="77777777" w:rsidR="004E641E" w:rsidRDefault="004E641E" w:rsidP="004E641E">
      <w:pPr>
        <w:pStyle w:val="Titre3"/>
      </w:pPr>
      <w:bookmarkStart w:id="125" w:name="_Toc242708305"/>
      <w:r>
        <w:rPr>
          <w:rStyle w:val="lev"/>
          <w:b/>
          <w:bCs/>
        </w:rPr>
        <w:t>WMO Block Number and Station Number</w:t>
      </w:r>
      <w:bookmarkEnd w:id="125"/>
    </w:p>
    <w:p w14:paraId="563E98D1" w14:textId="77777777" w:rsidR="004E641E" w:rsidRDefault="004E641E" w:rsidP="004E641E">
      <w:pPr>
        <w:spacing w:before="100" w:beforeAutospacing="1" w:after="100" w:afterAutospacing="1"/>
      </w:pPr>
      <w:r>
        <w:t>The WMO Block Number and Station Number provide the traditional identification of an observing station within the WMO station numbering system. Although the WIGOS Station Identifier (WSI) is the mandatory station identifier for the international exchange of DAYCLI messages, the WMO Block Number and Station Number may be included to facilitate interoperability with existing observing systems, archives and applications.</w:t>
      </w:r>
    </w:p>
    <w:p w14:paraId="3A795E85" w14:textId="77777777" w:rsidR="004E641E" w:rsidRPr="00113EA9" w:rsidRDefault="004E641E" w:rsidP="004E641E">
      <w:pPr>
        <w:rPr>
          <w:lang w:val="en-US"/>
        </w:rPr>
      </w:pPr>
      <w:r w:rsidRPr="00113EA9">
        <w:rPr>
          <w:lang w:val="en-US"/>
        </w:rPr>
        <w:t>In the DAYCLI BUFR sequence, the WMO Block Number and Station Number are represented by the following BUFR element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054"/>
        <w:gridCol w:w="836"/>
        <w:gridCol w:w="3827"/>
      </w:tblGrid>
      <w:tr w:rsidR="004E641E" w14:paraId="6C48B5BF" w14:textId="77777777" w:rsidTr="00BC5AB9">
        <w:trPr>
          <w:tblHeader/>
          <w:tblCellSpacing w:w="15" w:type="dxa"/>
        </w:trPr>
        <w:tc>
          <w:tcPr>
            <w:tcW w:w="0" w:type="auto"/>
            <w:vAlign w:val="center"/>
            <w:hideMark/>
          </w:tcPr>
          <w:p w14:paraId="5D2BF0ED" w14:textId="77777777" w:rsidR="004E641E" w:rsidRDefault="004E641E" w:rsidP="00BC5AB9">
            <w:pPr>
              <w:rPr>
                <w:b/>
                <w:bCs/>
              </w:rPr>
            </w:pPr>
            <w:r>
              <w:rPr>
                <w:b/>
                <w:bCs/>
              </w:rPr>
              <w:t>BUFR Descriptor</w:t>
            </w:r>
          </w:p>
        </w:tc>
        <w:tc>
          <w:tcPr>
            <w:tcW w:w="0" w:type="auto"/>
            <w:vAlign w:val="center"/>
            <w:hideMark/>
          </w:tcPr>
          <w:p w14:paraId="79C6A16A" w14:textId="77777777" w:rsidR="004E641E" w:rsidRDefault="004E641E" w:rsidP="00BC5AB9">
            <w:pPr>
              <w:rPr>
                <w:b/>
                <w:bCs/>
              </w:rPr>
            </w:pPr>
            <w:r>
              <w:rPr>
                <w:b/>
                <w:bCs/>
              </w:rPr>
              <w:t>Element Name</w:t>
            </w:r>
          </w:p>
        </w:tc>
        <w:tc>
          <w:tcPr>
            <w:tcW w:w="0" w:type="auto"/>
            <w:vAlign w:val="center"/>
            <w:hideMark/>
          </w:tcPr>
          <w:p w14:paraId="542B603C" w14:textId="77777777" w:rsidR="004E641E" w:rsidRDefault="004E641E" w:rsidP="00BC5AB9">
            <w:pPr>
              <w:rPr>
                <w:b/>
                <w:bCs/>
              </w:rPr>
            </w:pPr>
            <w:r>
              <w:rPr>
                <w:b/>
                <w:bCs/>
              </w:rPr>
              <w:t>Example</w:t>
            </w:r>
          </w:p>
        </w:tc>
        <w:tc>
          <w:tcPr>
            <w:tcW w:w="0" w:type="auto"/>
            <w:vAlign w:val="center"/>
            <w:hideMark/>
          </w:tcPr>
          <w:p w14:paraId="1F17BA09" w14:textId="77777777" w:rsidR="004E641E" w:rsidRDefault="004E641E" w:rsidP="00BC5AB9">
            <w:pPr>
              <w:rPr>
                <w:b/>
                <w:bCs/>
              </w:rPr>
            </w:pPr>
            <w:r>
              <w:rPr>
                <w:b/>
                <w:bCs/>
              </w:rPr>
              <w:t>Remarks</w:t>
            </w:r>
          </w:p>
        </w:tc>
      </w:tr>
      <w:tr w:rsidR="004E641E" w14:paraId="2BEBBC63" w14:textId="77777777" w:rsidTr="00BC5AB9">
        <w:trPr>
          <w:tblCellSpacing w:w="15" w:type="dxa"/>
        </w:trPr>
        <w:tc>
          <w:tcPr>
            <w:tcW w:w="0" w:type="auto"/>
            <w:vAlign w:val="center"/>
            <w:hideMark/>
          </w:tcPr>
          <w:p w14:paraId="3C714F5B" w14:textId="77777777" w:rsidR="004E641E" w:rsidRDefault="004E641E" w:rsidP="00BC5AB9">
            <w:r>
              <w:rPr>
                <w:rStyle w:val="lev"/>
              </w:rPr>
              <w:t>0 01 001</w:t>
            </w:r>
          </w:p>
        </w:tc>
        <w:tc>
          <w:tcPr>
            <w:tcW w:w="0" w:type="auto"/>
            <w:vAlign w:val="center"/>
            <w:hideMark/>
          </w:tcPr>
          <w:p w14:paraId="61FE3058" w14:textId="77777777" w:rsidR="004E641E" w:rsidRDefault="004E641E" w:rsidP="00BC5AB9">
            <w:r>
              <w:t>WMO Block Number</w:t>
            </w:r>
          </w:p>
        </w:tc>
        <w:tc>
          <w:tcPr>
            <w:tcW w:w="0" w:type="auto"/>
            <w:vAlign w:val="center"/>
            <w:hideMark/>
          </w:tcPr>
          <w:p w14:paraId="6F919B73" w14:textId="77777777" w:rsidR="004E641E" w:rsidRDefault="004E641E" w:rsidP="00BC5AB9">
            <w:r>
              <w:rPr>
                <w:rStyle w:val="lev"/>
              </w:rPr>
              <w:t>61</w:t>
            </w:r>
          </w:p>
        </w:tc>
        <w:tc>
          <w:tcPr>
            <w:tcW w:w="0" w:type="auto"/>
            <w:vAlign w:val="center"/>
            <w:hideMark/>
          </w:tcPr>
          <w:p w14:paraId="400571CE" w14:textId="77777777" w:rsidR="004E641E" w:rsidRDefault="004E641E" w:rsidP="00BC5AB9">
            <w:r>
              <w:t>Identifies the WMO geographical block.</w:t>
            </w:r>
          </w:p>
        </w:tc>
      </w:tr>
      <w:tr w:rsidR="004E641E" w14:paraId="62DA99C4" w14:textId="77777777" w:rsidTr="00BC5AB9">
        <w:trPr>
          <w:tblCellSpacing w:w="15" w:type="dxa"/>
        </w:trPr>
        <w:tc>
          <w:tcPr>
            <w:tcW w:w="0" w:type="auto"/>
            <w:vAlign w:val="center"/>
            <w:hideMark/>
          </w:tcPr>
          <w:p w14:paraId="0DA6DF8F" w14:textId="77777777" w:rsidR="004E641E" w:rsidRDefault="004E641E" w:rsidP="00BC5AB9">
            <w:r>
              <w:rPr>
                <w:rStyle w:val="lev"/>
              </w:rPr>
              <w:t>0 01 002</w:t>
            </w:r>
          </w:p>
        </w:tc>
        <w:tc>
          <w:tcPr>
            <w:tcW w:w="0" w:type="auto"/>
            <w:vAlign w:val="center"/>
            <w:hideMark/>
          </w:tcPr>
          <w:p w14:paraId="55DB3043" w14:textId="77777777" w:rsidR="004E641E" w:rsidRDefault="004E641E" w:rsidP="00BC5AB9">
            <w:r>
              <w:t>WMO Station Number</w:t>
            </w:r>
          </w:p>
        </w:tc>
        <w:tc>
          <w:tcPr>
            <w:tcW w:w="0" w:type="auto"/>
            <w:vAlign w:val="center"/>
            <w:hideMark/>
          </w:tcPr>
          <w:p w14:paraId="54D766D6" w14:textId="77777777" w:rsidR="004E641E" w:rsidRDefault="004E641E" w:rsidP="00BC5AB9">
            <w:r>
              <w:rPr>
                <w:rStyle w:val="lev"/>
              </w:rPr>
              <w:t>995</w:t>
            </w:r>
          </w:p>
        </w:tc>
        <w:tc>
          <w:tcPr>
            <w:tcW w:w="0" w:type="auto"/>
            <w:vAlign w:val="center"/>
            <w:hideMark/>
          </w:tcPr>
          <w:p w14:paraId="6690FA2E" w14:textId="77777777" w:rsidR="004E641E" w:rsidRDefault="004E641E" w:rsidP="00BC5AB9">
            <w:r>
              <w:t>Station number assigned within the block.</w:t>
            </w:r>
          </w:p>
        </w:tc>
      </w:tr>
    </w:tbl>
    <w:p w14:paraId="7749D2FC" w14:textId="77777777" w:rsidR="004E641E" w:rsidRPr="00113EA9" w:rsidRDefault="004E641E" w:rsidP="004E641E">
      <w:pPr>
        <w:rPr>
          <w:lang w:val="en-US"/>
        </w:rPr>
      </w:pPr>
      <w:r w:rsidRPr="00113EA9">
        <w:rPr>
          <w:rStyle w:val="lev"/>
          <w:lang w:val="en-US"/>
        </w:rPr>
        <w:t>Example:</w:t>
      </w:r>
      <w:r w:rsidRPr="00113EA9">
        <w:rPr>
          <w:lang w:val="en-US"/>
        </w:rPr>
        <w:t xml:space="preserve"> For the observing station </w:t>
      </w:r>
      <w:r w:rsidRPr="00113EA9">
        <w:rPr>
          <w:rStyle w:val="lev"/>
          <w:lang w:val="en-US"/>
        </w:rPr>
        <w:t>VACOAS (MAURITIUS)</w:t>
      </w:r>
      <w:r w:rsidRPr="00113EA9">
        <w:rPr>
          <w:lang w:val="en-US"/>
        </w:rPr>
        <w:t xml:space="preserve">, the WMO station identifier is </w:t>
      </w:r>
      <w:r w:rsidRPr="00113EA9">
        <w:rPr>
          <w:rStyle w:val="lev"/>
          <w:lang w:val="en-US"/>
        </w:rPr>
        <w:t>61-995</w:t>
      </w:r>
      <w:r w:rsidRPr="00113EA9">
        <w:rPr>
          <w:lang w:val="en-US"/>
        </w:rPr>
        <w:t>.</w:t>
      </w:r>
    </w:p>
    <w:p w14:paraId="66300521" w14:textId="77777777" w:rsidR="004E641E" w:rsidRDefault="004E641E" w:rsidP="004E641E">
      <w:pPr>
        <w:pStyle w:val="Titre3"/>
      </w:pPr>
      <w:bookmarkStart w:id="126" w:name="_Toc242708306"/>
      <w:r>
        <w:lastRenderedPageBreak/>
        <w:t>Latitude/Longitude (High Accuracy)</w:t>
      </w:r>
      <w:bookmarkEnd w:id="126"/>
    </w:p>
    <w:p w14:paraId="5B41BF4B" w14:textId="77777777" w:rsidR="004E641E" w:rsidRDefault="004E641E" w:rsidP="004E641E">
      <w:r>
        <w:t xml:space="preserve">The geographical location of the observing station is represented in the DAYCLI BUFR sequence by the BUFR sequence descriptor </w:t>
      </w:r>
      <w:r>
        <w:rPr>
          <w:rStyle w:val="lev"/>
        </w:rPr>
        <w:t>3 01 021 (Latitude/Longitude (High Accuracy))</w:t>
      </w:r>
      <w:r>
        <w:t>.</w:t>
      </w:r>
    </w:p>
    <w:p w14:paraId="04548734" w14:textId="77777777" w:rsidR="004E641E" w:rsidRPr="00E25E5B" w:rsidRDefault="004E641E" w:rsidP="004E641E">
      <w:pPr>
        <w:rPr>
          <w:lang w:val="en-US"/>
        </w:rPr>
      </w:pPr>
      <w:r w:rsidRPr="00E25E5B">
        <w:rPr>
          <w:lang w:val="en-US"/>
        </w:rPr>
        <w:t>This sequence descriptor comprises the following BUFR element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348"/>
        <w:gridCol w:w="1132"/>
        <w:gridCol w:w="864"/>
      </w:tblGrid>
      <w:tr w:rsidR="004E641E" w14:paraId="7814EB76" w14:textId="77777777" w:rsidTr="00BC5AB9">
        <w:trPr>
          <w:tblHeader/>
          <w:tblCellSpacing w:w="15" w:type="dxa"/>
        </w:trPr>
        <w:tc>
          <w:tcPr>
            <w:tcW w:w="0" w:type="auto"/>
            <w:vAlign w:val="center"/>
            <w:hideMark/>
          </w:tcPr>
          <w:p w14:paraId="39D37908" w14:textId="77777777" w:rsidR="004E641E" w:rsidRDefault="004E641E" w:rsidP="00BC5AB9">
            <w:pPr>
              <w:rPr>
                <w:b/>
                <w:bCs/>
              </w:rPr>
            </w:pPr>
            <w:r>
              <w:rPr>
                <w:b/>
                <w:bCs/>
              </w:rPr>
              <w:t>BUFR Descriptor</w:t>
            </w:r>
          </w:p>
        </w:tc>
        <w:tc>
          <w:tcPr>
            <w:tcW w:w="0" w:type="auto"/>
            <w:vAlign w:val="center"/>
            <w:hideMark/>
          </w:tcPr>
          <w:p w14:paraId="00D70904" w14:textId="77777777" w:rsidR="004E641E" w:rsidRDefault="004E641E" w:rsidP="00BC5AB9">
            <w:pPr>
              <w:rPr>
                <w:b/>
                <w:bCs/>
              </w:rPr>
            </w:pPr>
            <w:r>
              <w:rPr>
                <w:b/>
                <w:bCs/>
              </w:rPr>
              <w:t>Element Name</w:t>
            </w:r>
          </w:p>
        </w:tc>
        <w:tc>
          <w:tcPr>
            <w:tcW w:w="0" w:type="auto"/>
            <w:vAlign w:val="center"/>
            <w:hideMark/>
          </w:tcPr>
          <w:p w14:paraId="5481A183" w14:textId="77777777" w:rsidR="004E641E" w:rsidRDefault="004E641E" w:rsidP="00BC5AB9">
            <w:pPr>
              <w:rPr>
                <w:b/>
                <w:bCs/>
              </w:rPr>
            </w:pPr>
            <w:r>
              <w:rPr>
                <w:b/>
                <w:bCs/>
              </w:rPr>
              <w:t>Example</w:t>
            </w:r>
          </w:p>
        </w:tc>
        <w:tc>
          <w:tcPr>
            <w:tcW w:w="0" w:type="auto"/>
            <w:vAlign w:val="center"/>
            <w:hideMark/>
          </w:tcPr>
          <w:p w14:paraId="0C1E0E3D" w14:textId="77777777" w:rsidR="004E641E" w:rsidRDefault="004E641E" w:rsidP="00BC5AB9">
            <w:pPr>
              <w:rPr>
                <w:b/>
                <w:bCs/>
              </w:rPr>
            </w:pPr>
            <w:r>
              <w:rPr>
                <w:b/>
                <w:bCs/>
              </w:rPr>
              <w:t>Remarks</w:t>
            </w:r>
          </w:p>
        </w:tc>
      </w:tr>
      <w:tr w:rsidR="004E641E" w14:paraId="1EC064D3" w14:textId="77777777" w:rsidTr="00BC5AB9">
        <w:trPr>
          <w:tblCellSpacing w:w="15" w:type="dxa"/>
        </w:trPr>
        <w:tc>
          <w:tcPr>
            <w:tcW w:w="0" w:type="auto"/>
            <w:vAlign w:val="center"/>
            <w:hideMark/>
          </w:tcPr>
          <w:p w14:paraId="5599FBA3" w14:textId="77777777" w:rsidR="004E641E" w:rsidRDefault="004E641E" w:rsidP="00BC5AB9">
            <w:r>
              <w:rPr>
                <w:rStyle w:val="lev"/>
              </w:rPr>
              <w:t>0 05 001</w:t>
            </w:r>
          </w:p>
        </w:tc>
        <w:tc>
          <w:tcPr>
            <w:tcW w:w="0" w:type="auto"/>
            <w:vAlign w:val="center"/>
            <w:hideMark/>
          </w:tcPr>
          <w:p w14:paraId="0F577A1A" w14:textId="77777777" w:rsidR="004E641E" w:rsidRDefault="004E641E" w:rsidP="00BC5AB9">
            <w:r>
              <w:t>Latitude (high accuracy)</w:t>
            </w:r>
          </w:p>
        </w:tc>
        <w:tc>
          <w:tcPr>
            <w:tcW w:w="0" w:type="auto"/>
            <w:vAlign w:val="center"/>
            <w:hideMark/>
          </w:tcPr>
          <w:p w14:paraId="29F401C7" w14:textId="77777777" w:rsidR="004E641E" w:rsidRDefault="004E641E" w:rsidP="00BC5AB9">
            <w:r>
              <w:rPr>
                <w:rStyle w:val="lev"/>
              </w:rPr>
              <w:t>20.29750° S</w:t>
            </w:r>
          </w:p>
        </w:tc>
        <w:tc>
          <w:tcPr>
            <w:tcW w:w="0" w:type="auto"/>
            <w:vAlign w:val="center"/>
            <w:hideMark/>
          </w:tcPr>
          <w:p w14:paraId="10F4E9F7" w14:textId="77777777" w:rsidR="004E641E" w:rsidRDefault="004E641E" w:rsidP="00BC5AB9"/>
        </w:tc>
      </w:tr>
      <w:tr w:rsidR="004E641E" w14:paraId="401E4C50" w14:textId="77777777" w:rsidTr="00BC5AB9">
        <w:trPr>
          <w:tblCellSpacing w:w="15" w:type="dxa"/>
        </w:trPr>
        <w:tc>
          <w:tcPr>
            <w:tcW w:w="0" w:type="auto"/>
            <w:vAlign w:val="center"/>
            <w:hideMark/>
          </w:tcPr>
          <w:p w14:paraId="55E8C00D" w14:textId="77777777" w:rsidR="004E641E" w:rsidRDefault="004E641E" w:rsidP="00BC5AB9">
            <w:pPr>
              <w:rPr>
                <w:sz w:val="24"/>
                <w:szCs w:val="24"/>
              </w:rPr>
            </w:pPr>
            <w:r>
              <w:rPr>
                <w:rStyle w:val="lev"/>
              </w:rPr>
              <w:t>0 06 001</w:t>
            </w:r>
          </w:p>
        </w:tc>
        <w:tc>
          <w:tcPr>
            <w:tcW w:w="0" w:type="auto"/>
            <w:vAlign w:val="center"/>
            <w:hideMark/>
          </w:tcPr>
          <w:p w14:paraId="5D1CA4E9" w14:textId="77777777" w:rsidR="004E641E" w:rsidRDefault="004E641E" w:rsidP="00BC5AB9">
            <w:r>
              <w:t>Longitude (high accuracy)</w:t>
            </w:r>
          </w:p>
        </w:tc>
        <w:tc>
          <w:tcPr>
            <w:tcW w:w="0" w:type="auto"/>
            <w:vAlign w:val="center"/>
            <w:hideMark/>
          </w:tcPr>
          <w:p w14:paraId="2EEF77F4" w14:textId="77777777" w:rsidR="004E641E" w:rsidRDefault="004E641E" w:rsidP="00BC5AB9">
            <w:r>
              <w:rPr>
                <w:rStyle w:val="lev"/>
              </w:rPr>
              <w:t>57.49470° E</w:t>
            </w:r>
          </w:p>
        </w:tc>
        <w:tc>
          <w:tcPr>
            <w:tcW w:w="0" w:type="auto"/>
            <w:vAlign w:val="center"/>
            <w:hideMark/>
          </w:tcPr>
          <w:p w14:paraId="33D9A867" w14:textId="77777777" w:rsidR="004E641E" w:rsidRDefault="004E641E" w:rsidP="00BC5AB9"/>
        </w:tc>
      </w:tr>
    </w:tbl>
    <w:p w14:paraId="65626B2F" w14:textId="77777777" w:rsidR="004E641E" w:rsidRPr="00E25E5B" w:rsidRDefault="004E641E" w:rsidP="004E641E">
      <w:pPr>
        <w:rPr>
          <w:sz w:val="24"/>
          <w:szCs w:val="24"/>
          <w:lang w:val="en-US"/>
        </w:rPr>
      </w:pPr>
      <w:r w:rsidRPr="00E25E5B">
        <w:rPr>
          <w:lang w:val="en-US"/>
        </w:rPr>
        <w:t xml:space="preserve">The geographical reference system and coordinate precision are described in </w:t>
      </w:r>
      <w:r w:rsidRPr="00E25E5B">
        <w:rPr>
          <w:rStyle w:val="lev"/>
          <w:lang w:val="en-US"/>
        </w:rPr>
        <w:t>Section 5</w:t>
      </w:r>
      <w:r w:rsidRPr="00E25E5B">
        <w:rPr>
          <w:lang w:val="en-US"/>
        </w:rPr>
        <w:t>.</w:t>
      </w:r>
    </w:p>
    <w:p w14:paraId="0BB6C6EA" w14:textId="77777777" w:rsidR="004E641E" w:rsidRDefault="004E641E" w:rsidP="004E641E">
      <w:pPr>
        <w:rPr>
          <w:rStyle w:val="lev"/>
          <w:lang w:val="en-US"/>
        </w:rPr>
      </w:pPr>
      <w:r>
        <w:rPr>
          <w:rStyle w:val="lev"/>
        </w:rPr>
        <w:t>Example:</w:t>
      </w:r>
      <w:r>
        <w:t xml:space="preserve"> The geographical location of the observing station </w:t>
      </w:r>
      <w:r>
        <w:rPr>
          <w:rStyle w:val="lev"/>
        </w:rPr>
        <w:t>VACOAS (MAURITIUS)</w:t>
      </w:r>
      <w:r>
        <w:t xml:space="preserve"> is represented by the coordinates </w:t>
      </w:r>
      <w:r>
        <w:rPr>
          <w:rStyle w:val="lev"/>
        </w:rPr>
        <w:t>20.29750° S, 57.49470° E</w:t>
      </w:r>
      <w:r>
        <w:t xml:space="preserve">, which correspond respectively to </w:t>
      </w:r>
      <w:r>
        <w:rPr>
          <w:rStyle w:val="lev"/>
        </w:rPr>
        <w:t>−2 029 750</w:t>
      </w:r>
      <w:r>
        <w:t xml:space="preserve"> and </w:t>
      </w:r>
      <w:r>
        <w:rPr>
          <w:rStyle w:val="lev"/>
        </w:rPr>
        <w:t>5 749 470</w:t>
      </w:r>
      <w:r>
        <w:t xml:space="preserve"> when encoded in BUFR in units of </w:t>
      </w:r>
      <w:r>
        <w:rPr>
          <w:rStyle w:val="lev"/>
        </w:rPr>
        <w:t>10⁻⁵ degrees</w:t>
      </w:r>
      <w:r>
        <w:t>.</w:t>
      </w:r>
    </w:p>
    <w:p w14:paraId="7DF9B481" w14:textId="2968CB2D" w:rsidR="004E641E" w:rsidRPr="00531764" w:rsidRDefault="004E641E" w:rsidP="004E641E">
      <w:pPr>
        <w:rPr>
          <w:b/>
          <w:lang w:val="en-US"/>
        </w:rPr>
      </w:pPr>
      <w:r w:rsidRPr="00E25E5B">
        <w:rPr>
          <w:rStyle w:val="lev"/>
          <w:lang w:val="en-US"/>
        </w:rPr>
        <w:t>Implementation Note:</w:t>
      </w:r>
      <w:r w:rsidRPr="00E25E5B">
        <w:rPr>
          <w:lang w:val="en-US"/>
        </w:rPr>
        <w:t xml:space="preserve"> In BUFR, latitude (descriptor </w:t>
      </w:r>
      <w:r w:rsidRPr="00E25E5B">
        <w:rPr>
          <w:rStyle w:val="lev"/>
          <w:lang w:val="en-US"/>
        </w:rPr>
        <w:t>0 05 001</w:t>
      </w:r>
      <w:r w:rsidRPr="00E25E5B">
        <w:rPr>
          <w:lang w:val="en-US"/>
        </w:rPr>
        <w:t xml:space="preserve">) and longitude (descriptor </w:t>
      </w:r>
      <w:r w:rsidRPr="00E25E5B">
        <w:rPr>
          <w:rStyle w:val="lev"/>
          <w:lang w:val="en-US"/>
        </w:rPr>
        <w:t>0 06 001</w:t>
      </w:r>
      <w:r w:rsidRPr="00E25E5B">
        <w:rPr>
          <w:lang w:val="en-US"/>
        </w:rPr>
        <w:t xml:space="preserve">) are encoded as signed integer values expressed in units of </w:t>
      </w:r>
      <w:r w:rsidRPr="00E25E5B">
        <w:rPr>
          <w:rStyle w:val="lev"/>
          <w:lang w:val="en-US"/>
        </w:rPr>
        <w:t>10⁻⁵ degrees</w:t>
      </w:r>
      <w:r w:rsidRPr="00FC7A88">
        <w:rPr>
          <w:lang w:val="en-US"/>
        </w:rPr>
        <w:t>.</w:t>
      </w:r>
      <w:r w:rsidR="00531764">
        <w:rPr>
          <w:lang w:val="en-US"/>
        </w:rPr>
        <w:t xml:space="preserve"> </w:t>
      </w:r>
      <w:r w:rsidR="00531764" w:rsidRPr="00531764">
        <w:rPr>
          <w:b/>
        </w:rPr>
        <w:t>Latitude is positive north of the Equator and negative south of the Equator. Longitude is positive east of the Greenwich meridian and negative west of the Greenwich meridian.</w:t>
      </w:r>
    </w:p>
    <w:p w14:paraId="6F8EAD39" w14:textId="77777777" w:rsidR="004E641E" w:rsidRDefault="004E641E" w:rsidP="004E641E">
      <w:pPr>
        <w:pStyle w:val="Titre3"/>
      </w:pPr>
      <w:bookmarkStart w:id="127" w:name="_Toc242708307"/>
      <w:r>
        <w:rPr>
          <w:rStyle w:val="lev"/>
          <w:b/>
          <w:bCs/>
        </w:rPr>
        <w:t>Station Elevation</w:t>
      </w:r>
      <w:bookmarkEnd w:id="127"/>
    </w:p>
    <w:p w14:paraId="4F98675B" w14:textId="77777777" w:rsidR="004E641E" w:rsidRPr="00E25E5B" w:rsidRDefault="004E641E" w:rsidP="004E641E">
      <w:pPr>
        <w:rPr>
          <w:lang w:val="en-US"/>
        </w:rPr>
      </w:pPr>
      <w:r w:rsidRPr="00E25E5B">
        <w:rPr>
          <w:lang w:val="en-US"/>
        </w:rPr>
        <w:t xml:space="preserve">The elevation of the observing station is represented in the DAYCLI BUFR sequence by the BUFR element descriptor </w:t>
      </w:r>
      <w:r w:rsidRPr="00E25E5B">
        <w:rPr>
          <w:rStyle w:val="lev"/>
          <w:lang w:val="en-US"/>
        </w:rPr>
        <w:t>0 07 030 (Height of Station)</w:t>
      </w:r>
      <w:r w:rsidRPr="00E25E5B">
        <w:rPr>
          <w:lang w:val="en-US"/>
        </w:rPr>
        <w:t>.</w:t>
      </w:r>
    </w:p>
    <w:p w14:paraId="24C1ED72" w14:textId="77777777" w:rsidR="004E641E" w:rsidRPr="00E25E5B" w:rsidRDefault="004E641E" w:rsidP="004E641E">
      <w:pPr>
        <w:rPr>
          <w:lang w:val="en-US"/>
        </w:rPr>
      </w:pPr>
      <w:r w:rsidRPr="00E25E5B">
        <w:rPr>
          <w:lang w:val="en-US"/>
        </w:rPr>
        <w:t>The station elevation is represented by the following BUFR element descriptor: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561"/>
        <w:gridCol w:w="836"/>
        <w:gridCol w:w="2684"/>
      </w:tblGrid>
      <w:tr w:rsidR="004E641E" w14:paraId="3D0FE403" w14:textId="77777777" w:rsidTr="00BC5AB9">
        <w:trPr>
          <w:tblHeader/>
          <w:tblCellSpacing w:w="15" w:type="dxa"/>
        </w:trPr>
        <w:tc>
          <w:tcPr>
            <w:tcW w:w="0" w:type="auto"/>
            <w:vAlign w:val="center"/>
            <w:hideMark/>
          </w:tcPr>
          <w:p w14:paraId="3EBEEAA8" w14:textId="77777777" w:rsidR="004E641E" w:rsidRDefault="004E641E" w:rsidP="00BC5AB9">
            <w:pPr>
              <w:rPr>
                <w:b/>
                <w:bCs/>
              </w:rPr>
            </w:pPr>
            <w:r>
              <w:rPr>
                <w:b/>
                <w:bCs/>
              </w:rPr>
              <w:t>BUFR Descriptor</w:t>
            </w:r>
          </w:p>
        </w:tc>
        <w:tc>
          <w:tcPr>
            <w:tcW w:w="0" w:type="auto"/>
            <w:vAlign w:val="center"/>
            <w:hideMark/>
          </w:tcPr>
          <w:p w14:paraId="3D3D0A5F" w14:textId="77777777" w:rsidR="004E641E" w:rsidRDefault="004E641E" w:rsidP="00BC5AB9">
            <w:pPr>
              <w:rPr>
                <w:b/>
                <w:bCs/>
              </w:rPr>
            </w:pPr>
            <w:r>
              <w:rPr>
                <w:b/>
                <w:bCs/>
              </w:rPr>
              <w:t>Element Name</w:t>
            </w:r>
          </w:p>
        </w:tc>
        <w:tc>
          <w:tcPr>
            <w:tcW w:w="0" w:type="auto"/>
            <w:vAlign w:val="center"/>
            <w:hideMark/>
          </w:tcPr>
          <w:p w14:paraId="69C3A218" w14:textId="77777777" w:rsidR="004E641E" w:rsidRDefault="004E641E" w:rsidP="00BC5AB9">
            <w:pPr>
              <w:rPr>
                <w:b/>
                <w:bCs/>
              </w:rPr>
            </w:pPr>
            <w:r>
              <w:rPr>
                <w:b/>
                <w:bCs/>
              </w:rPr>
              <w:t>Example</w:t>
            </w:r>
          </w:p>
        </w:tc>
        <w:tc>
          <w:tcPr>
            <w:tcW w:w="0" w:type="auto"/>
            <w:vAlign w:val="center"/>
            <w:hideMark/>
          </w:tcPr>
          <w:p w14:paraId="112E6CC8" w14:textId="77777777" w:rsidR="004E641E" w:rsidRDefault="004E641E" w:rsidP="00BC5AB9">
            <w:pPr>
              <w:rPr>
                <w:b/>
                <w:bCs/>
              </w:rPr>
            </w:pPr>
            <w:r>
              <w:rPr>
                <w:b/>
                <w:bCs/>
              </w:rPr>
              <w:t>Remarks</w:t>
            </w:r>
          </w:p>
        </w:tc>
      </w:tr>
      <w:tr w:rsidR="004E641E" w14:paraId="6EB274A0" w14:textId="77777777" w:rsidTr="00BC5AB9">
        <w:trPr>
          <w:tblCellSpacing w:w="15" w:type="dxa"/>
        </w:trPr>
        <w:tc>
          <w:tcPr>
            <w:tcW w:w="0" w:type="auto"/>
            <w:vAlign w:val="center"/>
            <w:hideMark/>
          </w:tcPr>
          <w:p w14:paraId="25AB1923" w14:textId="77777777" w:rsidR="004E641E" w:rsidRDefault="004E641E" w:rsidP="00BC5AB9">
            <w:r>
              <w:rPr>
                <w:rStyle w:val="lev"/>
              </w:rPr>
              <w:t>0 07 030</w:t>
            </w:r>
          </w:p>
        </w:tc>
        <w:tc>
          <w:tcPr>
            <w:tcW w:w="0" w:type="auto"/>
            <w:vAlign w:val="center"/>
            <w:hideMark/>
          </w:tcPr>
          <w:p w14:paraId="2FF02995" w14:textId="77777777" w:rsidR="004E641E" w:rsidRDefault="004E641E" w:rsidP="00BC5AB9">
            <w:r>
              <w:t>Height of Station</w:t>
            </w:r>
          </w:p>
        </w:tc>
        <w:tc>
          <w:tcPr>
            <w:tcW w:w="0" w:type="auto"/>
            <w:vAlign w:val="center"/>
            <w:hideMark/>
          </w:tcPr>
          <w:p w14:paraId="2B78191D" w14:textId="77777777" w:rsidR="004E641E" w:rsidRDefault="004E641E" w:rsidP="00BC5AB9">
            <w:r>
              <w:rPr>
                <w:rStyle w:val="lev"/>
              </w:rPr>
              <w:t>423 m</w:t>
            </w:r>
          </w:p>
        </w:tc>
        <w:tc>
          <w:tcPr>
            <w:tcW w:w="0" w:type="auto"/>
            <w:vAlign w:val="center"/>
            <w:hideMark/>
          </w:tcPr>
          <w:p w14:paraId="39683B29" w14:textId="77777777" w:rsidR="004E641E" w:rsidRDefault="004E641E" w:rsidP="00BC5AB9">
            <w:r>
              <w:t>Height above mean sea level.</w:t>
            </w:r>
          </w:p>
        </w:tc>
      </w:tr>
    </w:tbl>
    <w:p w14:paraId="4F310B12" w14:textId="77777777" w:rsidR="004E641E" w:rsidRPr="00E25E5B" w:rsidRDefault="004E641E" w:rsidP="004E641E">
      <w:pPr>
        <w:rPr>
          <w:lang w:val="en-US"/>
        </w:rPr>
      </w:pPr>
      <w:r w:rsidRPr="00E25E5B">
        <w:rPr>
          <w:lang w:val="en-US"/>
        </w:rPr>
        <w:t xml:space="preserve">The definition of station elevation is provided in </w:t>
      </w:r>
      <w:r w:rsidRPr="00E25E5B">
        <w:rPr>
          <w:rStyle w:val="lev"/>
          <w:lang w:val="en-US"/>
        </w:rPr>
        <w:t>Section 5</w:t>
      </w:r>
      <w:r w:rsidRPr="00E25E5B">
        <w:rPr>
          <w:lang w:val="en-US"/>
        </w:rPr>
        <w:t>.</w:t>
      </w:r>
    </w:p>
    <w:p w14:paraId="27828F93" w14:textId="77777777" w:rsidR="004E641E" w:rsidRPr="00E25E5B" w:rsidRDefault="004E641E" w:rsidP="004E641E">
      <w:pPr>
        <w:rPr>
          <w:lang w:val="en-US"/>
        </w:rPr>
      </w:pPr>
      <w:r w:rsidRPr="00E25E5B">
        <w:rPr>
          <w:rStyle w:val="lev"/>
          <w:lang w:val="en-US"/>
        </w:rPr>
        <w:t>Example:</w:t>
      </w:r>
      <w:r w:rsidRPr="00E25E5B">
        <w:rPr>
          <w:lang w:val="en-US"/>
        </w:rPr>
        <w:t xml:space="preserve"> The elevation of the observing station </w:t>
      </w:r>
      <w:r w:rsidRPr="00E25E5B">
        <w:rPr>
          <w:rStyle w:val="lev"/>
          <w:lang w:val="en-US"/>
        </w:rPr>
        <w:t>VACOAS (MAURITIUS)</w:t>
      </w:r>
      <w:r w:rsidRPr="00E25E5B">
        <w:rPr>
          <w:lang w:val="en-US"/>
        </w:rPr>
        <w:t xml:space="preserve"> is represented by the value </w:t>
      </w:r>
      <w:r w:rsidRPr="00E25E5B">
        <w:rPr>
          <w:rStyle w:val="lev"/>
          <w:lang w:val="en-US"/>
        </w:rPr>
        <w:t>423 m</w:t>
      </w:r>
      <w:r w:rsidRPr="00E25E5B">
        <w:rPr>
          <w:lang w:val="en-US"/>
        </w:rPr>
        <w:t>.</w:t>
      </w:r>
    </w:p>
    <w:p w14:paraId="56CAD2AB" w14:textId="77777777" w:rsidR="004E641E" w:rsidRDefault="004E641E" w:rsidP="004E641E">
      <w:pPr>
        <w:rPr>
          <w:lang w:val="en-US"/>
        </w:rPr>
      </w:pPr>
      <w:r w:rsidRPr="00E25E5B">
        <w:rPr>
          <w:rStyle w:val="lev"/>
          <w:lang w:val="en-US"/>
        </w:rPr>
        <w:t>Implementation Note:</w:t>
      </w:r>
      <w:r w:rsidRPr="00E25E5B">
        <w:rPr>
          <w:lang w:val="en-US"/>
        </w:rPr>
        <w:t xml:space="preserve"> The station elevation is expressed in </w:t>
      </w:r>
      <w:proofErr w:type="spellStart"/>
      <w:r w:rsidRPr="00E25E5B">
        <w:rPr>
          <w:rStyle w:val="lev"/>
          <w:lang w:val="en-US"/>
        </w:rPr>
        <w:t>metres</w:t>
      </w:r>
      <w:proofErr w:type="spellEnd"/>
      <w:r w:rsidRPr="00E25E5B">
        <w:rPr>
          <w:rStyle w:val="lev"/>
          <w:lang w:val="en-US"/>
        </w:rPr>
        <w:t xml:space="preserve"> above mean sea level (MSL)</w:t>
      </w:r>
      <w:r w:rsidRPr="00E25E5B">
        <w:rPr>
          <w:lang w:val="en-US"/>
        </w:rPr>
        <w:t xml:space="preserve"> in accordance with the BUFR definition of descriptor </w:t>
      </w:r>
      <w:r w:rsidRPr="00E25E5B">
        <w:rPr>
          <w:rStyle w:val="lev"/>
          <w:lang w:val="en-US"/>
        </w:rPr>
        <w:t>0 07 030</w:t>
      </w:r>
      <w:r w:rsidRPr="00E25E5B">
        <w:rPr>
          <w:lang w:val="en-US"/>
        </w:rPr>
        <w:t>.</w:t>
      </w:r>
    </w:p>
    <w:p w14:paraId="3E00C2E9" w14:textId="77777777" w:rsidR="004E641E" w:rsidRDefault="004E641E" w:rsidP="004E641E">
      <w:pPr>
        <w:pStyle w:val="Titre2"/>
        <w:ind w:left="576" w:hanging="576"/>
      </w:pPr>
      <w:bookmarkStart w:id="128" w:name="_Observation_and_Processing"/>
      <w:bookmarkStart w:id="129" w:name="_Toc242708308"/>
      <w:bookmarkEnd w:id="128"/>
      <w:r>
        <w:t>Observation and Processing Information</w:t>
      </w:r>
      <w:bookmarkEnd w:id="129"/>
    </w:p>
    <w:p w14:paraId="3E4247DA" w14:textId="77777777" w:rsidR="004E641E" w:rsidRPr="00E1610F" w:rsidRDefault="004E641E" w:rsidP="004E641E">
      <w:r>
        <w:t>Observation and processing information complements the reported daily climate variables by describing the observing conditions, processing methods and temporal reference used to produce them. This information is essential for the scientific interpretation and comparability of exchanged climate data.</w:t>
      </w:r>
    </w:p>
    <w:p w14:paraId="0FCB3C8E" w14:textId="77777777" w:rsidR="004E641E" w:rsidRDefault="004E641E" w:rsidP="004E641E">
      <w:pPr>
        <w:pStyle w:val="Titre3"/>
      </w:pPr>
      <w:bookmarkStart w:id="130" w:name="_Toc242708309"/>
      <w:r>
        <w:t>Summary of BUFR Descriptor Characteristics</w:t>
      </w:r>
      <w:bookmarkEnd w:id="130"/>
    </w:p>
    <w:p w14:paraId="02DEDC92" w14:textId="4AE4FAC4" w:rsidR="004E641E" w:rsidRDefault="004E641E" w:rsidP="004E641E">
      <w:r>
        <w:t xml:space="preserve">The numerical representation of each information element is defined by the corresponding BUFR descriptor contained in </w:t>
      </w:r>
      <w:r w:rsidR="0087260E">
        <w:t xml:space="preserve">BUFR / CREX </w:t>
      </w:r>
      <w:r>
        <w:t>Table B of the Manual on Codes. Each descriptor specifies the unit, scale, reference value and data width used to encode the reported value.</w:t>
      </w:r>
    </w:p>
    <w:p w14:paraId="173B8CC0" w14:textId="77777777" w:rsidR="00364D01" w:rsidRDefault="004E641E" w:rsidP="00364D01">
      <w:r>
        <w:t xml:space="preserve">The characteristics of the BUFR descriptors used to represent Observation and Processing Information are summarized in </w:t>
      </w:r>
      <w:r>
        <w:fldChar w:fldCharType="begin"/>
      </w:r>
      <w:r>
        <w:instrText xml:space="preserve"> REF _Ref236561718 \h </w:instrText>
      </w:r>
      <w:r w:rsidR="0092303E">
        <w:instrText xml:space="preserve"> \* MERGEFORMAT </w:instrText>
      </w:r>
      <w:r>
        <w:fldChar w:fldCharType="separate"/>
      </w:r>
      <w:r w:rsidR="00364D01">
        <w:t xml:space="preserve">Table </w:t>
      </w:r>
      <w:r w:rsidR="00364D01">
        <w:rPr>
          <w:noProof/>
        </w:rPr>
        <w:t>7</w:t>
      </w:r>
      <w:r w:rsidR="00364D01">
        <w:rPr>
          <w:noProof/>
        </w:rPr>
        <w:noBreakHyphen/>
        <w:t>3</w:t>
      </w:r>
      <w:r w:rsidR="00364D01">
        <w:t xml:space="preserve"> Descriptor Characteristics for Observation and Processing Information</w:t>
      </w:r>
    </w:p>
    <w:p w14:paraId="3AC07D5E" w14:textId="7B99ABCB" w:rsidR="004E641E" w:rsidRDefault="004E641E" w:rsidP="0092303E">
      <w:r>
        <w:fldChar w:fldCharType="end"/>
      </w:r>
    </w:p>
    <w:p w14:paraId="58D2A213" w14:textId="58BD1123" w:rsidR="00662051" w:rsidRDefault="00662051" w:rsidP="00662051">
      <w:pPr>
        <w:pStyle w:val="Lgende"/>
        <w:keepNext/>
      </w:pPr>
      <w:bookmarkStart w:id="131" w:name="_Toc242185858"/>
      <w:bookmarkStart w:id="132" w:name="_Ref236561718"/>
      <w:r>
        <w:lastRenderedPageBreak/>
        <w:t xml:space="preserve">Table </w:t>
      </w:r>
      <w:r w:rsidR="003141D3">
        <w:fldChar w:fldCharType="begin"/>
      </w:r>
      <w:r w:rsidR="003141D3">
        <w:instrText xml:space="preserve"> STYLEREF 1 \s </w:instrText>
      </w:r>
      <w:r w:rsidR="003141D3">
        <w:fldChar w:fldCharType="separate"/>
      </w:r>
      <w:r w:rsidR="00364D01">
        <w:rPr>
          <w:noProof/>
        </w:rPr>
        <w:t>7</w:t>
      </w:r>
      <w:r w:rsidR="003141D3">
        <w:rPr>
          <w:noProof/>
        </w:rPr>
        <w:fldChar w:fldCharType="end"/>
      </w:r>
      <w:r>
        <w:noBreakHyphen/>
      </w:r>
      <w:r w:rsidR="003141D3">
        <w:fldChar w:fldCharType="begin"/>
      </w:r>
      <w:r w:rsidR="003141D3">
        <w:instrText xml:space="preserve"> SEQ Table \* ARABIC \s 1 </w:instrText>
      </w:r>
      <w:r w:rsidR="003141D3">
        <w:fldChar w:fldCharType="separate"/>
      </w:r>
      <w:r w:rsidR="00364D01">
        <w:rPr>
          <w:noProof/>
        </w:rPr>
        <w:t>3</w:t>
      </w:r>
      <w:r w:rsidR="003141D3">
        <w:rPr>
          <w:noProof/>
        </w:rPr>
        <w:fldChar w:fldCharType="end"/>
      </w:r>
      <w:r>
        <w:t xml:space="preserve"> Descriptor Characteristics for Observation and Processing Information</w:t>
      </w:r>
      <w:bookmarkEnd w:id="131"/>
    </w:p>
    <w:bookmarkEnd w:id="132"/>
    <w:p w14:paraId="05965F10" w14:textId="268335B5" w:rsidR="004E641E" w:rsidRDefault="004E641E" w:rsidP="004E641E">
      <w:pPr>
        <w:pStyle w:val="Lgende"/>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86"/>
        <w:gridCol w:w="1060"/>
        <w:gridCol w:w="549"/>
        <w:gridCol w:w="1553"/>
        <w:gridCol w:w="1662"/>
      </w:tblGrid>
      <w:tr w:rsidR="004E641E" w:rsidRPr="004E641E" w14:paraId="1C00DB00" w14:textId="77777777" w:rsidTr="00BC5AB9">
        <w:trPr>
          <w:tblHeader/>
          <w:tblCellSpacing w:w="15" w:type="dxa"/>
        </w:trPr>
        <w:tc>
          <w:tcPr>
            <w:tcW w:w="1089" w:type="dxa"/>
            <w:vAlign w:val="center"/>
            <w:hideMark/>
          </w:tcPr>
          <w:p w14:paraId="74C9A01B" w14:textId="77777777" w:rsidR="004E641E" w:rsidRPr="004E641E" w:rsidRDefault="004E641E" w:rsidP="00BC5AB9">
            <w:pPr>
              <w:rPr>
                <w:b/>
                <w:lang w:val="en-US" w:eastAsia="fr-FR"/>
              </w:rPr>
            </w:pPr>
            <w:r w:rsidRPr="004E641E">
              <w:rPr>
                <w:b/>
                <w:lang w:val="en-US" w:eastAsia="fr-FR"/>
              </w:rPr>
              <w:t>FXY</w:t>
            </w:r>
          </w:p>
        </w:tc>
        <w:tc>
          <w:tcPr>
            <w:tcW w:w="2556" w:type="dxa"/>
            <w:vAlign w:val="center"/>
            <w:hideMark/>
          </w:tcPr>
          <w:p w14:paraId="76102DF5" w14:textId="77777777" w:rsidR="004E641E" w:rsidRPr="004E641E" w:rsidRDefault="004E641E" w:rsidP="00BC5AB9">
            <w:pPr>
              <w:rPr>
                <w:b/>
                <w:lang w:val="en-US" w:eastAsia="fr-FR"/>
              </w:rPr>
            </w:pPr>
            <w:r w:rsidRPr="004E641E">
              <w:rPr>
                <w:b/>
                <w:lang w:val="en-US" w:eastAsia="fr-FR"/>
              </w:rPr>
              <w:t>Element Name</w:t>
            </w:r>
          </w:p>
        </w:tc>
        <w:tc>
          <w:tcPr>
            <w:tcW w:w="0" w:type="auto"/>
            <w:vAlign w:val="center"/>
            <w:hideMark/>
          </w:tcPr>
          <w:p w14:paraId="65BFFD79" w14:textId="77777777" w:rsidR="004E641E" w:rsidRPr="004E641E" w:rsidRDefault="004E641E" w:rsidP="00BC5AB9">
            <w:pPr>
              <w:rPr>
                <w:b/>
                <w:lang w:val="en-US" w:eastAsia="fr-FR"/>
              </w:rPr>
            </w:pPr>
            <w:r w:rsidRPr="004E641E">
              <w:rPr>
                <w:b/>
                <w:lang w:val="en-US" w:eastAsia="fr-FR"/>
              </w:rPr>
              <w:t>Unit</w:t>
            </w:r>
          </w:p>
        </w:tc>
        <w:tc>
          <w:tcPr>
            <w:tcW w:w="0" w:type="auto"/>
            <w:vAlign w:val="center"/>
            <w:hideMark/>
          </w:tcPr>
          <w:p w14:paraId="116BF356" w14:textId="77777777" w:rsidR="004E641E" w:rsidRPr="004E641E" w:rsidRDefault="004E641E" w:rsidP="00BC5AB9">
            <w:pPr>
              <w:rPr>
                <w:b/>
                <w:lang w:val="en-US" w:eastAsia="fr-FR"/>
              </w:rPr>
            </w:pPr>
            <w:r w:rsidRPr="004E641E">
              <w:rPr>
                <w:b/>
                <w:lang w:val="en-US" w:eastAsia="fr-FR"/>
              </w:rPr>
              <w:t>Scale</w:t>
            </w:r>
          </w:p>
        </w:tc>
        <w:tc>
          <w:tcPr>
            <w:tcW w:w="0" w:type="auto"/>
            <w:vAlign w:val="center"/>
            <w:hideMark/>
          </w:tcPr>
          <w:p w14:paraId="7562DEB0" w14:textId="77777777" w:rsidR="004E641E" w:rsidRPr="004E641E" w:rsidRDefault="004E641E" w:rsidP="00BC5AB9">
            <w:pPr>
              <w:rPr>
                <w:b/>
                <w:lang w:val="en-US" w:eastAsia="fr-FR"/>
              </w:rPr>
            </w:pPr>
            <w:r w:rsidRPr="004E641E">
              <w:rPr>
                <w:b/>
                <w:lang w:val="en-US" w:eastAsia="fr-FR"/>
              </w:rPr>
              <w:t>Reference Value</w:t>
            </w:r>
          </w:p>
        </w:tc>
        <w:tc>
          <w:tcPr>
            <w:tcW w:w="0" w:type="auto"/>
            <w:vAlign w:val="center"/>
            <w:hideMark/>
          </w:tcPr>
          <w:p w14:paraId="6D060BD5" w14:textId="77777777" w:rsidR="004E641E" w:rsidRPr="004E641E" w:rsidRDefault="004E641E" w:rsidP="00BC5AB9">
            <w:pPr>
              <w:rPr>
                <w:b/>
                <w:lang w:val="en-US" w:eastAsia="fr-FR"/>
              </w:rPr>
            </w:pPr>
            <w:r w:rsidRPr="004E641E">
              <w:rPr>
                <w:b/>
                <w:lang w:val="en-US" w:eastAsia="fr-FR"/>
              </w:rPr>
              <w:t>Data Width (bits)</w:t>
            </w:r>
          </w:p>
        </w:tc>
      </w:tr>
      <w:tr w:rsidR="004E641E" w:rsidRPr="00301FBF" w14:paraId="143FA6EE" w14:textId="77777777" w:rsidTr="00BC5AB9">
        <w:trPr>
          <w:tblCellSpacing w:w="15" w:type="dxa"/>
        </w:trPr>
        <w:tc>
          <w:tcPr>
            <w:tcW w:w="1089" w:type="dxa"/>
            <w:vAlign w:val="center"/>
          </w:tcPr>
          <w:p w14:paraId="67DE42C6" w14:textId="77777777" w:rsidR="004E641E" w:rsidRPr="008977D2" w:rsidRDefault="004E641E" w:rsidP="00BC5AB9">
            <w:pPr>
              <w:jc w:val="left"/>
              <w:rPr>
                <w:b/>
              </w:rPr>
            </w:pPr>
            <w:r w:rsidRPr="008977D2">
              <w:rPr>
                <w:rStyle w:val="lev"/>
                <w:b w:val="0"/>
              </w:rPr>
              <w:t>0 04 001</w:t>
            </w:r>
          </w:p>
        </w:tc>
        <w:tc>
          <w:tcPr>
            <w:tcW w:w="2556" w:type="dxa"/>
            <w:vAlign w:val="center"/>
          </w:tcPr>
          <w:p w14:paraId="54B49379" w14:textId="77777777" w:rsidR="004E641E" w:rsidRDefault="004E641E" w:rsidP="00BC5AB9">
            <w:pPr>
              <w:jc w:val="left"/>
            </w:pPr>
            <w:r>
              <w:t>Year</w:t>
            </w:r>
          </w:p>
        </w:tc>
        <w:tc>
          <w:tcPr>
            <w:tcW w:w="0" w:type="auto"/>
            <w:vAlign w:val="center"/>
          </w:tcPr>
          <w:p w14:paraId="2E8A783A" w14:textId="77777777" w:rsidR="004E641E" w:rsidRDefault="004E641E" w:rsidP="00BC5AB9">
            <w:pPr>
              <w:jc w:val="left"/>
              <w:rPr>
                <w:lang w:val="en-US" w:eastAsia="fr-FR"/>
              </w:rPr>
            </w:pPr>
            <w:r>
              <w:rPr>
                <w:lang w:val="en-US" w:eastAsia="fr-FR"/>
              </w:rPr>
              <w:t>a</w:t>
            </w:r>
          </w:p>
        </w:tc>
        <w:tc>
          <w:tcPr>
            <w:tcW w:w="0" w:type="auto"/>
            <w:vAlign w:val="center"/>
          </w:tcPr>
          <w:p w14:paraId="113318CC" w14:textId="77777777" w:rsidR="004E641E" w:rsidRDefault="004E641E" w:rsidP="00BC5AB9">
            <w:pPr>
              <w:jc w:val="left"/>
              <w:rPr>
                <w:lang w:val="en-US" w:eastAsia="fr-FR"/>
              </w:rPr>
            </w:pPr>
            <w:r>
              <w:rPr>
                <w:lang w:val="en-US" w:eastAsia="fr-FR"/>
              </w:rPr>
              <w:t>0</w:t>
            </w:r>
          </w:p>
        </w:tc>
        <w:tc>
          <w:tcPr>
            <w:tcW w:w="0" w:type="auto"/>
            <w:vAlign w:val="center"/>
          </w:tcPr>
          <w:p w14:paraId="704B07C6" w14:textId="77777777" w:rsidR="004E641E" w:rsidRDefault="004E641E" w:rsidP="00BC5AB9">
            <w:pPr>
              <w:jc w:val="left"/>
              <w:rPr>
                <w:lang w:val="en-US" w:eastAsia="fr-FR"/>
              </w:rPr>
            </w:pPr>
            <w:r>
              <w:rPr>
                <w:lang w:val="en-US" w:eastAsia="fr-FR"/>
              </w:rPr>
              <w:t>0</w:t>
            </w:r>
          </w:p>
        </w:tc>
        <w:tc>
          <w:tcPr>
            <w:tcW w:w="0" w:type="auto"/>
            <w:vAlign w:val="center"/>
          </w:tcPr>
          <w:p w14:paraId="09762394" w14:textId="77777777" w:rsidR="004E641E" w:rsidRDefault="004E641E" w:rsidP="00BC5AB9">
            <w:pPr>
              <w:jc w:val="left"/>
              <w:rPr>
                <w:lang w:val="en-US" w:eastAsia="fr-FR"/>
              </w:rPr>
            </w:pPr>
            <w:r>
              <w:rPr>
                <w:lang w:val="en-US" w:eastAsia="fr-FR"/>
              </w:rPr>
              <w:t>12</w:t>
            </w:r>
          </w:p>
        </w:tc>
      </w:tr>
      <w:tr w:rsidR="004E641E" w:rsidRPr="00301FBF" w14:paraId="2823317F" w14:textId="77777777" w:rsidTr="00BC5AB9">
        <w:trPr>
          <w:tblCellSpacing w:w="15" w:type="dxa"/>
        </w:trPr>
        <w:tc>
          <w:tcPr>
            <w:tcW w:w="1089" w:type="dxa"/>
            <w:vAlign w:val="center"/>
          </w:tcPr>
          <w:p w14:paraId="68F3BAD8" w14:textId="77777777" w:rsidR="004E641E" w:rsidRPr="008977D2" w:rsidRDefault="004E641E" w:rsidP="00BC5AB9">
            <w:pPr>
              <w:jc w:val="left"/>
              <w:rPr>
                <w:b/>
              </w:rPr>
            </w:pPr>
            <w:r w:rsidRPr="008977D2">
              <w:rPr>
                <w:rStyle w:val="lev"/>
                <w:b w:val="0"/>
              </w:rPr>
              <w:t>0 04 002</w:t>
            </w:r>
          </w:p>
        </w:tc>
        <w:tc>
          <w:tcPr>
            <w:tcW w:w="2556" w:type="dxa"/>
            <w:vAlign w:val="center"/>
          </w:tcPr>
          <w:p w14:paraId="6953EE1F" w14:textId="77777777" w:rsidR="004E641E" w:rsidRDefault="004E641E" w:rsidP="00BC5AB9">
            <w:pPr>
              <w:jc w:val="left"/>
            </w:pPr>
            <w:r>
              <w:t>Month</w:t>
            </w:r>
          </w:p>
        </w:tc>
        <w:tc>
          <w:tcPr>
            <w:tcW w:w="0" w:type="auto"/>
            <w:vAlign w:val="center"/>
          </w:tcPr>
          <w:p w14:paraId="53E30C8D" w14:textId="77777777" w:rsidR="004E641E" w:rsidRDefault="004E641E" w:rsidP="00BC5AB9">
            <w:pPr>
              <w:jc w:val="left"/>
              <w:rPr>
                <w:lang w:val="en-US" w:eastAsia="fr-FR"/>
              </w:rPr>
            </w:pPr>
            <w:r>
              <w:rPr>
                <w:lang w:val="en-US" w:eastAsia="fr-FR"/>
              </w:rPr>
              <w:t>mon</w:t>
            </w:r>
          </w:p>
        </w:tc>
        <w:tc>
          <w:tcPr>
            <w:tcW w:w="0" w:type="auto"/>
            <w:vAlign w:val="center"/>
          </w:tcPr>
          <w:p w14:paraId="48656FA3" w14:textId="77777777" w:rsidR="004E641E" w:rsidRDefault="004E641E" w:rsidP="00BC5AB9">
            <w:pPr>
              <w:jc w:val="left"/>
              <w:rPr>
                <w:lang w:val="en-US" w:eastAsia="fr-FR"/>
              </w:rPr>
            </w:pPr>
            <w:r>
              <w:rPr>
                <w:lang w:val="en-US" w:eastAsia="fr-FR"/>
              </w:rPr>
              <w:t>0</w:t>
            </w:r>
          </w:p>
        </w:tc>
        <w:tc>
          <w:tcPr>
            <w:tcW w:w="0" w:type="auto"/>
            <w:vAlign w:val="center"/>
          </w:tcPr>
          <w:p w14:paraId="7678A810" w14:textId="77777777" w:rsidR="004E641E" w:rsidRDefault="004E641E" w:rsidP="00BC5AB9">
            <w:pPr>
              <w:jc w:val="left"/>
              <w:rPr>
                <w:lang w:val="en-US" w:eastAsia="fr-FR"/>
              </w:rPr>
            </w:pPr>
            <w:r>
              <w:rPr>
                <w:lang w:val="en-US" w:eastAsia="fr-FR"/>
              </w:rPr>
              <w:t>0</w:t>
            </w:r>
          </w:p>
        </w:tc>
        <w:tc>
          <w:tcPr>
            <w:tcW w:w="0" w:type="auto"/>
            <w:vAlign w:val="center"/>
          </w:tcPr>
          <w:p w14:paraId="0DD46494" w14:textId="77777777" w:rsidR="004E641E" w:rsidRDefault="004E641E" w:rsidP="00BC5AB9">
            <w:pPr>
              <w:jc w:val="left"/>
              <w:rPr>
                <w:lang w:val="en-US" w:eastAsia="fr-FR"/>
              </w:rPr>
            </w:pPr>
            <w:r>
              <w:rPr>
                <w:lang w:val="en-US" w:eastAsia="fr-FR"/>
              </w:rPr>
              <w:t>4</w:t>
            </w:r>
          </w:p>
        </w:tc>
      </w:tr>
      <w:tr w:rsidR="004E641E" w:rsidRPr="00301FBF" w14:paraId="6631E756" w14:textId="77777777" w:rsidTr="00BC5AB9">
        <w:trPr>
          <w:tblCellSpacing w:w="15" w:type="dxa"/>
        </w:trPr>
        <w:tc>
          <w:tcPr>
            <w:tcW w:w="1089" w:type="dxa"/>
            <w:vAlign w:val="center"/>
          </w:tcPr>
          <w:p w14:paraId="692EA3A9" w14:textId="77777777" w:rsidR="004E641E" w:rsidRPr="008977D2" w:rsidRDefault="004E641E" w:rsidP="00BC5AB9">
            <w:r w:rsidRPr="008977D2">
              <w:t>0 04 003</w:t>
            </w:r>
          </w:p>
        </w:tc>
        <w:tc>
          <w:tcPr>
            <w:tcW w:w="2556" w:type="dxa"/>
            <w:vAlign w:val="center"/>
          </w:tcPr>
          <w:p w14:paraId="3D497205" w14:textId="77777777" w:rsidR="004E641E" w:rsidRDefault="004E641E" w:rsidP="00BC5AB9">
            <w:r>
              <w:t>Day</w:t>
            </w:r>
          </w:p>
        </w:tc>
        <w:tc>
          <w:tcPr>
            <w:tcW w:w="0" w:type="auto"/>
            <w:vAlign w:val="center"/>
          </w:tcPr>
          <w:p w14:paraId="45A80BAC" w14:textId="77777777" w:rsidR="004E641E" w:rsidRDefault="004E641E" w:rsidP="00BC5AB9">
            <w:pPr>
              <w:jc w:val="left"/>
              <w:rPr>
                <w:lang w:val="en-US" w:eastAsia="fr-FR"/>
              </w:rPr>
            </w:pPr>
            <w:r>
              <w:rPr>
                <w:lang w:val="en-US" w:eastAsia="fr-FR"/>
              </w:rPr>
              <w:t>d</w:t>
            </w:r>
          </w:p>
        </w:tc>
        <w:tc>
          <w:tcPr>
            <w:tcW w:w="0" w:type="auto"/>
            <w:vAlign w:val="center"/>
          </w:tcPr>
          <w:p w14:paraId="5AD4A7DD" w14:textId="77777777" w:rsidR="004E641E" w:rsidRDefault="004E641E" w:rsidP="00BC5AB9">
            <w:pPr>
              <w:jc w:val="left"/>
              <w:rPr>
                <w:lang w:val="en-US" w:eastAsia="fr-FR"/>
              </w:rPr>
            </w:pPr>
            <w:r>
              <w:rPr>
                <w:lang w:val="en-US" w:eastAsia="fr-FR"/>
              </w:rPr>
              <w:t>0</w:t>
            </w:r>
          </w:p>
        </w:tc>
        <w:tc>
          <w:tcPr>
            <w:tcW w:w="0" w:type="auto"/>
            <w:vAlign w:val="center"/>
          </w:tcPr>
          <w:p w14:paraId="2B38B615" w14:textId="77777777" w:rsidR="004E641E" w:rsidRDefault="004E641E" w:rsidP="00BC5AB9">
            <w:pPr>
              <w:jc w:val="left"/>
              <w:rPr>
                <w:lang w:val="en-US" w:eastAsia="fr-FR"/>
              </w:rPr>
            </w:pPr>
            <w:r>
              <w:rPr>
                <w:lang w:val="en-US" w:eastAsia="fr-FR"/>
              </w:rPr>
              <w:t>0</w:t>
            </w:r>
          </w:p>
        </w:tc>
        <w:tc>
          <w:tcPr>
            <w:tcW w:w="0" w:type="auto"/>
            <w:vAlign w:val="center"/>
          </w:tcPr>
          <w:p w14:paraId="39AE1394" w14:textId="77777777" w:rsidR="004E641E" w:rsidRDefault="004E641E" w:rsidP="00BC5AB9">
            <w:pPr>
              <w:jc w:val="left"/>
              <w:rPr>
                <w:lang w:val="en-US" w:eastAsia="fr-FR"/>
              </w:rPr>
            </w:pPr>
            <w:r>
              <w:rPr>
                <w:lang w:val="en-US" w:eastAsia="fr-FR"/>
              </w:rPr>
              <w:t>6</w:t>
            </w:r>
          </w:p>
        </w:tc>
      </w:tr>
      <w:tr w:rsidR="004E641E" w:rsidRPr="00301FBF" w14:paraId="543A0F94" w14:textId="77777777" w:rsidTr="00BC5AB9">
        <w:trPr>
          <w:tblCellSpacing w:w="15" w:type="dxa"/>
        </w:trPr>
        <w:tc>
          <w:tcPr>
            <w:tcW w:w="1089" w:type="dxa"/>
            <w:vAlign w:val="center"/>
          </w:tcPr>
          <w:p w14:paraId="2384AE87" w14:textId="77777777" w:rsidR="004E641E" w:rsidRPr="008977D2" w:rsidRDefault="004E641E" w:rsidP="00BC5AB9">
            <w:r w:rsidRPr="008977D2">
              <w:t>0 04 004</w:t>
            </w:r>
          </w:p>
        </w:tc>
        <w:tc>
          <w:tcPr>
            <w:tcW w:w="2556" w:type="dxa"/>
            <w:vAlign w:val="center"/>
          </w:tcPr>
          <w:p w14:paraId="3428342E" w14:textId="77777777" w:rsidR="004E641E" w:rsidRDefault="004E641E" w:rsidP="00BC5AB9">
            <w:r>
              <w:t>Hour</w:t>
            </w:r>
          </w:p>
        </w:tc>
        <w:tc>
          <w:tcPr>
            <w:tcW w:w="0" w:type="auto"/>
            <w:vAlign w:val="center"/>
          </w:tcPr>
          <w:p w14:paraId="056698F7" w14:textId="77777777" w:rsidR="004E641E" w:rsidRDefault="004E641E" w:rsidP="00BC5AB9">
            <w:pPr>
              <w:jc w:val="left"/>
              <w:rPr>
                <w:lang w:val="en-US" w:eastAsia="fr-FR"/>
              </w:rPr>
            </w:pPr>
            <w:r>
              <w:rPr>
                <w:lang w:val="en-US" w:eastAsia="fr-FR"/>
              </w:rPr>
              <w:t>h</w:t>
            </w:r>
          </w:p>
        </w:tc>
        <w:tc>
          <w:tcPr>
            <w:tcW w:w="0" w:type="auto"/>
            <w:vAlign w:val="center"/>
          </w:tcPr>
          <w:p w14:paraId="4C06DD73" w14:textId="77777777" w:rsidR="004E641E" w:rsidRDefault="004E641E" w:rsidP="00BC5AB9">
            <w:pPr>
              <w:jc w:val="left"/>
              <w:rPr>
                <w:lang w:val="en-US" w:eastAsia="fr-FR"/>
              </w:rPr>
            </w:pPr>
            <w:r>
              <w:rPr>
                <w:lang w:val="en-US" w:eastAsia="fr-FR"/>
              </w:rPr>
              <w:t>0</w:t>
            </w:r>
          </w:p>
        </w:tc>
        <w:tc>
          <w:tcPr>
            <w:tcW w:w="0" w:type="auto"/>
            <w:vAlign w:val="center"/>
          </w:tcPr>
          <w:p w14:paraId="3E6A5494" w14:textId="77777777" w:rsidR="004E641E" w:rsidRDefault="004E641E" w:rsidP="00BC5AB9">
            <w:pPr>
              <w:jc w:val="left"/>
              <w:rPr>
                <w:lang w:val="en-US" w:eastAsia="fr-FR"/>
              </w:rPr>
            </w:pPr>
            <w:r>
              <w:rPr>
                <w:lang w:val="en-US" w:eastAsia="fr-FR"/>
              </w:rPr>
              <w:t>0</w:t>
            </w:r>
          </w:p>
        </w:tc>
        <w:tc>
          <w:tcPr>
            <w:tcW w:w="0" w:type="auto"/>
            <w:vAlign w:val="center"/>
          </w:tcPr>
          <w:p w14:paraId="103B7667" w14:textId="77777777" w:rsidR="004E641E" w:rsidRDefault="004E641E" w:rsidP="00BC5AB9">
            <w:pPr>
              <w:jc w:val="left"/>
              <w:rPr>
                <w:lang w:val="en-US" w:eastAsia="fr-FR"/>
              </w:rPr>
            </w:pPr>
            <w:r>
              <w:rPr>
                <w:lang w:val="en-US" w:eastAsia="fr-FR"/>
              </w:rPr>
              <w:t>5</w:t>
            </w:r>
          </w:p>
        </w:tc>
      </w:tr>
      <w:tr w:rsidR="004E641E" w:rsidRPr="00301FBF" w14:paraId="4079501F" w14:textId="77777777" w:rsidTr="00BC5AB9">
        <w:trPr>
          <w:tblCellSpacing w:w="15" w:type="dxa"/>
        </w:trPr>
        <w:tc>
          <w:tcPr>
            <w:tcW w:w="1089" w:type="dxa"/>
            <w:vAlign w:val="center"/>
          </w:tcPr>
          <w:p w14:paraId="52748984" w14:textId="77777777" w:rsidR="004E641E" w:rsidRPr="008977D2" w:rsidRDefault="004E641E" w:rsidP="00BC5AB9">
            <w:r w:rsidRPr="008977D2">
              <w:t>0 08 094</w:t>
            </w:r>
          </w:p>
        </w:tc>
        <w:tc>
          <w:tcPr>
            <w:tcW w:w="2556" w:type="dxa"/>
            <w:vAlign w:val="center"/>
          </w:tcPr>
          <w:p w14:paraId="5BCC643E" w14:textId="77777777" w:rsidR="004E641E" w:rsidRDefault="004E641E" w:rsidP="00BC5AB9">
            <w:r>
              <w:t>Method used to calculate the average daily temperature</w:t>
            </w:r>
          </w:p>
        </w:tc>
        <w:tc>
          <w:tcPr>
            <w:tcW w:w="0" w:type="auto"/>
            <w:vAlign w:val="center"/>
          </w:tcPr>
          <w:p w14:paraId="4B2E8FD1" w14:textId="77777777" w:rsidR="004E641E" w:rsidRPr="00301FBF" w:rsidRDefault="004E641E" w:rsidP="00BC5AB9">
            <w:pPr>
              <w:jc w:val="left"/>
              <w:rPr>
                <w:lang w:val="en-US" w:eastAsia="fr-FR"/>
              </w:rPr>
            </w:pPr>
            <w:r>
              <w:rPr>
                <w:lang w:val="en-US" w:eastAsia="fr-FR"/>
              </w:rPr>
              <w:t>Code Table</w:t>
            </w:r>
          </w:p>
        </w:tc>
        <w:tc>
          <w:tcPr>
            <w:tcW w:w="0" w:type="auto"/>
            <w:vAlign w:val="center"/>
          </w:tcPr>
          <w:p w14:paraId="545010FA" w14:textId="77777777" w:rsidR="004E641E" w:rsidRPr="00301FBF" w:rsidRDefault="004E641E" w:rsidP="00BC5AB9">
            <w:pPr>
              <w:jc w:val="left"/>
              <w:rPr>
                <w:lang w:val="en-US" w:eastAsia="fr-FR"/>
              </w:rPr>
            </w:pPr>
            <w:r>
              <w:rPr>
                <w:lang w:val="en-US" w:eastAsia="fr-FR"/>
              </w:rPr>
              <w:t>0</w:t>
            </w:r>
          </w:p>
        </w:tc>
        <w:tc>
          <w:tcPr>
            <w:tcW w:w="0" w:type="auto"/>
            <w:vAlign w:val="center"/>
          </w:tcPr>
          <w:p w14:paraId="1EA82EAC" w14:textId="77777777" w:rsidR="004E641E" w:rsidRPr="00301FBF" w:rsidRDefault="004E641E" w:rsidP="00BC5AB9">
            <w:pPr>
              <w:jc w:val="left"/>
              <w:rPr>
                <w:lang w:val="en-US" w:eastAsia="fr-FR"/>
              </w:rPr>
            </w:pPr>
            <w:r>
              <w:rPr>
                <w:lang w:val="en-US" w:eastAsia="fr-FR"/>
              </w:rPr>
              <w:t>0</w:t>
            </w:r>
          </w:p>
        </w:tc>
        <w:tc>
          <w:tcPr>
            <w:tcW w:w="0" w:type="auto"/>
            <w:vAlign w:val="center"/>
          </w:tcPr>
          <w:p w14:paraId="35134CE2" w14:textId="77777777" w:rsidR="004E641E" w:rsidRPr="00301FBF" w:rsidRDefault="004E641E" w:rsidP="00BC5AB9">
            <w:pPr>
              <w:jc w:val="left"/>
              <w:rPr>
                <w:lang w:val="en-US" w:eastAsia="fr-FR"/>
              </w:rPr>
            </w:pPr>
            <w:r>
              <w:rPr>
                <w:lang w:val="en-US" w:eastAsia="fr-FR"/>
              </w:rPr>
              <w:t>8</w:t>
            </w:r>
          </w:p>
        </w:tc>
      </w:tr>
      <w:tr w:rsidR="004E641E" w:rsidRPr="00301FBF" w14:paraId="322BFC40" w14:textId="77777777" w:rsidTr="00BC5AB9">
        <w:trPr>
          <w:tblCellSpacing w:w="15" w:type="dxa"/>
        </w:trPr>
        <w:tc>
          <w:tcPr>
            <w:tcW w:w="1089" w:type="dxa"/>
            <w:vAlign w:val="center"/>
          </w:tcPr>
          <w:p w14:paraId="09037CD2" w14:textId="77777777" w:rsidR="004E641E" w:rsidRPr="008977D2" w:rsidRDefault="004E641E" w:rsidP="00BC5AB9">
            <w:r w:rsidRPr="008977D2">
              <w:t>0 08 095</w:t>
            </w:r>
          </w:p>
        </w:tc>
        <w:tc>
          <w:tcPr>
            <w:tcW w:w="2556" w:type="dxa"/>
            <w:vAlign w:val="center"/>
          </w:tcPr>
          <w:p w14:paraId="65D849AC" w14:textId="77777777" w:rsidR="004E641E" w:rsidRDefault="004E641E" w:rsidP="00BC5AB9">
            <w:r>
              <w:t>Siting and Measurement Quality Classification for Temperature</w:t>
            </w:r>
          </w:p>
        </w:tc>
        <w:tc>
          <w:tcPr>
            <w:tcW w:w="0" w:type="auto"/>
            <w:vAlign w:val="center"/>
          </w:tcPr>
          <w:p w14:paraId="358F2CF8" w14:textId="77777777" w:rsidR="004E641E" w:rsidRPr="00301FBF" w:rsidRDefault="004E641E" w:rsidP="00BC5AB9">
            <w:pPr>
              <w:jc w:val="left"/>
              <w:rPr>
                <w:lang w:val="en-US" w:eastAsia="fr-FR"/>
              </w:rPr>
            </w:pPr>
            <w:r>
              <w:rPr>
                <w:lang w:val="en-US" w:eastAsia="fr-FR"/>
              </w:rPr>
              <w:t>Code Table</w:t>
            </w:r>
          </w:p>
        </w:tc>
        <w:tc>
          <w:tcPr>
            <w:tcW w:w="0" w:type="auto"/>
            <w:vAlign w:val="center"/>
          </w:tcPr>
          <w:p w14:paraId="50BCE5A2" w14:textId="77777777" w:rsidR="004E641E" w:rsidRPr="00301FBF" w:rsidRDefault="004E641E" w:rsidP="00BC5AB9">
            <w:pPr>
              <w:jc w:val="left"/>
              <w:rPr>
                <w:lang w:val="en-US" w:eastAsia="fr-FR"/>
              </w:rPr>
            </w:pPr>
            <w:r>
              <w:rPr>
                <w:lang w:val="en-US" w:eastAsia="fr-FR"/>
              </w:rPr>
              <w:t>0</w:t>
            </w:r>
          </w:p>
        </w:tc>
        <w:tc>
          <w:tcPr>
            <w:tcW w:w="0" w:type="auto"/>
            <w:vAlign w:val="center"/>
          </w:tcPr>
          <w:p w14:paraId="79C252E3" w14:textId="77777777" w:rsidR="004E641E" w:rsidRPr="00301FBF" w:rsidRDefault="004E641E" w:rsidP="00BC5AB9">
            <w:pPr>
              <w:jc w:val="left"/>
              <w:rPr>
                <w:lang w:val="en-US" w:eastAsia="fr-FR"/>
              </w:rPr>
            </w:pPr>
            <w:r>
              <w:rPr>
                <w:lang w:val="en-US" w:eastAsia="fr-FR"/>
              </w:rPr>
              <w:t>0</w:t>
            </w:r>
          </w:p>
        </w:tc>
        <w:tc>
          <w:tcPr>
            <w:tcW w:w="0" w:type="auto"/>
            <w:vAlign w:val="center"/>
          </w:tcPr>
          <w:p w14:paraId="2EF2C2E8" w14:textId="77777777" w:rsidR="004E641E" w:rsidRPr="00301FBF" w:rsidRDefault="004E641E" w:rsidP="00BC5AB9">
            <w:pPr>
              <w:jc w:val="left"/>
              <w:rPr>
                <w:lang w:val="en-US" w:eastAsia="fr-FR"/>
              </w:rPr>
            </w:pPr>
            <w:r>
              <w:rPr>
                <w:lang w:val="en-US" w:eastAsia="fr-FR"/>
              </w:rPr>
              <w:t>8</w:t>
            </w:r>
          </w:p>
        </w:tc>
      </w:tr>
      <w:tr w:rsidR="004E641E" w:rsidRPr="00301FBF" w14:paraId="06B8718F" w14:textId="77777777" w:rsidTr="00BC5AB9">
        <w:trPr>
          <w:tblCellSpacing w:w="15" w:type="dxa"/>
        </w:trPr>
        <w:tc>
          <w:tcPr>
            <w:tcW w:w="1089" w:type="dxa"/>
            <w:vAlign w:val="center"/>
          </w:tcPr>
          <w:p w14:paraId="5C78DF0B" w14:textId="77777777" w:rsidR="004E641E" w:rsidRPr="008977D2" w:rsidRDefault="004E641E" w:rsidP="00BC5AB9">
            <w:pPr>
              <w:rPr>
                <w:b/>
              </w:rPr>
            </w:pPr>
            <w:r w:rsidRPr="008977D2">
              <w:rPr>
                <w:rStyle w:val="lev"/>
                <w:b w:val="0"/>
              </w:rPr>
              <w:t>0 08 096</w:t>
            </w:r>
          </w:p>
        </w:tc>
        <w:tc>
          <w:tcPr>
            <w:tcW w:w="2556" w:type="dxa"/>
            <w:vAlign w:val="center"/>
          </w:tcPr>
          <w:p w14:paraId="241180E4" w14:textId="77777777" w:rsidR="004E641E" w:rsidRDefault="004E641E" w:rsidP="00BC5AB9">
            <w:r>
              <w:t>Siting and Measurement Quality Classification for Precipitation</w:t>
            </w:r>
          </w:p>
        </w:tc>
        <w:tc>
          <w:tcPr>
            <w:tcW w:w="0" w:type="auto"/>
            <w:vAlign w:val="center"/>
          </w:tcPr>
          <w:p w14:paraId="4E8A60C7" w14:textId="77777777" w:rsidR="004E641E" w:rsidRPr="00301FBF" w:rsidRDefault="004E641E" w:rsidP="00BC5AB9">
            <w:pPr>
              <w:jc w:val="left"/>
              <w:rPr>
                <w:lang w:val="en-US" w:eastAsia="fr-FR"/>
              </w:rPr>
            </w:pPr>
            <w:r>
              <w:rPr>
                <w:lang w:val="en-US" w:eastAsia="fr-FR"/>
              </w:rPr>
              <w:t>Code Table</w:t>
            </w:r>
          </w:p>
        </w:tc>
        <w:tc>
          <w:tcPr>
            <w:tcW w:w="0" w:type="auto"/>
            <w:vAlign w:val="center"/>
          </w:tcPr>
          <w:p w14:paraId="2DAF83BE" w14:textId="77777777" w:rsidR="004E641E" w:rsidRPr="00301FBF" w:rsidRDefault="004E641E" w:rsidP="00BC5AB9">
            <w:pPr>
              <w:jc w:val="left"/>
              <w:rPr>
                <w:lang w:val="en-US" w:eastAsia="fr-FR"/>
              </w:rPr>
            </w:pPr>
            <w:r>
              <w:rPr>
                <w:lang w:val="en-US" w:eastAsia="fr-FR"/>
              </w:rPr>
              <w:t>0</w:t>
            </w:r>
          </w:p>
        </w:tc>
        <w:tc>
          <w:tcPr>
            <w:tcW w:w="0" w:type="auto"/>
            <w:vAlign w:val="center"/>
          </w:tcPr>
          <w:p w14:paraId="415DD482" w14:textId="77777777" w:rsidR="004E641E" w:rsidRPr="00301FBF" w:rsidRDefault="004E641E" w:rsidP="00BC5AB9">
            <w:pPr>
              <w:jc w:val="left"/>
              <w:rPr>
                <w:lang w:val="en-US" w:eastAsia="fr-FR"/>
              </w:rPr>
            </w:pPr>
            <w:r>
              <w:rPr>
                <w:lang w:val="en-US" w:eastAsia="fr-FR"/>
              </w:rPr>
              <w:t>0</w:t>
            </w:r>
          </w:p>
        </w:tc>
        <w:tc>
          <w:tcPr>
            <w:tcW w:w="0" w:type="auto"/>
            <w:vAlign w:val="center"/>
          </w:tcPr>
          <w:p w14:paraId="47AE59D1" w14:textId="77777777" w:rsidR="004E641E" w:rsidRPr="00301FBF" w:rsidRDefault="004E641E" w:rsidP="00BC5AB9">
            <w:pPr>
              <w:jc w:val="left"/>
              <w:rPr>
                <w:lang w:val="en-US" w:eastAsia="fr-FR"/>
              </w:rPr>
            </w:pPr>
            <w:r>
              <w:rPr>
                <w:lang w:val="en-US" w:eastAsia="fr-FR"/>
              </w:rPr>
              <w:t>8</w:t>
            </w:r>
          </w:p>
        </w:tc>
      </w:tr>
      <w:tr w:rsidR="004E641E" w:rsidRPr="00301FBF" w14:paraId="24A5A8B4" w14:textId="77777777" w:rsidTr="00BC5AB9">
        <w:trPr>
          <w:tblCellSpacing w:w="15" w:type="dxa"/>
        </w:trPr>
        <w:tc>
          <w:tcPr>
            <w:tcW w:w="1089" w:type="dxa"/>
            <w:vAlign w:val="center"/>
          </w:tcPr>
          <w:p w14:paraId="6CE92B20" w14:textId="77777777" w:rsidR="004E641E" w:rsidRPr="00301FBF" w:rsidRDefault="004E641E" w:rsidP="00BC5AB9">
            <w:pPr>
              <w:jc w:val="left"/>
              <w:rPr>
                <w:lang w:val="en-US" w:eastAsia="fr-FR"/>
              </w:rPr>
            </w:pPr>
            <w:r>
              <w:rPr>
                <w:lang w:val="en-US" w:eastAsia="fr-FR"/>
              </w:rPr>
              <w:t>0 26 003</w:t>
            </w:r>
          </w:p>
        </w:tc>
        <w:tc>
          <w:tcPr>
            <w:tcW w:w="2556" w:type="dxa"/>
            <w:vAlign w:val="center"/>
          </w:tcPr>
          <w:p w14:paraId="482862F6" w14:textId="77777777" w:rsidR="004E641E" w:rsidRPr="00301FBF" w:rsidRDefault="004E641E" w:rsidP="00BC5AB9">
            <w:pPr>
              <w:rPr>
                <w:lang w:val="en-US" w:eastAsia="fr-FR"/>
              </w:rPr>
            </w:pPr>
            <w:r>
              <w:rPr>
                <w:rFonts w:ascii="Verdana" w:hAnsi="Verdana" w:cs="Verdana"/>
                <w:kern w:val="0"/>
                <w:sz w:val="18"/>
                <w:szCs w:val="18"/>
                <w:lang w:val="fr-FR"/>
                <w14:ligatures w14:val="none"/>
              </w:rPr>
              <w:t xml:space="preserve">Time </w:t>
            </w:r>
            <w:r w:rsidRPr="00A45C27">
              <w:rPr>
                <w:rFonts w:ascii="Verdana" w:hAnsi="Verdana" w:cs="Verdana"/>
                <w:kern w:val="0"/>
                <w:sz w:val="18"/>
                <w:szCs w:val="18"/>
                <w:lang w:val="en-US"/>
                <w14:ligatures w14:val="none"/>
              </w:rPr>
              <w:t>difference</w:t>
            </w:r>
            <w:r>
              <w:rPr>
                <w:rFonts w:ascii="Verdana" w:hAnsi="Verdana" w:cs="Verdana"/>
                <w:kern w:val="0"/>
                <w:sz w:val="18"/>
                <w:szCs w:val="18"/>
                <w:lang w:val="fr-FR"/>
                <w14:ligatures w14:val="none"/>
              </w:rPr>
              <w:t xml:space="preserve"> (</w:t>
            </w:r>
            <w:r w:rsidRPr="00A45C27">
              <w:rPr>
                <w:rFonts w:ascii="Verdana" w:hAnsi="Verdana" w:cs="Verdana"/>
                <w:kern w:val="0"/>
                <w:sz w:val="18"/>
                <w:szCs w:val="18"/>
                <w:lang w:val="en-US"/>
                <w14:ligatures w14:val="none"/>
              </w:rPr>
              <w:t>see</w:t>
            </w:r>
            <w:r>
              <w:rPr>
                <w:rFonts w:ascii="Verdana" w:hAnsi="Verdana" w:cs="Verdana"/>
                <w:kern w:val="0"/>
                <w:sz w:val="18"/>
                <w:szCs w:val="18"/>
                <w:lang w:val="fr-FR"/>
                <w14:ligatures w14:val="none"/>
              </w:rPr>
              <w:t xml:space="preserve"> Note)</w:t>
            </w:r>
          </w:p>
        </w:tc>
        <w:tc>
          <w:tcPr>
            <w:tcW w:w="0" w:type="auto"/>
            <w:vAlign w:val="center"/>
          </w:tcPr>
          <w:p w14:paraId="5069466A" w14:textId="706C4A2B" w:rsidR="004E641E" w:rsidRPr="00301FBF" w:rsidRDefault="00956002" w:rsidP="00BC5AB9">
            <w:pPr>
              <w:jc w:val="left"/>
              <w:rPr>
                <w:lang w:val="en-US" w:eastAsia="fr-FR"/>
              </w:rPr>
            </w:pPr>
            <w:r>
              <w:rPr>
                <w:lang w:val="en-US" w:eastAsia="fr-FR"/>
              </w:rPr>
              <w:t>m</w:t>
            </w:r>
            <w:r w:rsidR="004E641E">
              <w:rPr>
                <w:lang w:val="en-US" w:eastAsia="fr-FR"/>
              </w:rPr>
              <w:t>in</w:t>
            </w:r>
          </w:p>
        </w:tc>
        <w:tc>
          <w:tcPr>
            <w:tcW w:w="0" w:type="auto"/>
            <w:vAlign w:val="center"/>
          </w:tcPr>
          <w:p w14:paraId="71BF428C" w14:textId="77777777" w:rsidR="004E641E" w:rsidRPr="00301FBF" w:rsidRDefault="004E641E" w:rsidP="00BC5AB9">
            <w:pPr>
              <w:jc w:val="left"/>
              <w:rPr>
                <w:lang w:val="en-US" w:eastAsia="fr-FR"/>
              </w:rPr>
            </w:pPr>
            <w:r>
              <w:rPr>
                <w:lang w:val="en-US" w:eastAsia="fr-FR"/>
              </w:rPr>
              <w:t>0</w:t>
            </w:r>
          </w:p>
        </w:tc>
        <w:tc>
          <w:tcPr>
            <w:tcW w:w="0" w:type="auto"/>
            <w:vAlign w:val="center"/>
          </w:tcPr>
          <w:p w14:paraId="5168E03B" w14:textId="77777777" w:rsidR="004E641E" w:rsidRPr="00301FBF" w:rsidRDefault="004E641E" w:rsidP="00BC5AB9">
            <w:pPr>
              <w:jc w:val="left"/>
              <w:rPr>
                <w:lang w:val="en-US" w:eastAsia="fr-FR"/>
              </w:rPr>
            </w:pPr>
            <w:r>
              <w:rPr>
                <w:lang w:val="en-US" w:eastAsia="fr-FR"/>
              </w:rPr>
              <w:t>-1440</w:t>
            </w:r>
          </w:p>
        </w:tc>
        <w:tc>
          <w:tcPr>
            <w:tcW w:w="0" w:type="auto"/>
            <w:vAlign w:val="center"/>
          </w:tcPr>
          <w:p w14:paraId="3F6F1C83" w14:textId="77777777" w:rsidR="004E641E" w:rsidRPr="00301FBF" w:rsidRDefault="004E641E" w:rsidP="00BC5AB9">
            <w:pPr>
              <w:jc w:val="left"/>
              <w:rPr>
                <w:lang w:val="en-US" w:eastAsia="fr-FR"/>
              </w:rPr>
            </w:pPr>
            <w:r>
              <w:rPr>
                <w:lang w:val="en-US" w:eastAsia="fr-FR"/>
              </w:rPr>
              <w:t>12</w:t>
            </w:r>
          </w:p>
        </w:tc>
      </w:tr>
    </w:tbl>
    <w:p w14:paraId="0245D670" w14:textId="77777777" w:rsidR="004E641E" w:rsidRPr="008F0ED9" w:rsidRDefault="004E641E" w:rsidP="004E641E">
      <w:pPr>
        <w:rPr>
          <w:lang w:val="en-US"/>
        </w:rPr>
      </w:pPr>
      <w:r w:rsidRPr="008F0ED9">
        <w:rPr>
          <w:rFonts w:ascii="Verdana" w:hAnsi="Verdana" w:cs="Verdana"/>
          <w:kern w:val="0"/>
          <w:sz w:val="18"/>
          <w:szCs w:val="18"/>
          <w:lang w:val="en-US"/>
          <w14:ligatures w14:val="none"/>
        </w:rPr>
        <w:t>Note: Descriptor 0 26 003 is to be used with 0 08 025 (time difference qualifier).</w:t>
      </w:r>
    </w:p>
    <w:p w14:paraId="4C404062" w14:textId="77777777" w:rsidR="004E641E" w:rsidRPr="00765781" w:rsidRDefault="004E641E" w:rsidP="004E641E">
      <w:pPr>
        <w:rPr>
          <w:lang w:val="en-US"/>
        </w:rPr>
      </w:pPr>
      <w:r>
        <w:t>The BUFR characteristics presented in this table are provided for convenience. The definition of each descriptor remains the corresponding entry in Table B of the Manual on Codes (WMO-No. 306, Volume I.2).</w:t>
      </w:r>
    </w:p>
    <w:p w14:paraId="57F2C432" w14:textId="77777777" w:rsidR="004E641E" w:rsidRDefault="004E641E" w:rsidP="004E641E">
      <w:pPr>
        <w:pStyle w:val="Titre3"/>
      </w:pPr>
      <w:bookmarkStart w:id="133" w:name="_Toc242708310"/>
      <w:r>
        <w:t>Siting and Measurement Quality Classification for Temperature</w:t>
      </w:r>
      <w:bookmarkEnd w:id="133"/>
    </w:p>
    <w:p w14:paraId="175DA5C8" w14:textId="77777777" w:rsidR="004E641E" w:rsidRPr="00E023B0" w:rsidRDefault="004E641E" w:rsidP="004E641E">
      <w:pPr>
        <w:rPr>
          <w:lang w:val="en-US"/>
        </w:rPr>
      </w:pPr>
      <w:r w:rsidRPr="00E023B0">
        <w:rPr>
          <w:lang w:val="en-US"/>
        </w:rPr>
        <w:t xml:space="preserve">The siting and measurement quality of temperature observations are represented in the DAYCLI BUFR sequence by the BUFR element descriptor </w:t>
      </w:r>
      <w:r w:rsidRPr="00E023B0">
        <w:rPr>
          <w:rStyle w:val="lev"/>
          <w:lang w:val="en-US"/>
        </w:rPr>
        <w:t xml:space="preserve">0 08 </w:t>
      </w:r>
      <w:r>
        <w:rPr>
          <w:rStyle w:val="lev"/>
          <w:lang w:val="en-US"/>
        </w:rPr>
        <w:t>095</w:t>
      </w:r>
      <w:r w:rsidRPr="00E023B0">
        <w:rPr>
          <w:rStyle w:val="lev"/>
          <w:lang w:val="en-US"/>
        </w:rPr>
        <w:t xml:space="preserve"> (Siting and Measurement Quality Classification for Temperature)</w:t>
      </w:r>
      <w:r w:rsidRPr="00E023B0">
        <w:rPr>
          <w:lang w:val="en-US"/>
        </w:rPr>
        <w:t>.</w:t>
      </w:r>
    </w:p>
    <w:p w14:paraId="7EADA78B" w14:textId="439E5938" w:rsidR="004E641E" w:rsidRPr="00E023B0" w:rsidRDefault="004E641E" w:rsidP="004E641E">
      <w:pPr>
        <w:rPr>
          <w:lang w:val="en-US"/>
        </w:rPr>
      </w:pPr>
      <w:r w:rsidRPr="00E023B0">
        <w:rPr>
          <w:lang w:val="en-US"/>
        </w:rPr>
        <w:t xml:space="preserve">This descriptor uses a combined code table in which the </w:t>
      </w:r>
      <w:r w:rsidRPr="00E023B0">
        <w:rPr>
          <w:rStyle w:val="lev"/>
          <w:lang w:val="en-US"/>
        </w:rPr>
        <w:t>numeric character</w:t>
      </w:r>
      <w:r w:rsidRPr="00E023B0">
        <w:rPr>
          <w:lang w:val="en-US"/>
        </w:rPr>
        <w:t xml:space="preserve"> represents the </w:t>
      </w:r>
      <w:r w:rsidRPr="00E023B0">
        <w:rPr>
          <w:rStyle w:val="lev"/>
          <w:lang w:val="en-US"/>
        </w:rPr>
        <w:t>Siting Classification</w:t>
      </w:r>
      <w:r w:rsidRPr="00E023B0">
        <w:rPr>
          <w:lang w:val="en-US"/>
        </w:rPr>
        <w:t xml:space="preserve"> </w:t>
      </w:r>
      <w:r w:rsidR="007E38AA" w:rsidRPr="007E38AA">
        <w:rPr>
          <w:u w:val="single"/>
          <w:lang w:val="en-US"/>
        </w:rPr>
        <w:t>and</w:t>
      </w:r>
      <w:r w:rsidR="007E38AA" w:rsidRPr="00E023B0">
        <w:rPr>
          <w:lang w:val="en-US"/>
        </w:rPr>
        <w:t xml:space="preserve"> </w:t>
      </w:r>
      <w:r w:rsidRPr="00E023B0">
        <w:rPr>
          <w:lang w:val="en-US"/>
        </w:rPr>
        <w:t xml:space="preserve">the </w:t>
      </w:r>
      <w:r w:rsidRPr="00E023B0">
        <w:rPr>
          <w:rStyle w:val="lev"/>
          <w:lang w:val="en-US"/>
        </w:rPr>
        <w:t>alphabetic character</w:t>
      </w:r>
      <w:r w:rsidRPr="00E023B0">
        <w:rPr>
          <w:lang w:val="en-US"/>
        </w:rPr>
        <w:t xml:space="preserve"> represents the </w:t>
      </w:r>
      <w:r w:rsidRPr="00E023B0">
        <w:rPr>
          <w:rStyle w:val="lev"/>
          <w:lang w:val="en-US"/>
        </w:rPr>
        <w:t>Measurement Quality Classification</w:t>
      </w:r>
      <w:r w:rsidRPr="00E023B0">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2707"/>
        <w:gridCol w:w="836"/>
        <w:gridCol w:w="4868"/>
      </w:tblGrid>
      <w:tr w:rsidR="004E641E" w14:paraId="656A09AD" w14:textId="77777777" w:rsidTr="00BC5AB9">
        <w:trPr>
          <w:tblHeader/>
          <w:tblCellSpacing w:w="15" w:type="dxa"/>
        </w:trPr>
        <w:tc>
          <w:tcPr>
            <w:tcW w:w="0" w:type="auto"/>
            <w:vAlign w:val="center"/>
            <w:hideMark/>
          </w:tcPr>
          <w:p w14:paraId="6701810C" w14:textId="77777777" w:rsidR="004E641E" w:rsidRDefault="004E641E" w:rsidP="00BC5AB9">
            <w:pPr>
              <w:jc w:val="center"/>
              <w:rPr>
                <w:b/>
                <w:bCs/>
              </w:rPr>
            </w:pPr>
            <w:r>
              <w:rPr>
                <w:b/>
                <w:bCs/>
              </w:rPr>
              <w:t>BUFR Descriptor</w:t>
            </w:r>
          </w:p>
        </w:tc>
        <w:tc>
          <w:tcPr>
            <w:tcW w:w="0" w:type="auto"/>
            <w:vAlign w:val="center"/>
            <w:hideMark/>
          </w:tcPr>
          <w:p w14:paraId="3FC08572" w14:textId="77777777" w:rsidR="004E641E" w:rsidRDefault="004E641E" w:rsidP="00BC5AB9">
            <w:pPr>
              <w:jc w:val="center"/>
              <w:rPr>
                <w:b/>
                <w:bCs/>
              </w:rPr>
            </w:pPr>
            <w:r>
              <w:rPr>
                <w:b/>
                <w:bCs/>
              </w:rPr>
              <w:t>Element Name</w:t>
            </w:r>
          </w:p>
        </w:tc>
        <w:tc>
          <w:tcPr>
            <w:tcW w:w="0" w:type="auto"/>
            <w:vAlign w:val="center"/>
            <w:hideMark/>
          </w:tcPr>
          <w:p w14:paraId="57CC4951" w14:textId="77777777" w:rsidR="004E641E" w:rsidRDefault="004E641E" w:rsidP="00BC5AB9">
            <w:pPr>
              <w:jc w:val="center"/>
              <w:rPr>
                <w:b/>
                <w:bCs/>
              </w:rPr>
            </w:pPr>
            <w:r>
              <w:rPr>
                <w:b/>
                <w:bCs/>
              </w:rPr>
              <w:t>Example</w:t>
            </w:r>
          </w:p>
        </w:tc>
        <w:tc>
          <w:tcPr>
            <w:tcW w:w="0" w:type="auto"/>
            <w:vAlign w:val="center"/>
            <w:hideMark/>
          </w:tcPr>
          <w:p w14:paraId="53259FA3" w14:textId="77777777" w:rsidR="004E641E" w:rsidRDefault="004E641E" w:rsidP="00BC5AB9">
            <w:pPr>
              <w:jc w:val="center"/>
              <w:rPr>
                <w:b/>
                <w:bCs/>
              </w:rPr>
            </w:pPr>
            <w:r>
              <w:rPr>
                <w:b/>
                <w:bCs/>
              </w:rPr>
              <w:t>Remarks</w:t>
            </w:r>
          </w:p>
        </w:tc>
      </w:tr>
      <w:tr w:rsidR="004E641E" w14:paraId="196E3D70" w14:textId="77777777" w:rsidTr="00BC5AB9">
        <w:trPr>
          <w:tblCellSpacing w:w="15" w:type="dxa"/>
        </w:trPr>
        <w:tc>
          <w:tcPr>
            <w:tcW w:w="0" w:type="auto"/>
            <w:vAlign w:val="center"/>
            <w:hideMark/>
          </w:tcPr>
          <w:p w14:paraId="30022D68" w14:textId="77777777" w:rsidR="004E641E" w:rsidRDefault="004E641E" w:rsidP="00BC5AB9">
            <w:r>
              <w:rPr>
                <w:rStyle w:val="lev"/>
              </w:rPr>
              <w:t>0 08 095</w:t>
            </w:r>
          </w:p>
        </w:tc>
        <w:tc>
          <w:tcPr>
            <w:tcW w:w="0" w:type="auto"/>
            <w:vAlign w:val="center"/>
            <w:hideMark/>
          </w:tcPr>
          <w:p w14:paraId="5E94B669" w14:textId="77777777" w:rsidR="004E641E" w:rsidRDefault="004E641E" w:rsidP="00BC5AB9">
            <w:r>
              <w:t>Siting and Measurement Quality Classification for Temperature</w:t>
            </w:r>
          </w:p>
        </w:tc>
        <w:tc>
          <w:tcPr>
            <w:tcW w:w="0" w:type="auto"/>
            <w:vAlign w:val="center"/>
            <w:hideMark/>
          </w:tcPr>
          <w:p w14:paraId="0A26CCDD" w14:textId="77777777" w:rsidR="004E641E" w:rsidRDefault="004E641E" w:rsidP="00BC5AB9">
            <w:r>
              <w:rPr>
                <w:rStyle w:val="lev"/>
              </w:rPr>
              <w:t>1A</w:t>
            </w:r>
          </w:p>
        </w:tc>
        <w:tc>
          <w:tcPr>
            <w:tcW w:w="0" w:type="auto"/>
            <w:vAlign w:val="center"/>
            <w:hideMark/>
          </w:tcPr>
          <w:p w14:paraId="0D8DF149" w14:textId="77777777" w:rsidR="004E641E" w:rsidRDefault="004E641E" w:rsidP="00BC5AB9">
            <w:r>
              <w:t>Combined code representing the siting classification (1–5) and the measurement quality classification (A–D) for temperature observations.</w:t>
            </w:r>
          </w:p>
        </w:tc>
      </w:tr>
    </w:tbl>
    <w:p w14:paraId="3537A2D7" w14:textId="77777777" w:rsidR="004E641E" w:rsidRPr="00E6395E" w:rsidRDefault="004E641E" w:rsidP="004E641E">
      <w:pPr>
        <w:rPr>
          <w:lang w:val="en-US"/>
        </w:rPr>
      </w:pPr>
      <w:r w:rsidRPr="00E6395E">
        <w:rPr>
          <w:lang w:val="en-US"/>
        </w:rPr>
        <w:t xml:space="preserve">The definitions of the siting classification and the measurement quality classification are provided in </w:t>
      </w:r>
      <w:r w:rsidRPr="00E6395E">
        <w:rPr>
          <w:rStyle w:val="lev"/>
          <w:lang w:val="en-US"/>
        </w:rPr>
        <w:t>Section 5</w:t>
      </w:r>
      <w:r w:rsidRPr="00E6395E">
        <w:rPr>
          <w:lang w:val="en-US"/>
        </w:rPr>
        <w:t xml:space="preserve">. The corresponding BUFR code table used by the DAYCLI sequence is reproduced in </w:t>
      </w:r>
      <w:r w:rsidRPr="00E6395E">
        <w:rPr>
          <w:rStyle w:val="lev"/>
          <w:lang w:val="en-US"/>
        </w:rPr>
        <w:t>Annex</w:t>
      </w:r>
      <w:r>
        <w:rPr>
          <w:rStyle w:val="lev"/>
          <w:lang w:val="en-US"/>
        </w:rPr>
        <w:t xml:space="preserve"> C</w:t>
      </w:r>
      <w:r w:rsidRPr="00E6395E">
        <w:rPr>
          <w:lang w:val="en-US"/>
        </w:rPr>
        <w:t>.</w:t>
      </w:r>
    </w:p>
    <w:p w14:paraId="326EF1F1" w14:textId="5ECC399F" w:rsidR="004E641E" w:rsidRPr="00E6395E" w:rsidRDefault="004E641E" w:rsidP="004E641E">
      <w:pPr>
        <w:rPr>
          <w:lang w:val="en-US"/>
        </w:rPr>
      </w:pPr>
      <w:r w:rsidRPr="00E6395E">
        <w:rPr>
          <w:rStyle w:val="lev"/>
          <w:lang w:val="en-US"/>
        </w:rPr>
        <w:t>Example:</w:t>
      </w:r>
      <w:r w:rsidRPr="00E6395E">
        <w:rPr>
          <w:lang w:val="en-US"/>
        </w:rPr>
        <w:t xml:space="preserve"> A value of </w:t>
      </w:r>
      <w:r w:rsidRPr="00E6395E">
        <w:rPr>
          <w:rStyle w:val="lev"/>
          <w:lang w:val="en-US"/>
        </w:rPr>
        <w:t>1A</w:t>
      </w:r>
      <w:r w:rsidRPr="00E6395E">
        <w:rPr>
          <w:lang w:val="en-US"/>
        </w:rPr>
        <w:t xml:space="preserve"> indicates that the temperature observation was performed at a </w:t>
      </w:r>
      <w:r w:rsidRPr="00E6395E">
        <w:rPr>
          <w:rStyle w:val="lev"/>
          <w:lang w:val="en-US"/>
        </w:rPr>
        <w:t>Class 1</w:t>
      </w:r>
      <w:r w:rsidRPr="00E6395E">
        <w:rPr>
          <w:lang w:val="en-US"/>
        </w:rPr>
        <w:t xml:space="preserve"> site with </w:t>
      </w:r>
      <w:r w:rsidRPr="00E6395E">
        <w:rPr>
          <w:rStyle w:val="lev"/>
          <w:lang w:val="en-US"/>
        </w:rPr>
        <w:t>Measurement Quality Class A</w:t>
      </w:r>
      <w:r w:rsidR="003E2E46">
        <w:rPr>
          <w:lang w:val="en-US"/>
        </w:rPr>
        <w:t xml:space="preserve">, </w:t>
      </w:r>
      <w:r w:rsidR="003E2E46" w:rsidRPr="00004DCB">
        <w:rPr>
          <w:rStyle w:val="lev"/>
          <w:b w:val="0"/>
          <w:bCs w:val="0"/>
          <w:lang w:val="en-US"/>
        </w:rPr>
        <w:t xml:space="preserve">i.e. well sited and </w:t>
      </w:r>
      <w:r w:rsidR="00A45C27" w:rsidRPr="00004DCB">
        <w:rPr>
          <w:rStyle w:val="lev"/>
          <w:b w:val="0"/>
          <w:bCs w:val="0"/>
          <w:lang w:val="en-US"/>
        </w:rPr>
        <w:t>high-quality</w:t>
      </w:r>
      <w:r w:rsidR="003E2E46" w:rsidRPr="00004DCB">
        <w:rPr>
          <w:rStyle w:val="lev"/>
          <w:b w:val="0"/>
          <w:bCs w:val="0"/>
          <w:lang w:val="en-US"/>
        </w:rPr>
        <w:t xml:space="preserve"> measurement standards</w:t>
      </w:r>
      <w:r w:rsidR="003E2E46">
        <w:rPr>
          <w:rStyle w:val="lev"/>
          <w:lang w:val="en-US"/>
        </w:rPr>
        <w:t>.</w:t>
      </w:r>
    </w:p>
    <w:p w14:paraId="65446A3D" w14:textId="2F7B9D83" w:rsidR="004E641E" w:rsidRPr="00E6395E" w:rsidRDefault="004E641E" w:rsidP="004E641E">
      <w:pPr>
        <w:rPr>
          <w:lang w:val="en-US"/>
        </w:rPr>
      </w:pPr>
      <w:r w:rsidRPr="00E6395E">
        <w:rPr>
          <w:rStyle w:val="lev"/>
          <w:lang w:val="en-US"/>
        </w:rPr>
        <w:t>Implementation Note:</w:t>
      </w:r>
      <w:r w:rsidRPr="00E6395E">
        <w:rPr>
          <w:lang w:val="en-US"/>
        </w:rPr>
        <w:t xml:space="preserve"> The descriptor value shall be selected from the associated BUFR code table. The numeric and alphabetic components shall not be encoded separately.</w:t>
      </w:r>
      <w:r>
        <w:rPr>
          <w:lang w:val="en-US"/>
        </w:rPr>
        <w:t xml:space="preserve"> </w:t>
      </w:r>
      <w:r w:rsidR="00662051">
        <w:t>However, if either the siting classification or the measurement quality classification is missing, code figures 26 to 34 may be used</w:t>
      </w:r>
      <w:r>
        <w:rPr>
          <w:lang w:val="en-US"/>
        </w:rPr>
        <w:t>.</w:t>
      </w:r>
    </w:p>
    <w:p w14:paraId="0CAC8F23" w14:textId="77777777" w:rsidR="004E641E" w:rsidRDefault="004E641E" w:rsidP="004E641E">
      <w:pPr>
        <w:pStyle w:val="Titre3"/>
      </w:pPr>
      <w:r>
        <w:rPr>
          <w:rStyle w:val="lev"/>
          <w:b/>
          <w:bCs/>
        </w:rPr>
        <w:lastRenderedPageBreak/>
        <w:t xml:space="preserve"> </w:t>
      </w:r>
      <w:bookmarkStart w:id="134" w:name="_Toc242708311"/>
      <w:r>
        <w:t>Siting and Measurement Quality Classification for Precipitation</w:t>
      </w:r>
      <w:bookmarkEnd w:id="134"/>
    </w:p>
    <w:p w14:paraId="52FBF78C" w14:textId="77777777" w:rsidR="004E641E" w:rsidRPr="00E6395E" w:rsidRDefault="004E641E" w:rsidP="004E641E">
      <w:pPr>
        <w:rPr>
          <w:lang w:val="en-US"/>
        </w:rPr>
      </w:pPr>
      <w:r w:rsidRPr="00E6395E">
        <w:rPr>
          <w:lang w:val="en-US"/>
        </w:rPr>
        <w:t xml:space="preserve">The siting and measurement quality of precipitation observations are represented in the DAYCLI BUFR sequence by the BUFR element descriptor </w:t>
      </w:r>
      <w:r w:rsidRPr="00E6395E">
        <w:rPr>
          <w:rStyle w:val="lev"/>
          <w:lang w:val="en-US"/>
        </w:rPr>
        <w:t>0 08 096 (Siting and Measurement Quality Classification for Precipitation)</w:t>
      </w:r>
      <w:r w:rsidRPr="00E6395E">
        <w:rPr>
          <w:lang w:val="en-US"/>
        </w:rPr>
        <w:t>.</w:t>
      </w:r>
    </w:p>
    <w:p w14:paraId="27549ACA" w14:textId="77777777" w:rsidR="004E641E" w:rsidRPr="00E6395E" w:rsidRDefault="004E641E" w:rsidP="004E641E">
      <w:pPr>
        <w:rPr>
          <w:lang w:val="en-US"/>
        </w:rPr>
      </w:pPr>
      <w:r w:rsidRPr="00E6395E">
        <w:rPr>
          <w:lang w:val="en-US"/>
        </w:rPr>
        <w:t xml:space="preserve">This descriptor uses a combined code table in which the </w:t>
      </w:r>
      <w:r w:rsidRPr="00E6395E">
        <w:rPr>
          <w:rStyle w:val="lev"/>
          <w:lang w:val="en-US"/>
        </w:rPr>
        <w:t>numeric character</w:t>
      </w:r>
      <w:r w:rsidRPr="00E6395E">
        <w:rPr>
          <w:lang w:val="en-US"/>
        </w:rPr>
        <w:t xml:space="preserve"> represents the </w:t>
      </w:r>
      <w:r w:rsidRPr="00E6395E">
        <w:rPr>
          <w:rStyle w:val="lev"/>
          <w:lang w:val="en-US"/>
        </w:rPr>
        <w:t>Siting Classification</w:t>
      </w:r>
      <w:r w:rsidRPr="00E6395E">
        <w:rPr>
          <w:lang w:val="en-US"/>
        </w:rPr>
        <w:t xml:space="preserve"> and the </w:t>
      </w:r>
      <w:r w:rsidRPr="00E6395E">
        <w:rPr>
          <w:rStyle w:val="lev"/>
          <w:lang w:val="en-US"/>
        </w:rPr>
        <w:t>alphabetic character</w:t>
      </w:r>
      <w:r w:rsidRPr="00E6395E">
        <w:rPr>
          <w:lang w:val="en-US"/>
        </w:rPr>
        <w:t xml:space="preserve"> represents the </w:t>
      </w:r>
      <w:r w:rsidRPr="00E6395E">
        <w:rPr>
          <w:rStyle w:val="lev"/>
          <w:lang w:val="en-US"/>
        </w:rPr>
        <w:t>Measurement Quality Classification</w:t>
      </w:r>
      <w:r w:rsidRPr="00E6395E">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2704"/>
        <w:gridCol w:w="836"/>
        <w:gridCol w:w="4872"/>
      </w:tblGrid>
      <w:tr w:rsidR="004E641E" w14:paraId="483B89C3" w14:textId="77777777" w:rsidTr="00BC5AB9">
        <w:trPr>
          <w:tblHeader/>
          <w:tblCellSpacing w:w="15" w:type="dxa"/>
        </w:trPr>
        <w:tc>
          <w:tcPr>
            <w:tcW w:w="0" w:type="auto"/>
            <w:vAlign w:val="center"/>
            <w:hideMark/>
          </w:tcPr>
          <w:p w14:paraId="73C3048E" w14:textId="77777777" w:rsidR="004E641E" w:rsidRDefault="004E641E" w:rsidP="00BC5AB9">
            <w:pPr>
              <w:jc w:val="center"/>
              <w:rPr>
                <w:b/>
                <w:bCs/>
              </w:rPr>
            </w:pPr>
            <w:r>
              <w:rPr>
                <w:b/>
                <w:bCs/>
              </w:rPr>
              <w:t>BUFR Descriptor</w:t>
            </w:r>
          </w:p>
        </w:tc>
        <w:tc>
          <w:tcPr>
            <w:tcW w:w="0" w:type="auto"/>
            <w:vAlign w:val="center"/>
            <w:hideMark/>
          </w:tcPr>
          <w:p w14:paraId="1B92BF3D" w14:textId="77777777" w:rsidR="004E641E" w:rsidRDefault="004E641E" w:rsidP="00BC5AB9">
            <w:pPr>
              <w:jc w:val="center"/>
              <w:rPr>
                <w:b/>
                <w:bCs/>
              </w:rPr>
            </w:pPr>
            <w:r>
              <w:rPr>
                <w:b/>
                <w:bCs/>
              </w:rPr>
              <w:t>Element Name</w:t>
            </w:r>
          </w:p>
        </w:tc>
        <w:tc>
          <w:tcPr>
            <w:tcW w:w="0" w:type="auto"/>
            <w:vAlign w:val="center"/>
            <w:hideMark/>
          </w:tcPr>
          <w:p w14:paraId="67BF402E" w14:textId="77777777" w:rsidR="004E641E" w:rsidRDefault="004E641E" w:rsidP="00BC5AB9">
            <w:pPr>
              <w:jc w:val="center"/>
              <w:rPr>
                <w:b/>
                <w:bCs/>
              </w:rPr>
            </w:pPr>
            <w:r>
              <w:rPr>
                <w:b/>
                <w:bCs/>
              </w:rPr>
              <w:t>Example</w:t>
            </w:r>
          </w:p>
        </w:tc>
        <w:tc>
          <w:tcPr>
            <w:tcW w:w="0" w:type="auto"/>
            <w:vAlign w:val="center"/>
            <w:hideMark/>
          </w:tcPr>
          <w:p w14:paraId="2F0E0751" w14:textId="77777777" w:rsidR="004E641E" w:rsidRDefault="004E641E" w:rsidP="00BC5AB9">
            <w:pPr>
              <w:jc w:val="center"/>
              <w:rPr>
                <w:b/>
                <w:bCs/>
              </w:rPr>
            </w:pPr>
            <w:r>
              <w:rPr>
                <w:b/>
                <w:bCs/>
              </w:rPr>
              <w:t>Remarks</w:t>
            </w:r>
          </w:p>
        </w:tc>
      </w:tr>
      <w:tr w:rsidR="004E641E" w14:paraId="7EC04615" w14:textId="77777777" w:rsidTr="00BC5AB9">
        <w:trPr>
          <w:tblCellSpacing w:w="15" w:type="dxa"/>
        </w:trPr>
        <w:tc>
          <w:tcPr>
            <w:tcW w:w="0" w:type="auto"/>
            <w:vAlign w:val="center"/>
            <w:hideMark/>
          </w:tcPr>
          <w:p w14:paraId="2F20E7CA" w14:textId="77777777" w:rsidR="004E641E" w:rsidRDefault="004E641E" w:rsidP="00BC5AB9">
            <w:r>
              <w:rPr>
                <w:rStyle w:val="lev"/>
              </w:rPr>
              <w:t>0 08 096</w:t>
            </w:r>
          </w:p>
        </w:tc>
        <w:tc>
          <w:tcPr>
            <w:tcW w:w="0" w:type="auto"/>
            <w:vAlign w:val="center"/>
            <w:hideMark/>
          </w:tcPr>
          <w:p w14:paraId="1C690415" w14:textId="77777777" w:rsidR="004E641E" w:rsidRDefault="004E641E" w:rsidP="00BC5AB9">
            <w:r>
              <w:t>Siting and Measurement Quality Classification for Precipitation</w:t>
            </w:r>
          </w:p>
        </w:tc>
        <w:tc>
          <w:tcPr>
            <w:tcW w:w="0" w:type="auto"/>
            <w:vAlign w:val="center"/>
            <w:hideMark/>
          </w:tcPr>
          <w:p w14:paraId="03CE48FD" w14:textId="77777777" w:rsidR="004E641E" w:rsidRDefault="004E641E" w:rsidP="00BC5AB9">
            <w:r>
              <w:rPr>
                <w:rStyle w:val="lev"/>
              </w:rPr>
              <w:t>1A</w:t>
            </w:r>
          </w:p>
        </w:tc>
        <w:tc>
          <w:tcPr>
            <w:tcW w:w="0" w:type="auto"/>
            <w:vAlign w:val="center"/>
            <w:hideMark/>
          </w:tcPr>
          <w:p w14:paraId="1BD2BD99" w14:textId="77777777" w:rsidR="004E641E" w:rsidRDefault="004E641E" w:rsidP="00BC5AB9">
            <w:r>
              <w:t>Combined code representing the siting classification (1–5) and the measurement quality classification (A–D) for precipitation observations.</w:t>
            </w:r>
          </w:p>
        </w:tc>
      </w:tr>
    </w:tbl>
    <w:p w14:paraId="314D99FA" w14:textId="19E5343A" w:rsidR="004E641E" w:rsidRPr="00E6395E" w:rsidRDefault="004E641E" w:rsidP="004E641E">
      <w:pPr>
        <w:rPr>
          <w:lang w:val="en-US"/>
        </w:rPr>
      </w:pPr>
      <w:r w:rsidRPr="00E6395E">
        <w:rPr>
          <w:lang w:val="en-US"/>
        </w:rPr>
        <w:t xml:space="preserve">The definitions of the siting classification and the measurement quality classification are provided in </w:t>
      </w:r>
      <w:r w:rsidRPr="00E6395E">
        <w:rPr>
          <w:rStyle w:val="lev"/>
          <w:lang w:val="en-US"/>
        </w:rPr>
        <w:t>Section 5</w:t>
      </w:r>
      <w:r w:rsidRPr="00E6395E">
        <w:rPr>
          <w:lang w:val="en-US"/>
        </w:rPr>
        <w:t xml:space="preserve">. The corresponding BUFR code table used by the DAYCLI sequence is reproduced in </w:t>
      </w:r>
      <w:r w:rsidRPr="00E6395E">
        <w:rPr>
          <w:rStyle w:val="lev"/>
          <w:lang w:val="en-US"/>
        </w:rPr>
        <w:t xml:space="preserve">Annex </w:t>
      </w:r>
      <w:r w:rsidRPr="0054740E">
        <w:rPr>
          <w:b/>
          <w:lang w:val="en-US"/>
        </w:rPr>
        <w:t>D</w:t>
      </w:r>
      <w:r w:rsidR="00662051">
        <w:rPr>
          <w:lang w:val="en-US"/>
        </w:rPr>
        <w:t>.</w:t>
      </w:r>
    </w:p>
    <w:p w14:paraId="0918D986" w14:textId="77777777" w:rsidR="004E641E" w:rsidRPr="00E6395E" w:rsidRDefault="004E641E" w:rsidP="004E641E">
      <w:pPr>
        <w:rPr>
          <w:lang w:val="en-US"/>
        </w:rPr>
      </w:pPr>
      <w:r w:rsidRPr="00E6395E">
        <w:rPr>
          <w:rStyle w:val="lev"/>
          <w:lang w:val="en-US"/>
        </w:rPr>
        <w:t>Example:</w:t>
      </w:r>
      <w:r w:rsidRPr="00E6395E">
        <w:rPr>
          <w:lang w:val="en-US"/>
        </w:rPr>
        <w:t xml:space="preserve"> A value of </w:t>
      </w:r>
      <w:r w:rsidRPr="00E6395E">
        <w:rPr>
          <w:rStyle w:val="lev"/>
          <w:lang w:val="en-US"/>
        </w:rPr>
        <w:t>1A</w:t>
      </w:r>
      <w:r w:rsidRPr="00E6395E">
        <w:rPr>
          <w:lang w:val="en-US"/>
        </w:rPr>
        <w:t xml:space="preserve"> indicates that the precipitation observation was performed at a </w:t>
      </w:r>
      <w:r w:rsidRPr="00E6395E">
        <w:rPr>
          <w:rStyle w:val="lev"/>
          <w:lang w:val="en-US"/>
        </w:rPr>
        <w:t>Class 1</w:t>
      </w:r>
      <w:r w:rsidRPr="00E6395E">
        <w:rPr>
          <w:lang w:val="en-US"/>
        </w:rPr>
        <w:t xml:space="preserve"> site with </w:t>
      </w:r>
      <w:r w:rsidRPr="00E6395E">
        <w:rPr>
          <w:rStyle w:val="lev"/>
          <w:lang w:val="en-US"/>
        </w:rPr>
        <w:t>Measurement Quality Class A</w:t>
      </w:r>
      <w:r w:rsidRPr="00E6395E">
        <w:rPr>
          <w:lang w:val="en-US"/>
        </w:rPr>
        <w:t>.</w:t>
      </w:r>
    </w:p>
    <w:p w14:paraId="195DAB05" w14:textId="755FCA6D" w:rsidR="004E641E" w:rsidRPr="00E6395E" w:rsidRDefault="004E641E" w:rsidP="004E641E">
      <w:pPr>
        <w:rPr>
          <w:lang w:val="en-US"/>
        </w:rPr>
      </w:pPr>
      <w:r w:rsidRPr="00E6395E">
        <w:rPr>
          <w:rStyle w:val="lev"/>
          <w:lang w:val="en-US"/>
        </w:rPr>
        <w:t>Implementation Note:</w:t>
      </w:r>
      <w:r w:rsidRPr="00E6395E">
        <w:rPr>
          <w:lang w:val="en-US"/>
        </w:rPr>
        <w:t xml:space="preserve"> The descriptor value shall be selected from the associated BUFR code table. The numeric and alphabetic components shall not be encoded separately.</w:t>
      </w:r>
      <w:r>
        <w:rPr>
          <w:lang w:val="en-US"/>
        </w:rPr>
        <w:t xml:space="preserve"> </w:t>
      </w:r>
      <w:r w:rsidR="00662051">
        <w:t>However, if either the siting classification or the measurement quality classification is missing, code figures 26 to 34 may be used.</w:t>
      </w:r>
    </w:p>
    <w:p w14:paraId="3976A147" w14:textId="77777777" w:rsidR="004E641E" w:rsidRDefault="004E641E" w:rsidP="004E641E">
      <w:pPr>
        <w:pStyle w:val="Titre3"/>
      </w:pPr>
      <w:bookmarkStart w:id="135" w:name="_Toc242708312"/>
      <w:r>
        <w:rPr>
          <w:rStyle w:val="lev"/>
          <w:b/>
          <w:bCs/>
        </w:rPr>
        <w:t>Method Used to Calculate the Average Daily Temperature</w:t>
      </w:r>
      <w:bookmarkEnd w:id="135"/>
    </w:p>
    <w:p w14:paraId="1715FF0E" w14:textId="77777777" w:rsidR="004E641E" w:rsidRPr="00046FDB" w:rsidRDefault="004E641E" w:rsidP="004E641E">
      <w:pPr>
        <w:rPr>
          <w:lang w:val="en-US"/>
        </w:rPr>
      </w:pPr>
      <w:r w:rsidRPr="00046FDB">
        <w:rPr>
          <w:lang w:val="en-US"/>
        </w:rPr>
        <w:t xml:space="preserve">The method used to calculate the </w:t>
      </w:r>
      <w:r w:rsidRPr="00046FDB">
        <w:rPr>
          <w:rStyle w:val="lev"/>
          <w:lang w:val="en-US"/>
        </w:rPr>
        <w:t>average daily temperature</w:t>
      </w:r>
      <w:r w:rsidRPr="00046FDB">
        <w:rPr>
          <w:lang w:val="en-US"/>
        </w:rPr>
        <w:t xml:space="preserve"> is represented in the DAYCLI BUFR sequence by the BUFR element descriptor </w:t>
      </w:r>
      <w:r w:rsidRPr="00046FDB">
        <w:rPr>
          <w:rStyle w:val="lev"/>
          <w:lang w:val="en-US"/>
        </w:rPr>
        <w:t>0 08 094 (Method Used to Calculate the Average Daily Temperature)</w:t>
      </w:r>
      <w:r w:rsidRPr="00046FDB">
        <w:rPr>
          <w:lang w:val="en-US"/>
        </w:rPr>
        <w:t>.</w:t>
      </w:r>
    </w:p>
    <w:p w14:paraId="41E682E5" w14:textId="76ABC68C" w:rsidR="004E641E" w:rsidRPr="00046FDB" w:rsidRDefault="004E641E" w:rsidP="004E641E">
      <w:pPr>
        <w:rPr>
          <w:lang w:val="en-US"/>
        </w:rPr>
      </w:pPr>
      <w:r w:rsidRPr="00046FDB">
        <w:rPr>
          <w:lang w:val="en-US"/>
        </w:rPr>
        <w:t>This descriptor identifies the procedure used by the NMHS to derive the reported average daily temperature from the available temperature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398"/>
        <w:gridCol w:w="2612"/>
        <w:gridCol w:w="3286"/>
      </w:tblGrid>
      <w:tr w:rsidR="004E641E" w14:paraId="748E6B2D" w14:textId="77777777" w:rsidTr="00BC5AB9">
        <w:trPr>
          <w:tblHeader/>
          <w:tblCellSpacing w:w="15" w:type="dxa"/>
        </w:trPr>
        <w:tc>
          <w:tcPr>
            <w:tcW w:w="0" w:type="auto"/>
            <w:vAlign w:val="center"/>
            <w:hideMark/>
          </w:tcPr>
          <w:p w14:paraId="4338579E" w14:textId="77777777" w:rsidR="004E641E" w:rsidRDefault="004E641E" w:rsidP="00BC5AB9">
            <w:pPr>
              <w:jc w:val="center"/>
              <w:rPr>
                <w:b/>
                <w:bCs/>
              </w:rPr>
            </w:pPr>
            <w:r>
              <w:rPr>
                <w:b/>
                <w:bCs/>
              </w:rPr>
              <w:t>BUFR Descriptor</w:t>
            </w:r>
          </w:p>
        </w:tc>
        <w:tc>
          <w:tcPr>
            <w:tcW w:w="0" w:type="auto"/>
            <w:vAlign w:val="center"/>
            <w:hideMark/>
          </w:tcPr>
          <w:p w14:paraId="63862CBA" w14:textId="77777777" w:rsidR="004E641E" w:rsidRDefault="004E641E" w:rsidP="00BC5AB9">
            <w:pPr>
              <w:jc w:val="center"/>
              <w:rPr>
                <w:b/>
                <w:bCs/>
              </w:rPr>
            </w:pPr>
            <w:r>
              <w:rPr>
                <w:b/>
                <w:bCs/>
              </w:rPr>
              <w:t>Element Name</w:t>
            </w:r>
          </w:p>
        </w:tc>
        <w:tc>
          <w:tcPr>
            <w:tcW w:w="0" w:type="auto"/>
            <w:vAlign w:val="center"/>
            <w:hideMark/>
          </w:tcPr>
          <w:p w14:paraId="2D6EBDBA" w14:textId="77777777" w:rsidR="004E641E" w:rsidRDefault="004E641E" w:rsidP="00BC5AB9">
            <w:pPr>
              <w:jc w:val="center"/>
              <w:rPr>
                <w:b/>
                <w:bCs/>
              </w:rPr>
            </w:pPr>
            <w:r>
              <w:rPr>
                <w:b/>
                <w:bCs/>
              </w:rPr>
              <w:t>Example</w:t>
            </w:r>
          </w:p>
        </w:tc>
        <w:tc>
          <w:tcPr>
            <w:tcW w:w="0" w:type="auto"/>
            <w:vAlign w:val="center"/>
            <w:hideMark/>
          </w:tcPr>
          <w:p w14:paraId="0C716077" w14:textId="77777777" w:rsidR="004E641E" w:rsidRDefault="004E641E" w:rsidP="00BC5AB9">
            <w:pPr>
              <w:jc w:val="center"/>
              <w:rPr>
                <w:b/>
                <w:bCs/>
              </w:rPr>
            </w:pPr>
            <w:r>
              <w:rPr>
                <w:b/>
                <w:bCs/>
              </w:rPr>
              <w:t>Remarks</w:t>
            </w:r>
          </w:p>
        </w:tc>
      </w:tr>
      <w:tr w:rsidR="004E641E" w14:paraId="4924EE63" w14:textId="77777777" w:rsidTr="00BC5AB9">
        <w:trPr>
          <w:tblCellSpacing w:w="15" w:type="dxa"/>
        </w:trPr>
        <w:tc>
          <w:tcPr>
            <w:tcW w:w="0" w:type="auto"/>
            <w:vAlign w:val="center"/>
            <w:hideMark/>
          </w:tcPr>
          <w:p w14:paraId="16B29529" w14:textId="76E59CAC" w:rsidR="004E641E" w:rsidRDefault="004E641E" w:rsidP="00BC5AB9">
            <w:pPr>
              <w:jc w:val="left"/>
            </w:pPr>
            <w:r>
              <w:rPr>
                <w:rStyle w:val="lev"/>
              </w:rPr>
              <w:t>0 08 094</w:t>
            </w:r>
          </w:p>
        </w:tc>
        <w:tc>
          <w:tcPr>
            <w:tcW w:w="0" w:type="auto"/>
            <w:vAlign w:val="center"/>
            <w:hideMark/>
          </w:tcPr>
          <w:p w14:paraId="5C110A74" w14:textId="77777777" w:rsidR="004E641E" w:rsidRPr="004E641E" w:rsidRDefault="004E641E" w:rsidP="00BC5AB9">
            <w:pPr>
              <w:autoSpaceDE w:val="0"/>
              <w:autoSpaceDN w:val="0"/>
              <w:adjustRightInd w:val="0"/>
              <w:spacing w:after="0" w:line="240" w:lineRule="auto"/>
              <w:jc w:val="left"/>
              <w:rPr>
                <w:rFonts w:ascii="Verdana" w:hAnsi="Verdana" w:cs="Verdana"/>
                <w:kern w:val="0"/>
                <w:sz w:val="18"/>
                <w:szCs w:val="18"/>
                <w:lang w:val="en-US"/>
              </w:rPr>
            </w:pPr>
            <w:r w:rsidRPr="004E641E">
              <w:rPr>
                <w:rFonts w:ascii="Verdana" w:hAnsi="Verdana" w:cs="Verdana"/>
                <w:kern w:val="0"/>
                <w:sz w:val="18"/>
                <w:szCs w:val="18"/>
                <w:lang w:val="en-US"/>
              </w:rPr>
              <w:t>Method used to calculate the average</w:t>
            </w:r>
          </w:p>
          <w:p w14:paraId="14CAE5B3" w14:textId="77777777" w:rsidR="004E641E" w:rsidRPr="004E641E" w:rsidRDefault="004E641E" w:rsidP="00BC5AB9">
            <w:pPr>
              <w:jc w:val="left"/>
              <w:rPr>
                <w:lang w:val="en-US"/>
              </w:rPr>
            </w:pPr>
            <w:r w:rsidRPr="004E641E">
              <w:rPr>
                <w:rFonts w:ascii="Verdana" w:hAnsi="Verdana" w:cs="Verdana"/>
                <w:kern w:val="0"/>
                <w:sz w:val="18"/>
                <w:szCs w:val="18"/>
                <w:lang w:val="en-US"/>
              </w:rPr>
              <w:t>daily temperature</w:t>
            </w:r>
          </w:p>
        </w:tc>
        <w:tc>
          <w:tcPr>
            <w:tcW w:w="0" w:type="auto"/>
            <w:vAlign w:val="center"/>
            <w:hideMark/>
          </w:tcPr>
          <w:p w14:paraId="46DACA89" w14:textId="2E1E2125" w:rsidR="004E641E" w:rsidRDefault="004E641E" w:rsidP="00BC5AB9">
            <w:pPr>
              <w:jc w:val="left"/>
            </w:pPr>
            <w:r>
              <w:rPr>
                <w:rStyle w:val="lev"/>
              </w:rPr>
              <w:t xml:space="preserve">2 - Average of the </w:t>
            </w:r>
            <w:r w:rsidR="00A45C27">
              <w:rPr>
                <w:rStyle w:val="lev"/>
              </w:rPr>
              <w:t>24-hourly</w:t>
            </w:r>
            <w:r>
              <w:rPr>
                <w:rStyle w:val="lev"/>
              </w:rPr>
              <w:t xml:space="preserve"> observations</w:t>
            </w:r>
          </w:p>
        </w:tc>
        <w:tc>
          <w:tcPr>
            <w:tcW w:w="0" w:type="auto"/>
            <w:vAlign w:val="center"/>
            <w:hideMark/>
          </w:tcPr>
          <w:p w14:paraId="5298C0AF" w14:textId="77777777" w:rsidR="004E641E" w:rsidRDefault="004E641E" w:rsidP="00BC5AB9">
            <w:pPr>
              <w:jc w:val="left"/>
            </w:pPr>
            <w:r>
              <w:t>Indicates the method used to derive the daily climate value.</w:t>
            </w:r>
          </w:p>
        </w:tc>
      </w:tr>
    </w:tbl>
    <w:p w14:paraId="28DA2CA0" w14:textId="77777777" w:rsidR="004E641E" w:rsidRDefault="004E641E" w:rsidP="004E641E">
      <w:r>
        <w:t>The principles and methodologies governing the calculation of the average daily temperature are described in Section 5. The corresponding BUFR code table used by the DAYCLI sequence is reproduced in sub-section 5.7.8. Mean Temperature Calculation Method.</w:t>
      </w:r>
    </w:p>
    <w:p w14:paraId="54EEB5BD" w14:textId="7415FB0A" w:rsidR="004E641E" w:rsidRPr="00046FDB" w:rsidRDefault="004E641E" w:rsidP="004E641E">
      <w:pPr>
        <w:rPr>
          <w:lang w:val="en-US"/>
        </w:rPr>
      </w:pPr>
      <w:r w:rsidRPr="00046FDB">
        <w:rPr>
          <w:rStyle w:val="lev"/>
          <w:lang w:val="en-US"/>
        </w:rPr>
        <w:t>Example:</w:t>
      </w:r>
      <w:r w:rsidRPr="00046FDB">
        <w:rPr>
          <w:lang w:val="en-US"/>
        </w:rPr>
        <w:t xml:space="preserve"> A value of </w:t>
      </w:r>
      <w:r w:rsidRPr="00046FDB">
        <w:rPr>
          <w:rStyle w:val="lev"/>
          <w:lang w:val="en-US"/>
        </w:rPr>
        <w:t>2</w:t>
      </w:r>
      <w:r w:rsidRPr="00046FDB">
        <w:rPr>
          <w:lang w:val="en-US"/>
        </w:rPr>
        <w:t xml:space="preserve"> indicates that the reported average daily temperature was calculated as the </w:t>
      </w:r>
      <w:r w:rsidRPr="00046FDB">
        <w:rPr>
          <w:rStyle w:val="lev"/>
          <w:lang w:val="en-US"/>
        </w:rPr>
        <w:t>average of the 24-hourly observations</w:t>
      </w:r>
      <w:r w:rsidRPr="00046FDB">
        <w:rPr>
          <w:lang w:val="en-US"/>
        </w:rPr>
        <w:t>.</w:t>
      </w:r>
    </w:p>
    <w:p w14:paraId="64BEF5AA" w14:textId="77777777" w:rsidR="004E641E" w:rsidRPr="00046FDB" w:rsidRDefault="004E641E" w:rsidP="004E641E">
      <w:pPr>
        <w:rPr>
          <w:lang w:val="en-US"/>
        </w:rPr>
      </w:pPr>
      <w:r w:rsidRPr="00046FDB">
        <w:rPr>
          <w:rStyle w:val="lev"/>
          <w:lang w:val="en-US"/>
        </w:rPr>
        <w:t>Implementation Note:</w:t>
      </w:r>
      <w:r w:rsidRPr="00046FDB">
        <w:rPr>
          <w:lang w:val="en-US"/>
        </w:rPr>
        <w:t xml:space="preserve"> The descriptor value shall be selected from the associated BUFR code table according to the operational method used by the NMHS to calculate the reported average daily temperature.</w:t>
      </w:r>
    </w:p>
    <w:p w14:paraId="0CE36B14" w14:textId="77777777" w:rsidR="004E641E" w:rsidRDefault="004E641E" w:rsidP="004E641E">
      <w:pPr>
        <w:pStyle w:val="Titre3"/>
      </w:pPr>
      <w:bookmarkStart w:id="136" w:name="_Toc242708313"/>
      <w:r>
        <w:rPr>
          <w:rStyle w:val="lev"/>
          <w:b/>
          <w:bCs/>
        </w:rPr>
        <w:t>Time Difference against UTC (LMTZ–UTC)</w:t>
      </w:r>
      <w:bookmarkEnd w:id="136"/>
    </w:p>
    <w:p w14:paraId="0B8F9C76" w14:textId="77777777" w:rsidR="004E641E" w:rsidRPr="00C8119B" w:rsidRDefault="004E641E" w:rsidP="004E641E">
      <w:pPr>
        <w:rPr>
          <w:lang w:val="en-US" w:eastAsia="fr-FR"/>
        </w:rPr>
      </w:pPr>
      <w:r w:rsidRPr="00C8119B">
        <w:rPr>
          <w:lang w:val="en-US" w:eastAsia="fr-FR"/>
        </w:rPr>
        <w:t>The time difference between the Local Meteorological Time Zone (LMTZ) and Coordinated Universal Time (UTC) is represented in the DAYCLI BUFR sequence by the BUFR element descriptor 0 26 003 (Time Difference against UTC (LMTZ–UTC)).</w:t>
      </w:r>
    </w:p>
    <w:p w14:paraId="1F720534" w14:textId="7C9FF619" w:rsidR="004E641E" w:rsidRPr="00C8119B" w:rsidRDefault="004E641E" w:rsidP="004E641E">
      <w:pPr>
        <w:rPr>
          <w:lang w:val="en-US" w:eastAsia="fr-FR"/>
        </w:rPr>
      </w:pPr>
      <w:r w:rsidRPr="00C8119B">
        <w:rPr>
          <w:lang w:val="en-US" w:eastAsia="fr-FR"/>
        </w:rPr>
        <w:t xml:space="preserve">This descriptor specifies the time offset, expressed in minutes, between the LMTZ used to define the </w:t>
      </w:r>
      <w:r w:rsidR="0050633A">
        <w:rPr>
          <w:lang w:val="en-US" w:eastAsia="fr-FR"/>
        </w:rPr>
        <w:t>C</w:t>
      </w:r>
      <w:r w:rsidRPr="00C8119B">
        <w:rPr>
          <w:lang w:val="en-US" w:eastAsia="fr-FR"/>
        </w:rPr>
        <w:t xml:space="preserve">limatological </w:t>
      </w:r>
      <w:r w:rsidR="0050633A">
        <w:rPr>
          <w:lang w:val="en-US" w:eastAsia="fr-FR"/>
        </w:rPr>
        <w:t>D</w:t>
      </w:r>
      <w:r w:rsidRPr="00C8119B">
        <w:rPr>
          <w:lang w:val="en-US" w:eastAsia="fr-FR"/>
        </w:rPr>
        <w:t xml:space="preserve">ay and UTC. It enables the </w:t>
      </w:r>
      <w:r w:rsidR="0050633A">
        <w:rPr>
          <w:lang w:val="en-US" w:eastAsia="fr-FR"/>
        </w:rPr>
        <w:t>C</w:t>
      </w:r>
      <w:r w:rsidRPr="00C8119B">
        <w:rPr>
          <w:lang w:val="en-US" w:eastAsia="fr-FR"/>
        </w:rPr>
        <w:t xml:space="preserve">limatological </w:t>
      </w:r>
      <w:r w:rsidR="0050633A">
        <w:rPr>
          <w:lang w:val="en-US" w:eastAsia="fr-FR"/>
        </w:rPr>
        <w:t>D</w:t>
      </w:r>
      <w:r w:rsidRPr="00C8119B">
        <w:rPr>
          <w:lang w:val="en-US" w:eastAsia="fr-FR"/>
        </w:rPr>
        <w:t>ay and the associated observation period</w:t>
      </w:r>
      <w:r w:rsidR="007E38AA">
        <w:rPr>
          <w:lang w:val="en-US" w:eastAsia="fr-FR"/>
        </w:rPr>
        <w:t xml:space="preserve"> to be unambiguously referenced to the standard UTC</w:t>
      </w:r>
      <w:r w:rsidRPr="00C8119B">
        <w:rPr>
          <w:lang w:val="en-US"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2876"/>
        <w:gridCol w:w="872"/>
        <w:gridCol w:w="4488"/>
      </w:tblGrid>
      <w:tr w:rsidR="004E641E" w:rsidRPr="004E641E" w14:paraId="41D663EE" w14:textId="77777777" w:rsidTr="00BC5AB9">
        <w:trPr>
          <w:tblHeader/>
          <w:tblCellSpacing w:w="15" w:type="dxa"/>
        </w:trPr>
        <w:tc>
          <w:tcPr>
            <w:tcW w:w="0" w:type="auto"/>
            <w:vAlign w:val="center"/>
            <w:hideMark/>
          </w:tcPr>
          <w:p w14:paraId="743E676A" w14:textId="77777777" w:rsidR="004E641E" w:rsidRPr="004E641E" w:rsidRDefault="004E641E" w:rsidP="00BC5AB9">
            <w:pPr>
              <w:jc w:val="center"/>
              <w:rPr>
                <w:lang w:val="en-US" w:eastAsia="fr-FR"/>
              </w:rPr>
            </w:pPr>
            <w:r w:rsidRPr="004E641E">
              <w:rPr>
                <w:lang w:val="en-US" w:eastAsia="fr-FR"/>
              </w:rPr>
              <w:lastRenderedPageBreak/>
              <w:t>BUFR Descriptor</w:t>
            </w:r>
          </w:p>
        </w:tc>
        <w:tc>
          <w:tcPr>
            <w:tcW w:w="0" w:type="auto"/>
            <w:vAlign w:val="center"/>
            <w:hideMark/>
          </w:tcPr>
          <w:p w14:paraId="1912514F" w14:textId="77777777" w:rsidR="004E641E" w:rsidRPr="004E641E" w:rsidRDefault="004E641E" w:rsidP="00BC5AB9">
            <w:pPr>
              <w:jc w:val="center"/>
              <w:rPr>
                <w:lang w:val="en-US" w:eastAsia="fr-FR"/>
              </w:rPr>
            </w:pPr>
            <w:r w:rsidRPr="004E641E">
              <w:rPr>
                <w:lang w:val="en-US" w:eastAsia="fr-FR"/>
              </w:rPr>
              <w:t>Element Name</w:t>
            </w:r>
          </w:p>
        </w:tc>
        <w:tc>
          <w:tcPr>
            <w:tcW w:w="0" w:type="auto"/>
            <w:vAlign w:val="center"/>
            <w:hideMark/>
          </w:tcPr>
          <w:p w14:paraId="6EC60AA7" w14:textId="77777777" w:rsidR="004E641E" w:rsidRPr="004E641E" w:rsidRDefault="004E641E" w:rsidP="00BC5AB9">
            <w:pPr>
              <w:jc w:val="center"/>
              <w:rPr>
                <w:lang w:val="en-US" w:eastAsia="fr-FR"/>
              </w:rPr>
            </w:pPr>
            <w:r w:rsidRPr="004E641E">
              <w:rPr>
                <w:lang w:val="en-US" w:eastAsia="fr-FR"/>
              </w:rPr>
              <w:t>Example</w:t>
            </w:r>
          </w:p>
        </w:tc>
        <w:tc>
          <w:tcPr>
            <w:tcW w:w="0" w:type="auto"/>
            <w:vAlign w:val="center"/>
            <w:hideMark/>
          </w:tcPr>
          <w:p w14:paraId="3E93A965" w14:textId="77777777" w:rsidR="004E641E" w:rsidRPr="004E641E" w:rsidRDefault="004E641E" w:rsidP="00BC5AB9">
            <w:pPr>
              <w:jc w:val="center"/>
              <w:rPr>
                <w:lang w:val="en-US" w:eastAsia="fr-FR"/>
              </w:rPr>
            </w:pPr>
            <w:r w:rsidRPr="004E641E">
              <w:rPr>
                <w:lang w:val="en-US" w:eastAsia="fr-FR"/>
              </w:rPr>
              <w:t>Remarks</w:t>
            </w:r>
          </w:p>
        </w:tc>
      </w:tr>
      <w:tr w:rsidR="004E641E" w:rsidRPr="00C8119B" w14:paraId="1FAC93EC" w14:textId="77777777" w:rsidTr="00BC5AB9">
        <w:trPr>
          <w:tblCellSpacing w:w="15" w:type="dxa"/>
        </w:trPr>
        <w:tc>
          <w:tcPr>
            <w:tcW w:w="0" w:type="auto"/>
            <w:vAlign w:val="center"/>
            <w:hideMark/>
          </w:tcPr>
          <w:p w14:paraId="58C46BF0" w14:textId="77777777" w:rsidR="004E641E" w:rsidRPr="00C8119B" w:rsidRDefault="004E641E" w:rsidP="00BC5AB9">
            <w:pPr>
              <w:jc w:val="left"/>
              <w:rPr>
                <w:lang w:val="fr-FR" w:eastAsia="fr-FR"/>
              </w:rPr>
            </w:pPr>
            <w:r w:rsidRPr="00C8119B">
              <w:rPr>
                <w:lang w:val="fr-FR" w:eastAsia="fr-FR"/>
              </w:rPr>
              <w:t>0 26 003</w:t>
            </w:r>
          </w:p>
        </w:tc>
        <w:tc>
          <w:tcPr>
            <w:tcW w:w="0" w:type="auto"/>
            <w:vAlign w:val="center"/>
            <w:hideMark/>
          </w:tcPr>
          <w:p w14:paraId="026DC529" w14:textId="77777777" w:rsidR="004E641E" w:rsidRPr="00C8119B" w:rsidRDefault="004E641E" w:rsidP="00BC5AB9">
            <w:pPr>
              <w:jc w:val="left"/>
              <w:rPr>
                <w:lang w:val="en-US" w:eastAsia="fr-FR"/>
              </w:rPr>
            </w:pPr>
            <w:r w:rsidRPr="00C8119B">
              <w:rPr>
                <w:lang w:val="en-US" w:eastAsia="fr-FR"/>
              </w:rPr>
              <w:t>Time Difference against UTC (LMTZ–UTC)</w:t>
            </w:r>
          </w:p>
        </w:tc>
        <w:tc>
          <w:tcPr>
            <w:tcW w:w="0" w:type="auto"/>
            <w:vAlign w:val="center"/>
            <w:hideMark/>
          </w:tcPr>
          <w:p w14:paraId="483169BF" w14:textId="77777777" w:rsidR="004E641E" w:rsidRPr="00C8119B" w:rsidRDefault="004E641E" w:rsidP="00BC5AB9">
            <w:pPr>
              <w:jc w:val="left"/>
              <w:rPr>
                <w:lang w:val="fr-FR" w:eastAsia="fr-FR"/>
              </w:rPr>
            </w:pPr>
            <w:r w:rsidRPr="00C8119B">
              <w:rPr>
                <w:lang w:val="fr-FR" w:eastAsia="fr-FR"/>
              </w:rPr>
              <w:t>+240 min</w:t>
            </w:r>
          </w:p>
        </w:tc>
        <w:tc>
          <w:tcPr>
            <w:tcW w:w="0" w:type="auto"/>
            <w:vAlign w:val="center"/>
            <w:hideMark/>
          </w:tcPr>
          <w:p w14:paraId="2AB2928A" w14:textId="579D5EDA" w:rsidR="004E641E" w:rsidRPr="00C8119B" w:rsidRDefault="004E641E" w:rsidP="00BC5AB9">
            <w:pPr>
              <w:jc w:val="left"/>
              <w:rPr>
                <w:lang w:val="en-US" w:eastAsia="fr-FR"/>
              </w:rPr>
            </w:pPr>
            <w:r w:rsidRPr="00C8119B">
              <w:rPr>
                <w:lang w:val="en-US" w:eastAsia="fr-FR"/>
              </w:rPr>
              <w:t>Time difference between the LMTZ and UTC, expressed in minutes.</w:t>
            </w:r>
          </w:p>
        </w:tc>
      </w:tr>
    </w:tbl>
    <w:p w14:paraId="3AB38BC4" w14:textId="5741AA54" w:rsidR="004E641E" w:rsidRPr="00C8119B" w:rsidRDefault="004E641E" w:rsidP="004E641E">
      <w:pPr>
        <w:rPr>
          <w:lang w:val="en-US" w:eastAsia="fr-FR"/>
        </w:rPr>
      </w:pPr>
      <w:r w:rsidRPr="00C8119B">
        <w:rPr>
          <w:lang w:val="en-US" w:eastAsia="fr-FR"/>
        </w:rPr>
        <w:t xml:space="preserve">The definition and role of the LMTZ in determining the </w:t>
      </w:r>
      <w:r w:rsidR="0050633A">
        <w:rPr>
          <w:lang w:val="en-US" w:eastAsia="fr-FR"/>
        </w:rPr>
        <w:t>C</w:t>
      </w:r>
      <w:r w:rsidRPr="00C8119B">
        <w:rPr>
          <w:lang w:val="en-US" w:eastAsia="fr-FR"/>
        </w:rPr>
        <w:t xml:space="preserve">limatological </w:t>
      </w:r>
      <w:r w:rsidR="0050633A">
        <w:rPr>
          <w:lang w:val="en-US" w:eastAsia="fr-FR"/>
        </w:rPr>
        <w:t>D</w:t>
      </w:r>
      <w:r w:rsidRPr="00C8119B">
        <w:rPr>
          <w:lang w:val="en-US" w:eastAsia="fr-FR"/>
        </w:rPr>
        <w:t>ay are described in Section 5.</w:t>
      </w:r>
    </w:p>
    <w:p w14:paraId="1505BF8A" w14:textId="2B68467E" w:rsidR="004E641E" w:rsidRPr="00C8119B" w:rsidRDefault="004E641E" w:rsidP="004E641E">
      <w:pPr>
        <w:rPr>
          <w:lang w:val="en-US" w:eastAsia="fr-FR"/>
        </w:rPr>
      </w:pPr>
      <w:r w:rsidRPr="00C8119B">
        <w:rPr>
          <w:lang w:val="en-US" w:eastAsia="fr-FR"/>
        </w:rPr>
        <w:t xml:space="preserve">Example: For a </w:t>
      </w:r>
      <w:r w:rsidR="0050633A">
        <w:rPr>
          <w:lang w:val="en-US" w:eastAsia="fr-FR"/>
        </w:rPr>
        <w:t>C</w:t>
      </w:r>
      <w:r w:rsidRPr="00C8119B">
        <w:rPr>
          <w:lang w:val="en-US" w:eastAsia="fr-FR"/>
        </w:rPr>
        <w:t xml:space="preserve">limatological </w:t>
      </w:r>
      <w:r w:rsidR="0050633A">
        <w:rPr>
          <w:lang w:val="en-US" w:eastAsia="fr-FR"/>
        </w:rPr>
        <w:t>D</w:t>
      </w:r>
      <w:r w:rsidRPr="00C8119B">
        <w:rPr>
          <w:lang w:val="en-US" w:eastAsia="fr-FR"/>
        </w:rPr>
        <w:t>ay defined using UTC+4, the descriptor value is +240 minutes</w:t>
      </w:r>
      <w:r w:rsidR="005A7954">
        <w:rPr>
          <w:lang w:val="en-US" w:eastAsia="fr-FR"/>
        </w:rPr>
        <w:t xml:space="preserve"> (4*60 minutes)</w:t>
      </w:r>
      <w:r w:rsidRPr="00C8119B">
        <w:rPr>
          <w:lang w:val="en-US" w:eastAsia="fr-FR"/>
        </w:rPr>
        <w:t>.</w:t>
      </w:r>
    </w:p>
    <w:p w14:paraId="1891C2BD" w14:textId="0ED1AA2C" w:rsidR="004E641E" w:rsidRDefault="004E641E" w:rsidP="004E641E">
      <w:pPr>
        <w:rPr>
          <w:lang w:val="en-US" w:eastAsia="fr-FR"/>
        </w:rPr>
      </w:pPr>
      <w:r w:rsidRPr="00C8119B">
        <w:rPr>
          <w:lang w:val="en-US" w:eastAsia="fr-FR"/>
        </w:rPr>
        <w:t>Implementation Note: Positive values indicate that the LMTZ is ahead of UTC, while negative values indicate that it is behind UTC. The value is expressed in minutes and shall be encoded accordingly.</w:t>
      </w:r>
    </w:p>
    <w:p w14:paraId="2AE88994" w14:textId="77777777" w:rsidR="004E641E" w:rsidRDefault="004E641E" w:rsidP="004E641E">
      <w:pPr>
        <w:pStyle w:val="Titre3"/>
      </w:pPr>
      <w:bookmarkStart w:id="137" w:name="_Toc242708314"/>
      <w:r>
        <w:rPr>
          <w:rStyle w:val="lev"/>
          <w:b/>
          <w:bCs/>
        </w:rPr>
        <w:t>Attribution Day</w:t>
      </w:r>
      <w:bookmarkEnd w:id="137"/>
    </w:p>
    <w:p w14:paraId="35F2C018" w14:textId="77777777" w:rsidR="004E641E" w:rsidRPr="00C8119B" w:rsidRDefault="004E641E" w:rsidP="004E641E">
      <w:pPr>
        <w:rPr>
          <w:lang w:val="en-US"/>
        </w:rPr>
      </w:pPr>
      <w:r>
        <w:t>The Attribution Day is represented in the DAYCLI BUFR sequence by the BUFR sequence descriptor 3 01 011 (Date), which contains the year, month and day of the Attribution Day.</w:t>
      </w:r>
    </w:p>
    <w:p w14:paraId="3CC01D94" w14:textId="069ED686" w:rsidR="004E641E" w:rsidRPr="00C8119B" w:rsidRDefault="004E641E" w:rsidP="004E641E">
      <w:pPr>
        <w:rPr>
          <w:lang w:val="en-US"/>
        </w:rPr>
      </w:pPr>
      <w:r w:rsidRPr="00C8119B">
        <w:rPr>
          <w:lang w:val="en-US"/>
        </w:rPr>
        <w:t xml:space="preserve">This sequence identifies the </w:t>
      </w:r>
      <w:r w:rsidRPr="00C8119B">
        <w:rPr>
          <w:rStyle w:val="lev"/>
          <w:lang w:val="en-US"/>
        </w:rPr>
        <w:t>calendar day to which the reported daily climate value is attributed</w:t>
      </w:r>
      <w:r w:rsidRPr="00C8119B">
        <w:rPr>
          <w:lang w:val="en-US"/>
        </w:rPr>
        <w:t xml:space="preserve">. It ensures </w:t>
      </w:r>
      <w:r>
        <w:rPr>
          <w:lang w:val="en-US"/>
        </w:rPr>
        <w:t xml:space="preserve">that </w:t>
      </w:r>
      <w:r w:rsidRPr="00C8119B">
        <w:rPr>
          <w:lang w:val="en-US"/>
        </w:rPr>
        <w:t>when the observation period extends across two calendar days</w:t>
      </w:r>
      <w:r>
        <w:rPr>
          <w:lang w:val="en-US"/>
        </w:rPr>
        <w:t>,</w:t>
      </w:r>
      <w:r w:rsidRPr="00C8119B">
        <w:rPr>
          <w:lang w:val="en-US"/>
        </w:rPr>
        <w:t xml:space="preserve"> or when the </w:t>
      </w:r>
      <w:r w:rsidR="0050633A">
        <w:rPr>
          <w:lang w:val="en-US"/>
        </w:rPr>
        <w:t>C</w:t>
      </w:r>
      <w:r w:rsidRPr="00C8119B">
        <w:rPr>
          <w:lang w:val="en-US"/>
        </w:rPr>
        <w:t xml:space="preserve">limatological </w:t>
      </w:r>
      <w:r w:rsidR="0050633A">
        <w:rPr>
          <w:lang w:val="en-US"/>
        </w:rPr>
        <w:t>D</w:t>
      </w:r>
      <w:r w:rsidRPr="00C8119B">
        <w:rPr>
          <w:lang w:val="en-US"/>
        </w:rPr>
        <w:t>ay does not coincide with the UTC day</w:t>
      </w:r>
      <w:r>
        <w:rPr>
          <w:lang w:val="en-US"/>
        </w:rPr>
        <w:t>, the value is assigned to the correct calendar day according to NMHS conventions</w:t>
      </w:r>
      <w:r w:rsidR="004213B7">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408"/>
        <w:gridCol w:w="836"/>
        <w:gridCol w:w="2714"/>
      </w:tblGrid>
      <w:tr w:rsidR="004E641E" w14:paraId="3CC499AA" w14:textId="77777777" w:rsidTr="00BC5AB9">
        <w:trPr>
          <w:tblHeader/>
          <w:tblCellSpacing w:w="15" w:type="dxa"/>
        </w:trPr>
        <w:tc>
          <w:tcPr>
            <w:tcW w:w="0" w:type="auto"/>
            <w:vAlign w:val="center"/>
            <w:hideMark/>
          </w:tcPr>
          <w:p w14:paraId="313B8DD5" w14:textId="77777777" w:rsidR="004E641E" w:rsidRDefault="004E641E" w:rsidP="00BC5AB9">
            <w:pPr>
              <w:jc w:val="center"/>
              <w:rPr>
                <w:b/>
                <w:bCs/>
              </w:rPr>
            </w:pPr>
            <w:r>
              <w:rPr>
                <w:b/>
                <w:bCs/>
              </w:rPr>
              <w:t>BUFR Descriptor</w:t>
            </w:r>
          </w:p>
        </w:tc>
        <w:tc>
          <w:tcPr>
            <w:tcW w:w="0" w:type="auto"/>
            <w:vAlign w:val="center"/>
            <w:hideMark/>
          </w:tcPr>
          <w:p w14:paraId="54BD00C4" w14:textId="77777777" w:rsidR="004E641E" w:rsidRDefault="004E641E" w:rsidP="00BC5AB9">
            <w:pPr>
              <w:jc w:val="center"/>
              <w:rPr>
                <w:b/>
                <w:bCs/>
              </w:rPr>
            </w:pPr>
            <w:r>
              <w:rPr>
                <w:b/>
                <w:bCs/>
              </w:rPr>
              <w:t>Element Name</w:t>
            </w:r>
          </w:p>
        </w:tc>
        <w:tc>
          <w:tcPr>
            <w:tcW w:w="0" w:type="auto"/>
            <w:vAlign w:val="center"/>
            <w:hideMark/>
          </w:tcPr>
          <w:p w14:paraId="71D3379E" w14:textId="77777777" w:rsidR="004E641E" w:rsidRDefault="004E641E" w:rsidP="00BC5AB9">
            <w:pPr>
              <w:jc w:val="center"/>
              <w:rPr>
                <w:b/>
                <w:bCs/>
              </w:rPr>
            </w:pPr>
            <w:r>
              <w:rPr>
                <w:b/>
                <w:bCs/>
              </w:rPr>
              <w:t>Example</w:t>
            </w:r>
          </w:p>
        </w:tc>
        <w:tc>
          <w:tcPr>
            <w:tcW w:w="0" w:type="auto"/>
            <w:vAlign w:val="center"/>
            <w:hideMark/>
          </w:tcPr>
          <w:p w14:paraId="4F098F20" w14:textId="77777777" w:rsidR="004E641E" w:rsidRDefault="004E641E" w:rsidP="00BC5AB9">
            <w:pPr>
              <w:jc w:val="center"/>
              <w:rPr>
                <w:b/>
                <w:bCs/>
              </w:rPr>
            </w:pPr>
            <w:r>
              <w:rPr>
                <w:b/>
                <w:bCs/>
              </w:rPr>
              <w:t>Remarks</w:t>
            </w:r>
          </w:p>
        </w:tc>
      </w:tr>
      <w:tr w:rsidR="004E641E" w14:paraId="5D9AADAD" w14:textId="77777777" w:rsidTr="00BC5AB9">
        <w:trPr>
          <w:tblCellSpacing w:w="15" w:type="dxa"/>
        </w:trPr>
        <w:tc>
          <w:tcPr>
            <w:tcW w:w="0" w:type="auto"/>
            <w:vAlign w:val="center"/>
            <w:hideMark/>
          </w:tcPr>
          <w:p w14:paraId="5D47DCD5" w14:textId="77777777" w:rsidR="004E641E" w:rsidRDefault="004E641E" w:rsidP="00BC5AB9">
            <w:pPr>
              <w:jc w:val="left"/>
            </w:pPr>
            <w:r>
              <w:rPr>
                <w:rStyle w:val="lev"/>
              </w:rPr>
              <w:t>0 04 001</w:t>
            </w:r>
          </w:p>
        </w:tc>
        <w:tc>
          <w:tcPr>
            <w:tcW w:w="0" w:type="auto"/>
            <w:vAlign w:val="center"/>
            <w:hideMark/>
          </w:tcPr>
          <w:p w14:paraId="28EFBB8F" w14:textId="77777777" w:rsidR="004E641E" w:rsidRDefault="004E641E" w:rsidP="00BC5AB9">
            <w:pPr>
              <w:jc w:val="left"/>
            </w:pPr>
            <w:r>
              <w:t>Year</w:t>
            </w:r>
          </w:p>
        </w:tc>
        <w:tc>
          <w:tcPr>
            <w:tcW w:w="0" w:type="auto"/>
            <w:vAlign w:val="center"/>
            <w:hideMark/>
          </w:tcPr>
          <w:p w14:paraId="0FFB312C" w14:textId="77777777" w:rsidR="004E641E" w:rsidRDefault="004E641E" w:rsidP="00BC5AB9">
            <w:pPr>
              <w:jc w:val="left"/>
            </w:pPr>
            <w:r>
              <w:t>2026</w:t>
            </w:r>
          </w:p>
        </w:tc>
        <w:tc>
          <w:tcPr>
            <w:tcW w:w="0" w:type="auto"/>
            <w:vAlign w:val="center"/>
            <w:hideMark/>
          </w:tcPr>
          <w:p w14:paraId="329A1EC1" w14:textId="77777777" w:rsidR="004E641E" w:rsidRDefault="004E641E" w:rsidP="00BC5AB9">
            <w:pPr>
              <w:jc w:val="left"/>
            </w:pPr>
            <w:r>
              <w:t>Year of the Attribution Day.</w:t>
            </w:r>
          </w:p>
        </w:tc>
      </w:tr>
      <w:tr w:rsidR="004E641E" w14:paraId="70DF38B0" w14:textId="77777777" w:rsidTr="00BC5AB9">
        <w:trPr>
          <w:tblCellSpacing w:w="15" w:type="dxa"/>
        </w:trPr>
        <w:tc>
          <w:tcPr>
            <w:tcW w:w="0" w:type="auto"/>
            <w:vAlign w:val="center"/>
            <w:hideMark/>
          </w:tcPr>
          <w:p w14:paraId="12059E57" w14:textId="77777777" w:rsidR="004E641E" w:rsidRDefault="004E641E" w:rsidP="00BC5AB9">
            <w:pPr>
              <w:jc w:val="left"/>
            </w:pPr>
            <w:r>
              <w:rPr>
                <w:rStyle w:val="lev"/>
              </w:rPr>
              <w:t>0 04 002</w:t>
            </w:r>
          </w:p>
        </w:tc>
        <w:tc>
          <w:tcPr>
            <w:tcW w:w="0" w:type="auto"/>
            <w:vAlign w:val="center"/>
            <w:hideMark/>
          </w:tcPr>
          <w:p w14:paraId="7C9836EF" w14:textId="77777777" w:rsidR="004E641E" w:rsidRDefault="004E641E" w:rsidP="00BC5AB9">
            <w:pPr>
              <w:jc w:val="left"/>
            </w:pPr>
            <w:r>
              <w:t>Month</w:t>
            </w:r>
          </w:p>
        </w:tc>
        <w:tc>
          <w:tcPr>
            <w:tcW w:w="0" w:type="auto"/>
            <w:vAlign w:val="center"/>
            <w:hideMark/>
          </w:tcPr>
          <w:p w14:paraId="76806C07" w14:textId="77777777" w:rsidR="004E641E" w:rsidRDefault="004E641E" w:rsidP="00BC5AB9">
            <w:pPr>
              <w:jc w:val="left"/>
            </w:pPr>
            <w:r>
              <w:t>07</w:t>
            </w:r>
          </w:p>
        </w:tc>
        <w:tc>
          <w:tcPr>
            <w:tcW w:w="0" w:type="auto"/>
            <w:vAlign w:val="center"/>
            <w:hideMark/>
          </w:tcPr>
          <w:p w14:paraId="37BD3677" w14:textId="77777777" w:rsidR="004E641E" w:rsidRDefault="004E641E" w:rsidP="00BC5AB9">
            <w:pPr>
              <w:jc w:val="left"/>
            </w:pPr>
            <w:r>
              <w:t>Month of the Attribution Day.</w:t>
            </w:r>
          </w:p>
        </w:tc>
      </w:tr>
      <w:tr w:rsidR="004E641E" w14:paraId="66DD1BFC" w14:textId="77777777" w:rsidTr="00BC5AB9">
        <w:trPr>
          <w:tblCellSpacing w:w="15" w:type="dxa"/>
        </w:trPr>
        <w:tc>
          <w:tcPr>
            <w:tcW w:w="0" w:type="auto"/>
            <w:vAlign w:val="center"/>
            <w:hideMark/>
          </w:tcPr>
          <w:p w14:paraId="3E8EA063" w14:textId="77777777" w:rsidR="004E641E" w:rsidRDefault="004E641E" w:rsidP="00BC5AB9">
            <w:pPr>
              <w:jc w:val="left"/>
            </w:pPr>
            <w:r>
              <w:rPr>
                <w:rStyle w:val="lev"/>
              </w:rPr>
              <w:t>0 04 003</w:t>
            </w:r>
          </w:p>
        </w:tc>
        <w:tc>
          <w:tcPr>
            <w:tcW w:w="0" w:type="auto"/>
            <w:vAlign w:val="center"/>
            <w:hideMark/>
          </w:tcPr>
          <w:p w14:paraId="00ABD7E6" w14:textId="77777777" w:rsidR="004E641E" w:rsidRDefault="004E641E" w:rsidP="00BC5AB9">
            <w:pPr>
              <w:jc w:val="left"/>
            </w:pPr>
            <w:r>
              <w:t>Day</w:t>
            </w:r>
          </w:p>
        </w:tc>
        <w:tc>
          <w:tcPr>
            <w:tcW w:w="0" w:type="auto"/>
            <w:vAlign w:val="center"/>
            <w:hideMark/>
          </w:tcPr>
          <w:p w14:paraId="5B86558A" w14:textId="77777777" w:rsidR="004E641E" w:rsidRDefault="004E641E" w:rsidP="00BC5AB9">
            <w:pPr>
              <w:jc w:val="left"/>
            </w:pPr>
            <w:r>
              <w:t>28</w:t>
            </w:r>
          </w:p>
        </w:tc>
        <w:tc>
          <w:tcPr>
            <w:tcW w:w="0" w:type="auto"/>
            <w:vAlign w:val="center"/>
            <w:hideMark/>
          </w:tcPr>
          <w:p w14:paraId="4B8C77CF" w14:textId="77777777" w:rsidR="004E641E" w:rsidRDefault="004E641E" w:rsidP="00BC5AB9">
            <w:pPr>
              <w:jc w:val="left"/>
            </w:pPr>
            <w:r>
              <w:t>Day of the Attribution Day.</w:t>
            </w:r>
          </w:p>
        </w:tc>
      </w:tr>
    </w:tbl>
    <w:p w14:paraId="4B877FF1" w14:textId="77777777" w:rsidR="004E641E" w:rsidRPr="00C8119B" w:rsidRDefault="004E641E" w:rsidP="004E641E">
      <w:pPr>
        <w:rPr>
          <w:lang w:val="en-US"/>
        </w:rPr>
      </w:pPr>
      <w:r w:rsidRPr="00C8119B">
        <w:rPr>
          <w:lang w:val="en-US"/>
        </w:rPr>
        <w:t xml:space="preserve">The definition and role of the </w:t>
      </w:r>
      <w:r w:rsidRPr="00C8119B">
        <w:rPr>
          <w:rStyle w:val="lev"/>
          <w:lang w:val="en-US"/>
        </w:rPr>
        <w:t>Attribution Day</w:t>
      </w:r>
      <w:r w:rsidRPr="00C8119B">
        <w:rPr>
          <w:lang w:val="en-US"/>
        </w:rPr>
        <w:t xml:space="preserve"> are described in </w:t>
      </w:r>
      <w:r w:rsidRPr="00C8119B">
        <w:rPr>
          <w:rStyle w:val="lev"/>
          <w:lang w:val="en-US"/>
        </w:rPr>
        <w:t>Section 5</w:t>
      </w:r>
      <w:r w:rsidRPr="00C8119B">
        <w:rPr>
          <w:lang w:val="en-US"/>
        </w:rPr>
        <w:t>.</w:t>
      </w:r>
    </w:p>
    <w:p w14:paraId="284421E2" w14:textId="77777777" w:rsidR="004E641E" w:rsidRPr="00C8119B" w:rsidRDefault="004E641E" w:rsidP="004E641E">
      <w:pPr>
        <w:rPr>
          <w:lang w:val="en-US"/>
        </w:rPr>
      </w:pPr>
      <w:r w:rsidRPr="00C8119B">
        <w:rPr>
          <w:rStyle w:val="lev"/>
          <w:lang w:val="en-US"/>
        </w:rPr>
        <w:t>Example:</w:t>
      </w:r>
      <w:r w:rsidRPr="00C8119B">
        <w:rPr>
          <w:lang w:val="en-US"/>
        </w:rPr>
        <w:t xml:space="preserve"> A daily precipitation total measured over an observation period ending at </w:t>
      </w:r>
      <w:r w:rsidRPr="00C8119B">
        <w:rPr>
          <w:rStyle w:val="lev"/>
          <w:lang w:val="en-US"/>
        </w:rPr>
        <w:t>08:00 LMTZ on 29 July 2026</w:t>
      </w:r>
      <w:r w:rsidRPr="00C8119B">
        <w:rPr>
          <w:lang w:val="en-US"/>
        </w:rPr>
        <w:t xml:space="preserve"> may be attributed to </w:t>
      </w:r>
      <w:r w:rsidRPr="00C8119B">
        <w:rPr>
          <w:rStyle w:val="lev"/>
          <w:lang w:val="en-US"/>
        </w:rPr>
        <w:t>28 July 2026</w:t>
      </w:r>
      <w:r w:rsidRPr="00C8119B">
        <w:rPr>
          <w:lang w:val="en-US"/>
        </w:rPr>
        <w:t xml:space="preserve">, depending on the national definition of the climatological </w:t>
      </w:r>
      <w:r>
        <w:rPr>
          <w:lang w:val="en-US"/>
        </w:rPr>
        <w:t>and Attribution D</w:t>
      </w:r>
      <w:r w:rsidRPr="00C8119B">
        <w:rPr>
          <w:lang w:val="en-US"/>
        </w:rPr>
        <w:t xml:space="preserve">ay. In this case, the sequence </w:t>
      </w:r>
      <w:r w:rsidRPr="00C8119B">
        <w:rPr>
          <w:rStyle w:val="lev"/>
          <w:lang w:val="en-US"/>
        </w:rPr>
        <w:t>3 01 011</w:t>
      </w:r>
      <w:r w:rsidRPr="00C8119B">
        <w:rPr>
          <w:lang w:val="en-US"/>
        </w:rPr>
        <w:t xml:space="preserve"> would contain the values </w:t>
      </w:r>
      <w:r w:rsidRPr="00C8119B">
        <w:rPr>
          <w:rStyle w:val="lev"/>
          <w:lang w:val="en-US"/>
        </w:rPr>
        <w:t>2026</w:t>
      </w:r>
      <w:r w:rsidRPr="00C8119B">
        <w:rPr>
          <w:lang w:val="en-US"/>
        </w:rPr>
        <w:t xml:space="preserve">, </w:t>
      </w:r>
      <w:r w:rsidRPr="00C8119B">
        <w:rPr>
          <w:rStyle w:val="lev"/>
          <w:lang w:val="en-US"/>
        </w:rPr>
        <w:t>07</w:t>
      </w:r>
      <w:r w:rsidRPr="00C8119B">
        <w:rPr>
          <w:lang w:val="en-US"/>
        </w:rPr>
        <w:t xml:space="preserve">, and </w:t>
      </w:r>
      <w:r w:rsidRPr="00C8119B">
        <w:rPr>
          <w:rStyle w:val="lev"/>
          <w:lang w:val="en-US"/>
        </w:rPr>
        <w:t>28</w:t>
      </w:r>
      <w:r w:rsidRPr="00C8119B">
        <w:rPr>
          <w:lang w:val="en-US"/>
        </w:rPr>
        <w:t>.</w:t>
      </w:r>
    </w:p>
    <w:p w14:paraId="58D4B311" w14:textId="1301BCAE" w:rsidR="004E641E" w:rsidRPr="00C8119B" w:rsidRDefault="004E641E" w:rsidP="004E641E">
      <w:pPr>
        <w:rPr>
          <w:lang w:val="en-US"/>
        </w:rPr>
      </w:pPr>
      <w:r w:rsidRPr="00C8119B">
        <w:rPr>
          <w:rStyle w:val="lev"/>
          <w:lang w:val="en-US"/>
        </w:rPr>
        <w:t>Implementation Note:</w:t>
      </w:r>
      <w:r w:rsidRPr="00C8119B">
        <w:rPr>
          <w:lang w:val="en-US"/>
        </w:rPr>
        <w:t xml:space="preserve"> </w:t>
      </w:r>
      <w:r w:rsidR="004213B7">
        <w:t>The Attribution Day shall correspond to the calendar day assigned by the reporting NMHS according to its climatological practices and shall be encoded using the BUFR sequence 3 01 011 (Date), comprising the descriptors Year (0 04 001), Month (0 04 002) and Day (0 04 003).</w:t>
      </w:r>
    </w:p>
    <w:p w14:paraId="72E67674" w14:textId="77777777" w:rsidR="004E641E" w:rsidRDefault="004E641E" w:rsidP="004E641E">
      <w:pPr>
        <w:pStyle w:val="Titre3"/>
      </w:pPr>
      <w:bookmarkStart w:id="138" w:name="_Toc242708315"/>
      <w:r>
        <w:t>Example of the BUFR Representation of Observation and Processing Information</w:t>
      </w:r>
      <w:bookmarkEnd w:id="138"/>
    </w:p>
    <w:p w14:paraId="0E5B33D5" w14:textId="77777777" w:rsidR="004E641E" w:rsidRPr="00770D0A" w:rsidRDefault="004E641E" w:rsidP="004E641E">
      <w:pPr>
        <w:rPr>
          <w:lang w:val="en-US" w:eastAsia="fr-FR"/>
        </w:rPr>
      </w:pPr>
      <w:r w:rsidRPr="00770D0A">
        <w:rPr>
          <w:lang w:val="en-US" w:eastAsia="fr-FR"/>
        </w:rPr>
        <w:t>The following example illustrates how the observation and processing information described in this section is represented in a DAYCLI message. The values are provided for illustration purposes only and correspond to a hypothetical daily climate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4353"/>
        <w:gridCol w:w="1134"/>
        <w:gridCol w:w="992"/>
        <w:gridCol w:w="1672"/>
      </w:tblGrid>
      <w:tr w:rsidR="001047C8" w:rsidRPr="004E641E" w14:paraId="33CABFEC" w14:textId="46708C86" w:rsidTr="001047C8">
        <w:trPr>
          <w:tblHeader/>
          <w:tblCellSpacing w:w="15" w:type="dxa"/>
        </w:trPr>
        <w:tc>
          <w:tcPr>
            <w:tcW w:w="0" w:type="auto"/>
            <w:hideMark/>
          </w:tcPr>
          <w:p w14:paraId="5BE0373D" w14:textId="77777777" w:rsidR="001047C8" w:rsidRPr="004E641E" w:rsidRDefault="001047C8" w:rsidP="00BC5AB9">
            <w:pPr>
              <w:jc w:val="center"/>
              <w:rPr>
                <w:b/>
                <w:bCs/>
                <w:lang w:val="en-US" w:eastAsia="fr-FR"/>
              </w:rPr>
            </w:pPr>
            <w:r w:rsidRPr="004E641E">
              <w:rPr>
                <w:b/>
                <w:bCs/>
                <w:lang w:val="en-US" w:eastAsia="fr-FR"/>
              </w:rPr>
              <w:t>BUFR Descriptor</w:t>
            </w:r>
          </w:p>
        </w:tc>
        <w:tc>
          <w:tcPr>
            <w:tcW w:w="4323" w:type="dxa"/>
            <w:hideMark/>
          </w:tcPr>
          <w:p w14:paraId="43B3F63A" w14:textId="77777777" w:rsidR="001047C8" w:rsidRPr="004E641E" w:rsidRDefault="001047C8" w:rsidP="00BC5AB9">
            <w:pPr>
              <w:jc w:val="center"/>
              <w:rPr>
                <w:b/>
                <w:bCs/>
                <w:lang w:val="en-US" w:eastAsia="fr-FR"/>
              </w:rPr>
            </w:pPr>
            <w:r w:rsidRPr="004E641E">
              <w:rPr>
                <w:b/>
                <w:bCs/>
                <w:lang w:val="en-US" w:eastAsia="fr-FR"/>
              </w:rPr>
              <w:t>Element Name</w:t>
            </w:r>
          </w:p>
        </w:tc>
        <w:tc>
          <w:tcPr>
            <w:tcW w:w="1104" w:type="dxa"/>
            <w:hideMark/>
          </w:tcPr>
          <w:p w14:paraId="69F9EB74" w14:textId="77777777" w:rsidR="001047C8" w:rsidRPr="004E641E" w:rsidRDefault="001047C8" w:rsidP="00BC5AB9">
            <w:pPr>
              <w:jc w:val="center"/>
              <w:rPr>
                <w:b/>
                <w:bCs/>
                <w:lang w:val="en-US" w:eastAsia="fr-FR"/>
              </w:rPr>
            </w:pPr>
            <w:r w:rsidRPr="004E641E">
              <w:rPr>
                <w:b/>
                <w:bCs/>
                <w:lang w:val="en-US" w:eastAsia="fr-FR"/>
              </w:rPr>
              <w:t>Example</w:t>
            </w:r>
          </w:p>
        </w:tc>
        <w:tc>
          <w:tcPr>
            <w:tcW w:w="2619" w:type="dxa"/>
            <w:gridSpan w:val="2"/>
          </w:tcPr>
          <w:p w14:paraId="66CBD010" w14:textId="0096A760" w:rsidR="001047C8" w:rsidRPr="004E641E" w:rsidRDefault="001047C8" w:rsidP="00BC5AB9">
            <w:pPr>
              <w:jc w:val="center"/>
              <w:rPr>
                <w:b/>
                <w:bCs/>
                <w:lang w:val="en-US" w:eastAsia="fr-FR"/>
              </w:rPr>
            </w:pPr>
            <w:r>
              <w:rPr>
                <w:b/>
                <w:bCs/>
                <w:lang w:val="en-US" w:eastAsia="fr-FR"/>
              </w:rPr>
              <w:t>Remarks</w:t>
            </w:r>
          </w:p>
        </w:tc>
      </w:tr>
      <w:tr w:rsidR="001047C8" w:rsidRPr="00770D0A" w14:paraId="15B6939C" w14:textId="33F9D86B" w:rsidTr="001047C8">
        <w:trPr>
          <w:tblCellSpacing w:w="15" w:type="dxa"/>
        </w:trPr>
        <w:tc>
          <w:tcPr>
            <w:tcW w:w="0" w:type="auto"/>
            <w:vAlign w:val="center"/>
            <w:hideMark/>
          </w:tcPr>
          <w:p w14:paraId="0431811A" w14:textId="77777777" w:rsidR="001047C8" w:rsidRPr="00770D0A" w:rsidRDefault="001047C8" w:rsidP="00BC5AB9">
            <w:pPr>
              <w:jc w:val="left"/>
              <w:rPr>
                <w:lang w:val="fr-FR" w:eastAsia="fr-FR"/>
              </w:rPr>
            </w:pPr>
            <w:r w:rsidRPr="00770D0A">
              <w:rPr>
                <w:b/>
                <w:bCs/>
                <w:lang w:val="fr-FR" w:eastAsia="fr-FR"/>
              </w:rPr>
              <w:t xml:space="preserve">0 08 </w:t>
            </w:r>
            <w:r>
              <w:rPr>
                <w:b/>
                <w:bCs/>
                <w:lang w:val="fr-FR" w:eastAsia="fr-FR"/>
              </w:rPr>
              <w:t>095</w:t>
            </w:r>
          </w:p>
        </w:tc>
        <w:tc>
          <w:tcPr>
            <w:tcW w:w="4323" w:type="dxa"/>
            <w:vAlign w:val="center"/>
            <w:hideMark/>
          </w:tcPr>
          <w:p w14:paraId="7A32770B" w14:textId="77777777" w:rsidR="001047C8" w:rsidRPr="00770D0A" w:rsidRDefault="001047C8" w:rsidP="00BC5AB9">
            <w:pPr>
              <w:jc w:val="left"/>
              <w:rPr>
                <w:lang w:val="en-US" w:eastAsia="fr-FR"/>
              </w:rPr>
            </w:pPr>
            <w:r w:rsidRPr="00770D0A">
              <w:rPr>
                <w:lang w:val="en-US" w:eastAsia="fr-FR"/>
              </w:rPr>
              <w:t>Siting and Measurement Quality Classification for Temperature</w:t>
            </w:r>
          </w:p>
        </w:tc>
        <w:tc>
          <w:tcPr>
            <w:tcW w:w="2096" w:type="dxa"/>
            <w:gridSpan w:val="2"/>
            <w:vAlign w:val="center"/>
            <w:hideMark/>
          </w:tcPr>
          <w:p w14:paraId="7D0DCE77" w14:textId="77777777" w:rsidR="001047C8" w:rsidRPr="00770D0A" w:rsidRDefault="001047C8" w:rsidP="00BC5AB9">
            <w:pPr>
              <w:jc w:val="left"/>
              <w:rPr>
                <w:lang w:val="fr-FR" w:eastAsia="fr-FR"/>
              </w:rPr>
            </w:pPr>
            <w:r w:rsidRPr="00770D0A">
              <w:rPr>
                <w:b/>
                <w:bCs/>
                <w:lang w:val="fr-FR" w:eastAsia="fr-FR"/>
              </w:rPr>
              <w:t>1A</w:t>
            </w:r>
          </w:p>
        </w:tc>
        <w:tc>
          <w:tcPr>
            <w:tcW w:w="1627" w:type="dxa"/>
          </w:tcPr>
          <w:p w14:paraId="12F05C36" w14:textId="17239DAE" w:rsidR="001047C8" w:rsidRPr="0092303E" w:rsidRDefault="001047C8" w:rsidP="00BC5AB9">
            <w:pPr>
              <w:jc w:val="left"/>
              <w:rPr>
                <w:bCs/>
                <w:lang w:val="fr-FR" w:eastAsia="fr-FR"/>
              </w:rPr>
            </w:pPr>
            <w:proofErr w:type="spellStart"/>
            <w:r w:rsidRPr="0092303E">
              <w:rPr>
                <w:bCs/>
                <w:lang w:val="fr-FR" w:eastAsia="fr-FR"/>
              </w:rPr>
              <w:t>Siting</w:t>
            </w:r>
            <w:proofErr w:type="spellEnd"/>
            <w:r w:rsidRPr="0092303E">
              <w:rPr>
                <w:bCs/>
                <w:lang w:val="fr-FR" w:eastAsia="fr-FR"/>
              </w:rPr>
              <w:t xml:space="preserve"> classification =1 &amp; </w:t>
            </w:r>
            <w:proofErr w:type="spellStart"/>
            <w:r w:rsidRPr="0092303E">
              <w:rPr>
                <w:bCs/>
                <w:lang w:val="fr-FR" w:eastAsia="fr-FR"/>
              </w:rPr>
              <w:t>Quality</w:t>
            </w:r>
            <w:proofErr w:type="spellEnd"/>
            <w:r w:rsidRPr="0092303E">
              <w:rPr>
                <w:bCs/>
                <w:lang w:val="fr-FR" w:eastAsia="fr-FR"/>
              </w:rPr>
              <w:t xml:space="preserve"> classification =A</w:t>
            </w:r>
          </w:p>
        </w:tc>
      </w:tr>
      <w:tr w:rsidR="001047C8" w:rsidRPr="00770D0A" w14:paraId="2E50B62F" w14:textId="2A0E4734" w:rsidTr="001047C8">
        <w:trPr>
          <w:tblCellSpacing w:w="15" w:type="dxa"/>
        </w:trPr>
        <w:tc>
          <w:tcPr>
            <w:tcW w:w="0" w:type="auto"/>
            <w:vAlign w:val="center"/>
            <w:hideMark/>
          </w:tcPr>
          <w:p w14:paraId="18497C33" w14:textId="77777777" w:rsidR="001047C8" w:rsidRPr="00770D0A" w:rsidRDefault="001047C8" w:rsidP="00BC5AB9">
            <w:pPr>
              <w:jc w:val="left"/>
              <w:rPr>
                <w:lang w:val="fr-FR" w:eastAsia="fr-FR"/>
              </w:rPr>
            </w:pPr>
            <w:r w:rsidRPr="00770D0A">
              <w:rPr>
                <w:b/>
                <w:bCs/>
                <w:lang w:val="fr-FR" w:eastAsia="fr-FR"/>
              </w:rPr>
              <w:t>0 08 096</w:t>
            </w:r>
          </w:p>
        </w:tc>
        <w:tc>
          <w:tcPr>
            <w:tcW w:w="4323" w:type="dxa"/>
            <w:vAlign w:val="center"/>
            <w:hideMark/>
          </w:tcPr>
          <w:p w14:paraId="562E70AA" w14:textId="77777777" w:rsidR="001047C8" w:rsidRPr="00770D0A" w:rsidRDefault="001047C8" w:rsidP="00BC5AB9">
            <w:pPr>
              <w:jc w:val="left"/>
              <w:rPr>
                <w:lang w:val="en-US" w:eastAsia="fr-FR"/>
              </w:rPr>
            </w:pPr>
            <w:r w:rsidRPr="00770D0A">
              <w:rPr>
                <w:lang w:val="en-US" w:eastAsia="fr-FR"/>
              </w:rPr>
              <w:t>Siting and Measurement Quality Classification for Precipitation</w:t>
            </w:r>
          </w:p>
        </w:tc>
        <w:tc>
          <w:tcPr>
            <w:tcW w:w="2096" w:type="dxa"/>
            <w:gridSpan w:val="2"/>
            <w:vAlign w:val="center"/>
            <w:hideMark/>
          </w:tcPr>
          <w:p w14:paraId="4EA5162E" w14:textId="77777777" w:rsidR="001047C8" w:rsidRPr="00770D0A" w:rsidRDefault="001047C8" w:rsidP="00BC5AB9">
            <w:pPr>
              <w:jc w:val="left"/>
              <w:rPr>
                <w:lang w:val="fr-FR" w:eastAsia="fr-FR"/>
              </w:rPr>
            </w:pPr>
            <w:r w:rsidRPr="00770D0A">
              <w:rPr>
                <w:b/>
                <w:bCs/>
                <w:lang w:val="fr-FR" w:eastAsia="fr-FR"/>
              </w:rPr>
              <w:t>2B</w:t>
            </w:r>
          </w:p>
        </w:tc>
        <w:tc>
          <w:tcPr>
            <w:tcW w:w="1627" w:type="dxa"/>
          </w:tcPr>
          <w:p w14:paraId="00CE6997" w14:textId="4F13F3AB" w:rsidR="001047C8" w:rsidRPr="0092303E" w:rsidRDefault="001047C8" w:rsidP="00BC5AB9">
            <w:pPr>
              <w:jc w:val="left"/>
              <w:rPr>
                <w:bCs/>
                <w:lang w:val="fr-FR" w:eastAsia="fr-FR"/>
              </w:rPr>
            </w:pPr>
            <w:proofErr w:type="spellStart"/>
            <w:r w:rsidRPr="0092303E">
              <w:rPr>
                <w:bCs/>
                <w:lang w:val="fr-FR" w:eastAsia="fr-FR"/>
              </w:rPr>
              <w:t>Siting</w:t>
            </w:r>
            <w:proofErr w:type="spellEnd"/>
            <w:r w:rsidRPr="0092303E">
              <w:rPr>
                <w:bCs/>
                <w:lang w:val="fr-FR" w:eastAsia="fr-FR"/>
              </w:rPr>
              <w:t xml:space="preserve"> classification =2 </w:t>
            </w:r>
            <w:r w:rsidRPr="0092303E">
              <w:rPr>
                <w:bCs/>
                <w:lang w:val="fr-FR" w:eastAsia="fr-FR"/>
              </w:rPr>
              <w:lastRenderedPageBreak/>
              <w:t xml:space="preserve">&amp; </w:t>
            </w:r>
            <w:proofErr w:type="spellStart"/>
            <w:r w:rsidRPr="0092303E">
              <w:rPr>
                <w:bCs/>
                <w:lang w:val="fr-FR" w:eastAsia="fr-FR"/>
              </w:rPr>
              <w:t>Quality</w:t>
            </w:r>
            <w:proofErr w:type="spellEnd"/>
            <w:r w:rsidRPr="0092303E">
              <w:rPr>
                <w:bCs/>
                <w:lang w:val="fr-FR" w:eastAsia="fr-FR"/>
              </w:rPr>
              <w:t xml:space="preserve"> classification =B</w:t>
            </w:r>
          </w:p>
        </w:tc>
      </w:tr>
      <w:tr w:rsidR="001047C8" w:rsidRPr="00770D0A" w14:paraId="48D37672" w14:textId="09B57537" w:rsidTr="001047C8">
        <w:trPr>
          <w:tblCellSpacing w:w="15" w:type="dxa"/>
        </w:trPr>
        <w:tc>
          <w:tcPr>
            <w:tcW w:w="0" w:type="auto"/>
            <w:vAlign w:val="center"/>
            <w:hideMark/>
          </w:tcPr>
          <w:p w14:paraId="6969E9E3" w14:textId="77777777" w:rsidR="001047C8" w:rsidRPr="00770D0A" w:rsidRDefault="001047C8" w:rsidP="00BC5AB9">
            <w:pPr>
              <w:jc w:val="left"/>
              <w:rPr>
                <w:lang w:val="fr-FR" w:eastAsia="fr-FR"/>
              </w:rPr>
            </w:pPr>
            <w:r w:rsidRPr="00770D0A">
              <w:rPr>
                <w:b/>
                <w:bCs/>
                <w:lang w:val="fr-FR" w:eastAsia="fr-FR"/>
              </w:rPr>
              <w:lastRenderedPageBreak/>
              <w:t>0 08 094</w:t>
            </w:r>
          </w:p>
        </w:tc>
        <w:tc>
          <w:tcPr>
            <w:tcW w:w="4323" w:type="dxa"/>
            <w:vAlign w:val="center"/>
            <w:hideMark/>
          </w:tcPr>
          <w:p w14:paraId="1F3E87E0" w14:textId="77777777" w:rsidR="001047C8" w:rsidRPr="00770D0A" w:rsidRDefault="001047C8" w:rsidP="00BC5AB9">
            <w:pPr>
              <w:jc w:val="left"/>
              <w:rPr>
                <w:lang w:val="en-US" w:eastAsia="fr-FR"/>
              </w:rPr>
            </w:pPr>
            <w:r w:rsidRPr="00770D0A">
              <w:rPr>
                <w:lang w:val="en-US" w:eastAsia="fr-FR"/>
              </w:rPr>
              <w:t>Method Used to Calculate the Average Daily Temperature</w:t>
            </w:r>
          </w:p>
        </w:tc>
        <w:tc>
          <w:tcPr>
            <w:tcW w:w="2096" w:type="dxa"/>
            <w:gridSpan w:val="2"/>
            <w:vAlign w:val="center"/>
            <w:hideMark/>
          </w:tcPr>
          <w:p w14:paraId="3CEF711F" w14:textId="7BAB470E" w:rsidR="001047C8" w:rsidRPr="00770D0A" w:rsidRDefault="001047C8" w:rsidP="00BC5AB9">
            <w:pPr>
              <w:jc w:val="left"/>
              <w:rPr>
                <w:lang w:val="en-US" w:eastAsia="fr-FR"/>
              </w:rPr>
            </w:pPr>
            <w:r w:rsidRPr="00770D0A">
              <w:rPr>
                <w:b/>
                <w:bCs/>
                <w:lang w:val="en-US" w:eastAsia="fr-FR"/>
              </w:rPr>
              <w:t>2</w:t>
            </w:r>
            <w:r w:rsidRPr="00770D0A">
              <w:rPr>
                <w:lang w:val="en-US" w:eastAsia="fr-FR"/>
              </w:rPr>
              <w:t xml:space="preserve"> </w:t>
            </w:r>
          </w:p>
        </w:tc>
        <w:tc>
          <w:tcPr>
            <w:tcW w:w="1627" w:type="dxa"/>
          </w:tcPr>
          <w:p w14:paraId="115E6AAB" w14:textId="34CDAA02" w:rsidR="001047C8" w:rsidRPr="00770D0A" w:rsidRDefault="001047C8" w:rsidP="00BC5AB9">
            <w:pPr>
              <w:jc w:val="left"/>
              <w:rPr>
                <w:b/>
                <w:bCs/>
                <w:lang w:val="en-US" w:eastAsia="fr-FR"/>
              </w:rPr>
            </w:pPr>
            <w:r w:rsidRPr="00770D0A">
              <w:rPr>
                <w:lang w:val="en-US" w:eastAsia="fr-FR"/>
              </w:rPr>
              <w:t>Average of the 24-hourly observations</w:t>
            </w:r>
          </w:p>
        </w:tc>
      </w:tr>
      <w:tr w:rsidR="001047C8" w:rsidRPr="00770D0A" w14:paraId="5B09001A" w14:textId="6E2EDD20" w:rsidTr="001047C8">
        <w:trPr>
          <w:tblCellSpacing w:w="15" w:type="dxa"/>
        </w:trPr>
        <w:tc>
          <w:tcPr>
            <w:tcW w:w="0" w:type="auto"/>
            <w:vAlign w:val="center"/>
          </w:tcPr>
          <w:p w14:paraId="487815BC" w14:textId="237960F7" w:rsidR="001047C8" w:rsidRPr="00770D0A" w:rsidRDefault="001047C8" w:rsidP="00BC5AB9">
            <w:pPr>
              <w:jc w:val="left"/>
              <w:rPr>
                <w:b/>
                <w:bCs/>
                <w:lang w:val="fr-FR" w:eastAsia="fr-FR"/>
              </w:rPr>
            </w:pPr>
            <w:r>
              <w:rPr>
                <w:b/>
                <w:bCs/>
                <w:lang w:val="fr-FR" w:eastAsia="fr-FR"/>
              </w:rPr>
              <w:t>0 08 025</w:t>
            </w:r>
          </w:p>
        </w:tc>
        <w:tc>
          <w:tcPr>
            <w:tcW w:w="4323" w:type="dxa"/>
            <w:vAlign w:val="center"/>
          </w:tcPr>
          <w:p w14:paraId="41E6A5F0" w14:textId="25B4A10B" w:rsidR="001047C8" w:rsidRPr="00770D0A" w:rsidRDefault="001047C8" w:rsidP="00BC5AB9">
            <w:pPr>
              <w:jc w:val="left"/>
              <w:rPr>
                <w:lang w:val="en-US" w:eastAsia="fr-FR"/>
              </w:rPr>
            </w:pPr>
            <w:r>
              <w:rPr>
                <w:lang w:val="en-US" w:eastAsia="fr-FR"/>
              </w:rPr>
              <w:t>Time Difference Qualifier</w:t>
            </w:r>
          </w:p>
        </w:tc>
        <w:tc>
          <w:tcPr>
            <w:tcW w:w="2096" w:type="dxa"/>
            <w:gridSpan w:val="2"/>
            <w:vAlign w:val="center"/>
          </w:tcPr>
          <w:p w14:paraId="4878BD75" w14:textId="63289CBD" w:rsidR="001047C8" w:rsidRPr="00770D0A" w:rsidRDefault="001047C8" w:rsidP="00BC5AB9">
            <w:pPr>
              <w:jc w:val="left"/>
              <w:rPr>
                <w:b/>
                <w:bCs/>
                <w:lang w:val="fr-FR" w:eastAsia="fr-FR"/>
              </w:rPr>
            </w:pPr>
            <w:r>
              <w:rPr>
                <w:b/>
                <w:bCs/>
                <w:lang w:val="fr-FR" w:eastAsia="fr-FR"/>
              </w:rPr>
              <w:t>3</w:t>
            </w:r>
          </w:p>
        </w:tc>
        <w:tc>
          <w:tcPr>
            <w:tcW w:w="1627" w:type="dxa"/>
          </w:tcPr>
          <w:p w14:paraId="16E60342" w14:textId="1EDA56C3" w:rsidR="001047C8" w:rsidRDefault="0054740E" w:rsidP="00BC5AB9">
            <w:pPr>
              <w:jc w:val="left"/>
              <w:rPr>
                <w:b/>
                <w:bCs/>
                <w:lang w:val="fr-FR" w:eastAsia="fr-FR"/>
              </w:rPr>
            </w:pPr>
            <w:r>
              <w:rPr>
                <w:bCs/>
                <w:lang w:val="fr-FR" w:eastAsia="fr-FR"/>
              </w:rPr>
              <w:t>Select</w:t>
            </w:r>
            <w:r w:rsidR="001047C8">
              <w:rPr>
                <w:bCs/>
                <w:lang w:val="fr-FR" w:eastAsia="fr-FR"/>
              </w:rPr>
              <w:t xml:space="preserve"> </w:t>
            </w:r>
            <w:r w:rsidR="001047C8" w:rsidRPr="00202B7E">
              <w:rPr>
                <w:bCs/>
                <w:lang w:val="fr-FR" w:eastAsia="fr-FR"/>
              </w:rPr>
              <w:t>LMTZ-UTC</w:t>
            </w:r>
          </w:p>
        </w:tc>
      </w:tr>
      <w:tr w:rsidR="001047C8" w:rsidRPr="00770D0A" w14:paraId="37150449" w14:textId="1117C921" w:rsidTr="001047C8">
        <w:trPr>
          <w:tblCellSpacing w:w="15" w:type="dxa"/>
        </w:trPr>
        <w:tc>
          <w:tcPr>
            <w:tcW w:w="0" w:type="auto"/>
            <w:vAlign w:val="center"/>
            <w:hideMark/>
          </w:tcPr>
          <w:p w14:paraId="7373D87D" w14:textId="77777777" w:rsidR="001047C8" w:rsidRPr="00770D0A" w:rsidRDefault="001047C8" w:rsidP="00BC5AB9">
            <w:pPr>
              <w:jc w:val="left"/>
              <w:rPr>
                <w:lang w:val="fr-FR" w:eastAsia="fr-FR"/>
              </w:rPr>
            </w:pPr>
            <w:r w:rsidRPr="00770D0A">
              <w:rPr>
                <w:b/>
                <w:bCs/>
                <w:lang w:val="fr-FR" w:eastAsia="fr-FR"/>
              </w:rPr>
              <w:t>0 26 003</w:t>
            </w:r>
          </w:p>
        </w:tc>
        <w:tc>
          <w:tcPr>
            <w:tcW w:w="4323" w:type="dxa"/>
            <w:vAlign w:val="center"/>
            <w:hideMark/>
          </w:tcPr>
          <w:p w14:paraId="3E4534E3" w14:textId="77777777" w:rsidR="001047C8" w:rsidRPr="00770D0A" w:rsidRDefault="001047C8" w:rsidP="00BC5AB9">
            <w:pPr>
              <w:jc w:val="left"/>
              <w:rPr>
                <w:lang w:val="en-US" w:eastAsia="fr-FR"/>
              </w:rPr>
            </w:pPr>
            <w:r w:rsidRPr="00770D0A">
              <w:rPr>
                <w:lang w:val="en-US" w:eastAsia="fr-FR"/>
              </w:rPr>
              <w:t>Time Difference against UTC (LMTZ–UTC)</w:t>
            </w:r>
          </w:p>
        </w:tc>
        <w:tc>
          <w:tcPr>
            <w:tcW w:w="2096" w:type="dxa"/>
            <w:gridSpan w:val="2"/>
            <w:vAlign w:val="center"/>
            <w:hideMark/>
          </w:tcPr>
          <w:p w14:paraId="000ABD83" w14:textId="77777777" w:rsidR="001047C8" w:rsidRPr="00770D0A" w:rsidRDefault="001047C8" w:rsidP="00BC5AB9">
            <w:pPr>
              <w:jc w:val="left"/>
              <w:rPr>
                <w:lang w:val="fr-FR" w:eastAsia="fr-FR"/>
              </w:rPr>
            </w:pPr>
            <w:r w:rsidRPr="00770D0A">
              <w:rPr>
                <w:b/>
                <w:bCs/>
                <w:lang w:val="fr-FR" w:eastAsia="fr-FR"/>
              </w:rPr>
              <w:t>+240 min</w:t>
            </w:r>
          </w:p>
        </w:tc>
        <w:tc>
          <w:tcPr>
            <w:tcW w:w="1627" w:type="dxa"/>
          </w:tcPr>
          <w:p w14:paraId="588BBBC5" w14:textId="21C17DB7" w:rsidR="001047C8" w:rsidRPr="00770D0A" w:rsidRDefault="001047C8" w:rsidP="00BC5AB9">
            <w:pPr>
              <w:jc w:val="left"/>
              <w:rPr>
                <w:b/>
                <w:bCs/>
                <w:lang w:val="fr-FR" w:eastAsia="fr-FR"/>
              </w:rPr>
            </w:pPr>
            <w:r w:rsidRPr="00202B7E">
              <w:rPr>
                <w:bCs/>
                <w:lang w:val="fr-FR" w:eastAsia="fr-FR"/>
              </w:rPr>
              <w:t>LMTZ-UTC</w:t>
            </w:r>
            <w:r>
              <w:rPr>
                <w:bCs/>
                <w:lang w:val="fr-FR" w:eastAsia="fr-FR"/>
              </w:rPr>
              <w:t>=240</w:t>
            </w:r>
          </w:p>
        </w:tc>
      </w:tr>
      <w:tr w:rsidR="001047C8" w:rsidRPr="00770D0A" w14:paraId="7985AD4D" w14:textId="03AF6B08" w:rsidTr="001047C8">
        <w:trPr>
          <w:tblCellSpacing w:w="15" w:type="dxa"/>
        </w:trPr>
        <w:tc>
          <w:tcPr>
            <w:tcW w:w="0" w:type="auto"/>
            <w:vAlign w:val="center"/>
            <w:hideMark/>
          </w:tcPr>
          <w:p w14:paraId="3C52391E" w14:textId="77777777" w:rsidR="001047C8" w:rsidRPr="00770D0A" w:rsidRDefault="001047C8" w:rsidP="00BC5AB9">
            <w:pPr>
              <w:jc w:val="left"/>
              <w:rPr>
                <w:lang w:val="fr-FR" w:eastAsia="fr-FR"/>
              </w:rPr>
            </w:pPr>
            <w:r w:rsidRPr="00770D0A">
              <w:rPr>
                <w:b/>
                <w:bCs/>
                <w:lang w:val="fr-FR" w:eastAsia="fr-FR"/>
              </w:rPr>
              <w:t>3 01 011</w:t>
            </w:r>
          </w:p>
        </w:tc>
        <w:tc>
          <w:tcPr>
            <w:tcW w:w="4323" w:type="dxa"/>
            <w:vAlign w:val="center"/>
            <w:hideMark/>
          </w:tcPr>
          <w:p w14:paraId="3965F7C9" w14:textId="77777777" w:rsidR="001047C8" w:rsidRPr="00770D0A" w:rsidRDefault="001047C8" w:rsidP="00BC5AB9">
            <w:pPr>
              <w:jc w:val="left"/>
              <w:rPr>
                <w:lang w:val="fr-FR" w:eastAsia="fr-FR"/>
              </w:rPr>
            </w:pPr>
            <w:r w:rsidRPr="00770D0A">
              <w:rPr>
                <w:lang w:val="fr-FR" w:eastAsia="fr-FR"/>
              </w:rPr>
              <w:t>Attribution Day</w:t>
            </w:r>
          </w:p>
        </w:tc>
        <w:tc>
          <w:tcPr>
            <w:tcW w:w="2096" w:type="dxa"/>
            <w:gridSpan w:val="2"/>
            <w:vAlign w:val="center"/>
            <w:hideMark/>
          </w:tcPr>
          <w:p w14:paraId="17DFA33A" w14:textId="77777777" w:rsidR="001047C8" w:rsidRPr="00770D0A" w:rsidRDefault="001047C8" w:rsidP="00BC5AB9">
            <w:pPr>
              <w:jc w:val="left"/>
              <w:rPr>
                <w:lang w:val="fr-FR" w:eastAsia="fr-FR"/>
              </w:rPr>
            </w:pPr>
            <w:r w:rsidRPr="00770D0A">
              <w:rPr>
                <w:b/>
                <w:bCs/>
                <w:lang w:val="fr-FR" w:eastAsia="fr-FR"/>
              </w:rPr>
              <w:t>2026-07-28</w:t>
            </w:r>
          </w:p>
        </w:tc>
        <w:tc>
          <w:tcPr>
            <w:tcW w:w="1627" w:type="dxa"/>
          </w:tcPr>
          <w:p w14:paraId="7BA9CC0C" w14:textId="02971A9E" w:rsidR="001047C8" w:rsidRPr="0092303E" w:rsidRDefault="0092303E" w:rsidP="00BC5AB9">
            <w:pPr>
              <w:jc w:val="left"/>
              <w:rPr>
                <w:bCs/>
                <w:lang w:val="fr-FR" w:eastAsia="fr-FR"/>
              </w:rPr>
            </w:pPr>
            <w:r w:rsidRPr="0092303E">
              <w:rPr>
                <w:bCs/>
                <w:lang w:val="fr-FR" w:eastAsia="fr-FR"/>
              </w:rPr>
              <w:t>Attribution Day = 2026-07-28</w:t>
            </w:r>
          </w:p>
        </w:tc>
      </w:tr>
    </w:tbl>
    <w:p w14:paraId="65B06700" w14:textId="77777777" w:rsidR="004E641E" w:rsidRPr="00770D0A" w:rsidRDefault="004E641E" w:rsidP="004E641E">
      <w:pPr>
        <w:rPr>
          <w:lang w:val="en-US" w:eastAsia="fr-FR"/>
        </w:rPr>
      </w:pPr>
      <w:r w:rsidRPr="00770D0A">
        <w:rPr>
          <w:lang w:val="en-US" w:eastAsia="fr-FR"/>
        </w:rPr>
        <w:t>This example illustrates how the descriptors describing observation conditions, processing methods and temporal attribution complement the reported daily climate values, ensuring their correct interpretation by users.</w:t>
      </w:r>
    </w:p>
    <w:p w14:paraId="3B6C5B2B" w14:textId="77777777" w:rsidR="004E641E" w:rsidRDefault="004E641E" w:rsidP="004E641E">
      <w:pPr>
        <w:pStyle w:val="Titre2"/>
        <w:ind w:left="576" w:hanging="576"/>
        <w:rPr>
          <w:lang w:val="en-US"/>
        </w:rPr>
      </w:pPr>
      <w:bookmarkStart w:id="139" w:name="_Toc242708316"/>
      <w:r>
        <w:rPr>
          <w:lang w:val="en-US"/>
        </w:rPr>
        <w:t>Climate Variables</w:t>
      </w:r>
      <w:bookmarkEnd w:id="139"/>
    </w:p>
    <w:p w14:paraId="46F2573D" w14:textId="77777777" w:rsidR="004E641E" w:rsidRPr="00E1610F" w:rsidRDefault="004E641E" w:rsidP="004E641E">
      <w:pPr>
        <w:rPr>
          <w:lang w:val="en-US"/>
        </w:rPr>
      </w:pPr>
      <w:r>
        <w:t>This section describes how the daily climate variables introduced in Part II are represented within the DAYCLI BUFR sequence. Although each variable has its own BUFR descriptor, several common encoding mechanisms are shared by all or part of the variables. These common mechanisms are presented first before describing the representation of each climate variable.</w:t>
      </w:r>
    </w:p>
    <w:p w14:paraId="5A099819" w14:textId="77777777" w:rsidR="004E641E" w:rsidRDefault="004E641E" w:rsidP="004E641E">
      <w:pPr>
        <w:pStyle w:val="Titre3"/>
      </w:pPr>
      <w:bookmarkStart w:id="140" w:name="_Toc242708317"/>
      <w:r>
        <w:t>Summary of BUFR Descriptor Characteristics</w:t>
      </w:r>
      <w:bookmarkEnd w:id="140"/>
    </w:p>
    <w:p w14:paraId="3D1CE839" w14:textId="77777777" w:rsidR="004E641E" w:rsidRDefault="004E641E" w:rsidP="004E641E">
      <w:r>
        <w:t>The numerical representation of each information element is defined by the corresponding BUFR descriptor contained in Table B of the Manual on Codes. Each descriptor specifies the unit, scale, reference value and data width used to encode the reported value.</w:t>
      </w:r>
    </w:p>
    <w:p w14:paraId="1905B730" w14:textId="77777777" w:rsidR="004E641E" w:rsidRDefault="004E641E" w:rsidP="004E641E">
      <w:r w:rsidRPr="00D86EB9">
        <w:rPr>
          <w:rStyle w:val="lev"/>
          <w:b w:val="0"/>
          <w:lang w:val="en-US"/>
        </w:rPr>
        <w:t xml:space="preserve">The following table summarizes the characteristics of the BUFR descriptors used in this </w:t>
      </w:r>
      <w:r>
        <w:rPr>
          <w:rStyle w:val="lev"/>
          <w:b w:val="0"/>
          <w:lang w:val="en-US"/>
        </w:rPr>
        <w:t>sub-</w:t>
      </w:r>
      <w:r w:rsidRPr="00D86EB9">
        <w:rPr>
          <w:rStyle w:val="lev"/>
          <w:b w:val="0"/>
          <w:lang w:val="en-US"/>
        </w:rPr>
        <w:t>section.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2586"/>
        <w:gridCol w:w="642"/>
        <w:gridCol w:w="265"/>
        <w:gridCol w:w="265"/>
        <w:gridCol w:w="767"/>
        <w:gridCol w:w="767"/>
        <w:gridCol w:w="819"/>
        <w:gridCol w:w="819"/>
        <w:gridCol w:w="45"/>
      </w:tblGrid>
      <w:tr w:rsidR="004E641E" w:rsidRPr="004E641E" w14:paraId="7C5873F8" w14:textId="77777777" w:rsidTr="00A06D22">
        <w:trPr>
          <w:gridAfter w:val="1"/>
          <w:tblHeader/>
          <w:tblCellSpacing w:w="15" w:type="dxa"/>
        </w:trPr>
        <w:tc>
          <w:tcPr>
            <w:tcW w:w="1104" w:type="dxa"/>
            <w:vAlign w:val="center"/>
            <w:hideMark/>
          </w:tcPr>
          <w:p w14:paraId="0B51762C" w14:textId="77777777" w:rsidR="004E641E" w:rsidRPr="004E641E" w:rsidRDefault="004E641E" w:rsidP="00BC5AB9">
            <w:pPr>
              <w:rPr>
                <w:b/>
                <w:lang w:val="en-US" w:eastAsia="fr-FR"/>
              </w:rPr>
            </w:pPr>
            <w:r w:rsidRPr="004E641E">
              <w:rPr>
                <w:b/>
                <w:lang w:val="en-US" w:eastAsia="fr-FR"/>
              </w:rPr>
              <w:t>FXY</w:t>
            </w:r>
          </w:p>
        </w:tc>
        <w:tc>
          <w:tcPr>
            <w:tcW w:w="2556" w:type="dxa"/>
            <w:vAlign w:val="center"/>
            <w:hideMark/>
          </w:tcPr>
          <w:p w14:paraId="4F2F1F45" w14:textId="77777777" w:rsidR="004E641E" w:rsidRPr="004E641E" w:rsidRDefault="004E641E" w:rsidP="00BC5AB9">
            <w:pPr>
              <w:rPr>
                <w:b/>
                <w:lang w:val="en-US" w:eastAsia="fr-FR"/>
              </w:rPr>
            </w:pPr>
            <w:r w:rsidRPr="004E641E">
              <w:rPr>
                <w:b/>
                <w:lang w:val="en-US" w:eastAsia="fr-FR"/>
              </w:rPr>
              <w:t>Element Name</w:t>
            </w:r>
          </w:p>
        </w:tc>
        <w:tc>
          <w:tcPr>
            <w:tcW w:w="0" w:type="auto"/>
            <w:vAlign w:val="center"/>
            <w:hideMark/>
          </w:tcPr>
          <w:p w14:paraId="5DCF7720" w14:textId="77777777" w:rsidR="004E641E" w:rsidRPr="004E641E" w:rsidRDefault="004E641E" w:rsidP="00BC5AB9">
            <w:pPr>
              <w:rPr>
                <w:b/>
                <w:lang w:val="en-US" w:eastAsia="fr-FR"/>
              </w:rPr>
            </w:pPr>
            <w:r w:rsidRPr="004E641E">
              <w:rPr>
                <w:b/>
                <w:lang w:val="en-US" w:eastAsia="fr-FR"/>
              </w:rPr>
              <w:t>Unit</w:t>
            </w:r>
          </w:p>
        </w:tc>
        <w:tc>
          <w:tcPr>
            <w:tcW w:w="0" w:type="auto"/>
            <w:gridSpan w:val="2"/>
            <w:vAlign w:val="center"/>
            <w:hideMark/>
          </w:tcPr>
          <w:p w14:paraId="7B19F764" w14:textId="77777777" w:rsidR="004E641E" w:rsidRPr="004E641E" w:rsidRDefault="004E641E" w:rsidP="00BC5AB9">
            <w:pPr>
              <w:rPr>
                <w:b/>
                <w:lang w:val="en-US" w:eastAsia="fr-FR"/>
              </w:rPr>
            </w:pPr>
            <w:r w:rsidRPr="004E641E">
              <w:rPr>
                <w:b/>
                <w:lang w:val="en-US" w:eastAsia="fr-FR"/>
              </w:rPr>
              <w:t>Scale</w:t>
            </w:r>
          </w:p>
        </w:tc>
        <w:tc>
          <w:tcPr>
            <w:tcW w:w="0" w:type="auto"/>
            <w:gridSpan w:val="2"/>
            <w:vAlign w:val="center"/>
            <w:hideMark/>
          </w:tcPr>
          <w:p w14:paraId="2E349F54" w14:textId="77777777" w:rsidR="004E641E" w:rsidRPr="004E641E" w:rsidRDefault="004E641E" w:rsidP="00BC5AB9">
            <w:pPr>
              <w:rPr>
                <w:b/>
                <w:lang w:val="en-US" w:eastAsia="fr-FR"/>
              </w:rPr>
            </w:pPr>
            <w:r w:rsidRPr="004E641E">
              <w:rPr>
                <w:b/>
                <w:lang w:val="en-US" w:eastAsia="fr-FR"/>
              </w:rPr>
              <w:t>Reference Value</w:t>
            </w:r>
          </w:p>
        </w:tc>
        <w:tc>
          <w:tcPr>
            <w:tcW w:w="0" w:type="auto"/>
            <w:gridSpan w:val="2"/>
            <w:vAlign w:val="center"/>
            <w:hideMark/>
          </w:tcPr>
          <w:p w14:paraId="33D137DA" w14:textId="77777777" w:rsidR="004E641E" w:rsidRPr="004E641E" w:rsidRDefault="004E641E" w:rsidP="00BC5AB9">
            <w:pPr>
              <w:rPr>
                <w:b/>
                <w:lang w:val="en-US" w:eastAsia="fr-FR"/>
              </w:rPr>
            </w:pPr>
            <w:r w:rsidRPr="004E641E">
              <w:rPr>
                <w:b/>
                <w:lang w:val="en-US" w:eastAsia="fr-FR"/>
              </w:rPr>
              <w:t>Data Width (bits)</w:t>
            </w:r>
          </w:p>
        </w:tc>
      </w:tr>
      <w:tr w:rsidR="004E641E" w:rsidRPr="00301FBF" w14:paraId="65BFF76E" w14:textId="77777777" w:rsidTr="00A06D22">
        <w:trPr>
          <w:tblCellSpacing w:w="15" w:type="dxa"/>
        </w:trPr>
        <w:tc>
          <w:tcPr>
            <w:tcW w:w="1104" w:type="dxa"/>
            <w:vAlign w:val="center"/>
          </w:tcPr>
          <w:p w14:paraId="6865DFC3" w14:textId="77777777" w:rsidR="004E641E" w:rsidRPr="008977D2" w:rsidRDefault="004E641E" w:rsidP="00BC5AB9">
            <w:pPr>
              <w:jc w:val="left"/>
              <w:rPr>
                <w:b/>
              </w:rPr>
            </w:pPr>
            <w:r w:rsidRPr="008977D2">
              <w:rPr>
                <w:rStyle w:val="lev"/>
                <w:b w:val="0"/>
              </w:rPr>
              <w:t>0 04 001</w:t>
            </w:r>
          </w:p>
        </w:tc>
        <w:tc>
          <w:tcPr>
            <w:tcW w:w="2556" w:type="dxa"/>
            <w:vAlign w:val="center"/>
          </w:tcPr>
          <w:p w14:paraId="2746209F" w14:textId="77777777" w:rsidR="004E641E" w:rsidRDefault="004E641E" w:rsidP="00BC5AB9">
            <w:pPr>
              <w:jc w:val="left"/>
            </w:pPr>
            <w:r>
              <w:t>Year</w:t>
            </w:r>
          </w:p>
        </w:tc>
        <w:tc>
          <w:tcPr>
            <w:tcW w:w="0" w:type="auto"/>
            <w:gridSpan w:val="2"/>
            <w:vAlign w:val="center"/>
          </w:tcPr>
          <w:p w14:paraId="485E3300" w14:textId="77777777" w:rsidR="004E641E" w:rsidRDefault="004E641E" w:rsidP="00BC5AB9">
            <w:pPr>
              <w:jc w:val="left"/>
              <w:rPr>
                <w:lang w:val="en-US" w:eastAsia="fr-FR"/>
              </w:rPr>
            </w:pPr>
            <w:r>
              <w:rPr>
                <w:lang w:val="en-US" w:eastAsia="fr-FR"/>
              </w:rPr>
              <w:t>a</w:t>
            </w:r>
          </w:p>
        </w:tc>
        <w:tc>
          <w:tcPr>
            <w:tcW w:w="0" w:type="auto"/>
            <w:gridSpan w:val="2"/>
            <w:vAlign w:val="center"/>
          </w:tcPr>
          <w:p w14:paraId="60D76C87" w14:textId="77777777" w:rsidR="004E641E" w:rsidRDefault="004E641E" w:rsidP="00BC5AB9">
            <w:pPr>
              <w:jc w:val="left"/>
              <w:rPr>
                <w:lang w:val="en-US" w:eastAsia="fr-FR"/>
              </w:rPr>
            </w:pPr>
            <w:r>
              <w:rPr>
                <w:lang w:val="en-US" w:eastAsia="fr-FR"/>
              </w:rPr>
              <w:t>0</w:t>
            </w:r>
          </w:p>
        </w:tc>
        <w:tc>
          <w:tcPr>
            <w:tcW w:w="0" w:type="auto"/>
            <w:gridSpan w:val="2"/>
            <w:vAlign w:val="center"/>
          </w:tcPr>
          <w:p w14:paraId="436B559A" w14:textId="77777777" w:rsidR="004E641E" w:rsidRDefault="004E641E" w:rsidP="00BC5AB9">
            <w:pPr>
              <w:jc w:val="left"/>
              <w:rPr>
                <w:lang w:val="en-US" w:eastAsia="fr-FR"/>
              </w:rPr>
            </w:pPr>
            <w:r>
              <w:rPr>
                <w:lang w:val="en-US" w:eastAsia="fr-FR"/>
              </w:rPr>
              <w:t>0</w:t>
            </w:r>
          </w:p>
        </w:tc>
        <w:tc>
          <w:tcPr>
            <w:tcW w:w="0" w:type="auto"/>
            <w:gridSpan w:val="2"/>
            <w:vAlign w:val="center"/>
          </w:tcPr>
          <w:p w14:paraId="07BFD7A1" w14:textId="77777777" w:rsidR="004E641E" w:rsidRDefault="004E641E" w:rsidP="00BC5AB9">
            <w:pPr>
              <w:jc w:val="left"/>
              <w:rPr>
                <w:lang w:val="en-US" w:eastAsia="fr-FR"/>
              </w:rPr>
            </w:pPr>
            <w:r>
              <w:rPr>
                <w:lang w:val="en-US" w:eastAsia="fr-FR"/>
              </w:rPr>
              <w:t>12</w:t>
            </w:r>
          </w:p>
        </w:tc>
      </w:tr>
      <w:tr w:rsidR="004E641E" w:rsidRPr="00301FBF" w14:paraId="19D854FB" w14:textId="77777777" w:rsidTr="00A06D22">
        <w:trPr>
          <w:tblCellSpacing w:w="15" w:type="dxa"/>
        </w:trPr>
        <w:tc>
          <w:tcPr>
            <w:tcW w:w="1104" w:type="dxa"/>
            <w:vAlign w:val="center"/>
          </w:tcPr>
          <w:p w14:paraId="10841CCB" w14:textId="77777777" w:rsidR="004E641E" w:rsidRPr="008977D2" w:rsidRDefault="004E641E" w:rsidP="00BC5AB9">
            <w:pPr>
              <w:jc w:val="left"/>
              <w:rPr>
                <w:b/>
              </w:rPr>
            </w:pPr>
            <w:r w:rsidRPr="008977D2">
              <w:rPr>
                <w:rStyle w:val="lev"/>
                <w:b w:val="0"/>
              </w:rPr>
              <w:t>0 04 002</w:t>
            </w:r>
          </w:p>
        </w:tc>
        <w:tc>
          <w:tcPr>
            <w:tcW w:w="2556" w:type="dxa"/>
            <w:vAlign w:val="center"/>
          </w:tcPr>
          <w:p w14:paraId="37514574" w14:textId="77777777" w:rsidR="004E641E" w:rsidRDefault="004E641E" w:rsidP="00BC5AB9">
            <w:pPr>
              <w:jc w:val="left"/>
            </w:pPr>
            <w:r>
              <w:t>Month</w:t>
            </w:r>
          </w:p>
        </w:tc>
        <w:tc>
          <w:tcPr>
            <w:tcW w:w="0" w:type="auto"/>
            <w:gridSpan w:val="2"/>
            <w:vAlign w:val="center"/>
          </w:tcPr>
          <w:p w14:paraId="43E24556" w14:textId="77777777" w:rsidR="004E641E" w:rsidRDefault="004E641E" w:rsidP="00BC5AB9">
            <w:pPr>
              <w:jc w:val="left"/>
              <w:rPr>
                <w:lang w:val="en-US" w:eastAsia="fr-FR"/>
              </w:rPr>
            </w:pPr>
            <w:r>
              <w:rPr>
                <w:lang w:val="en-US" w:eastAsia="fr-FR"/>
              </w:rPr>
              <w:t>mon</w:t>
            </w:r>
          </w:p>
        </w:tc>
        <w:tc>
          <w:tcPr>
            <w:tcW w:w="0" w:type="auto"/>
            <w:gridSpan w:val="2"/>
            <w:vAlign w:val="center"/>
          </w:tcPr>
          <w:p w14:paraId="5A8AD80C" w14:textId="77777777" w:rsidR="004E641E" w:rsidRDefault="004E641E" w:rsidP="00BC5AB9">
            <w:pPr>
              <w:jc w:val="left"/>
              <w:rPr>
                <w:lang w:val="en-US" w:eastAsia="fr-FR"/>
              </w:rPr>
            </w:pPr>
            <w:r>
              <w:rPr>
                <w:lang w:val="en-US" w:eastAsia="fr-FR"/>
              </w:rPr>
              <w:t>0</w:t>
            </w:r>
          </w:p>
        </w:tc>
        <w:tc>
          <w:tcPr>
            <w:tcW w:w="0" w:type="auto"/>
            <w:gridSpan w:val="2"/>
            <w:vAlign w:val="center"/>
          </w:tcPr>
          <w:p w14:paraId="1B8F1C1A" w14:textId="77777777" w:rsidR="004E641E" w:rsidRDefault="004E641E" w:rsidP="00BC5AB9">
            <w:pPr>
              <w:jc w:val="left"/>
              <w:rPr>
                <w:lang w:val="en-US" w:eastAsia="fr-FR"/>
              </w:rPr>
            </w:pPr>
            <w:r>
              <w:rPr>
                <w:lang w:val="en-US" w:eastAsia="fr-FR"/>
              </w:rPr>
              <w:t>0</w:t>
            </w:r>
          </w:p>
        </w:tc>
        <w:tc>
          <w:tcPr>
            <w:tcW w:w="0" w:type="auto"/>
            <w:gridSpan w:val="2"/>
            <w:vAlign w:val="center"/>
          </w:tcPr>
          <w:p w14:paraId="5C35DFD2" w14:textId="77777777" w:rsidR="004E641E" w:rsidRDefault="004E641E" w:rsidP="00BC5AB9">
            <w:pPr>
              <w:jc w:val="left"/>
              <w:rPr>
                <w:lang w:val="en-US" w:eastAsia="fr-FR"/>
              </w:rPr>
            </w:pPr>
            <w:r>
              <w:rPr>
                <w:lang w:val="en-US" w:eastAsia="fr-FR"/>
              </w:rPr>
              <w:t>4</w:t>
            </w:r>
          </w:p>
        </w:tc>
      </w:tr>
      <w:tr w:rsidR="004E641E" w:rsidRPr="00301FBF" w14:paraId="7E54FE43" w14:textId="77777777" w:rsidTr="00A06D22">
        <w:trPr>
          <w:tblCellSpacing w:w="15" w:type="dxa"/>
        </w:trPr>
        <w:tc>
          <w:tcPr>
            <w:tcW w:w="1104" w:type="dxa"/>
            <w:vAlign w:val="center"/>
          </w:tcPr>
          <w:p w14:paraId="1B40E4EC" w14:textId="77777777" w:rsidR="004E641E" w:rsidRPr="008977D2" w:rsidRDefault="004E641E" w:rsidP="00BC5AB9">
            <w:r w:rsidRPr="008977D2">
              <w:t>0 04 003</w:t>
            </w:r>
          </w:p>
        </w:tc>
        <w:tc>
          <w:tcPr>
            <w:tcW w:w="2556" w:type="dxa"/>
            <w:vAlign w:val="center"/>
          </w:tcPr>
          <w:p w14:paraId="239AED01" w14:textId="77777777" w:rsidR="004E641E" w:rsidRDefault="004E641E" w:rsidP="00BC5AB9">
            <w:r>
              <w:t>Day</w:t>
            </w:r>
          </w:p>
        </w:tc>
        <w:tc>
          <w:tcPr>
            <w:tcW w:w="0" w:type="auto"/>
            <w:gridSpan w:val="2"/>
            <w:vAlign w:val="center"/>
          </w:tcPr>
          <w:p w14:paraId="09830CD8" w14:textId="77777777" w:rsidR="004E641E" w:rsidRDefault="004E641E" w:rsidP="00BC5AB9">
            <w:pPr>
              <w:jc w:val="left"/>
              <w:rPr>
                <w:lang w:val="en-US" w:eastAsia="fr-FR"/>
              </w:rPr>
            </w:pPr>
            <w:r>
              <w:rPr>
                <w:lang w:val="en-US" w:eastAsia="fr-FR"/>
              </w:rPr>
              <w:t>d</w:t>
            </w:r>
          </w:p>
        </w:tc>
        <w:tc>
          <w:tcPr>
            <w:tcW w:w="0" w:type="auto"/>
            <w:gridSpan w:val="2"/>
            <w:vAlign w:val="center"/>
          </w:tcPr>
          <w:p w14:paraId="039066E8" w14:textId="77777777" w:rsidR="004E641E" w:rsidRDefault="004E641E" w:rsidP="00BC5AB9">
            <w:pPr>
              <w:jc w:val="left"/>
              <w:rPr>
                <w:lang w:val="en-US" w:eastAsia="fr-FR"/>
              </w:rPr>
            </w:pPr>
            <w:r>
              <w:rPr>
                <w:lang w:val="en-US" w:eastAsia="fr-FR"/>
              </w:rPr>
              <w:t>0</w:t>
            </w:r>
          </w:p>
        </w:tc>
        <w:tc>
          <w:tcPr>
            <w:tcW w:w="0" w:type="auto"/>
            <w:gridSpan w:val="2"/>
            <w:vAlign w:val="center"/>
          </w:tcPr>
          <w:p w14:paraId="55C87ABE" w14:textId="77777777" w:rsidR="004E641E" w:rsidRDefault="004E641E" w:rsidP="00BC5AB9">
            <w:pPr>
              <w:jc w:val="left"/>
              <w:rPr>
                <w:lang w:val="en-US" w:eastAsia="fr-FR"/>
              </w:rPr>
            </w:pPr>
            <w:r>
              <w:rPr>
                <w:lang w:val="en-US" w:eastAsia="fr-FR"/>
              </w:rPr>
              <w:t>0</w:t>
            </w:r>
          </w:p>
        </w:tc>
        <w:tc>
          <w:tcPr>
            <w:tcW w:w="0" w:type="auto"/>
            <w:gridSpan w:val="2"/>
            <w:vAlign w:val="center"/>
          </w:tcPr>
          <w:p w14:paraId="0719A82A" w14:textId="77777777" w:rsidR="004E641E" w:rsidRDefault="004E641E" w:rsidP="00BC5AB9">
            <w:pPr>
              <w:jc w:val="left"/>
              <w:rPr>
                <w:lang w:val="en-US" w:eastAsia="fr-FR"/>
              </w:rPr>
            </w:pPr>
            <w:r>
              <w:rPr>
                <w:lang w:val="en-US" w:eastAsia="fr-FR"/>
              </w:rPr>
              <w:t>6</w:t>
            </w:r>
          </w:p>
        </w:tc>
      </w:tr>
      <w:tr w:rsidR="004E641E" w:rsidRPr="00301FBF" w14:paraId="1478AD6D" w14:textId="77777777" w:rsidTr="00A06D22">
        <w:trPr>
          <w:tblCellSpacing w:w="15" w:type="dxa"/>
        </w:trPr>
        <w:tc>
          <w:tcPr>
            <w:tcW w:w="1104" w:type="dxa"/>
            <w:vAlign w:val="center"/>
          </w:tcPr>
          <w:p w14:paraId="1DAB5A96" w14:textId="77777777" w:rsidR="004E641E" w:rsidRPr="008977D2" w:rsidRDefault="004E641E" w:rsidP="00BC5AB9">
            <w:r w:rsidRPr="008977D2">
              <w:t>0 04 004</w:t>
            </w:r>
          </w:p>
        </w:tc>
        <w:tc>
          <w:tcPr>
            <w:tcW w:w="2556" w:type="dxa"/>
            <w:vAlign w:val="center"/>
          </w:tcPr>
          <w:p w14:paraId="51BEE4EA" w14:textId="77777777" w:rsidR="004E641E" w:rsidRDefault="004E641E" w:rsidP="00BC5AB9">
            <w:r>
              <w:t>Hour</w:t>
            </w:r>
          </w:p>
        </w:tc>
        <w:tc>
          <w:tcPr>
            <w:tcW w:w="0" w:type="auto"/>
            <w:gridSpan w:val="2"/>
            <w:vAlign w:val="center"/>
          </w:tcPr>
          <w:p w14:paraId="2360B63B" w14:textId="77777777" w:rsidR="004E641E" w:rsidRDefault="004E641E" w:rsidP="00BC5AB9">
            <w:pPr>
              <w:jc w:val="left"/>
              <w:rPr>
                <w:lang w:val="en-US" w:eastAsia="fr-FR"/>
              </w:rPr>
            </w:pPr>
            <w:r>
              <w:rPr>
                <w:lang w:val="en-US" w:eastAsia="fr-FR"/>
              </w:rPr>
              <w:t>h</w:t>
            </w:r>
          </w:p>
        </w:tc>
        <w:tc>
          <w:tcPr>
            <w:tcW w:w="0" w:type="auto"/>
            <w:gridSpan w:val="2"/>
            <w:vAlign w:val="center"/>
          </w:tcPr>
          <w:p w14:paraId="503BCB60" w14:textId="77777777" w:rsidR="004E641E" w:rsidRDefault="004E641E" w:rsidP="00BC5AB9">
            <w:pPr>
              <w:jc w:val="left"/>
              <w:rPr>
                <w:lang w:val="en-US" w:eastAsia="fr-FR"/>
              </w:rPr>
            </w:pPr>
            <w:r>
              <w:rPr>
                <w:lang w:val="en-US" w:eastAsia="fr-FR"/>
              </w:rPr>
              <w:t>0</w:t>
            </w:r>
          </w:p>
        </w:tc>
        <w:tc>
          <w:tcPr>
            <w:tcW w:w="0" w:type="auto"/>
            <w:gridSpan w:val="2"/>
            <w:vAlign w:val="center"/>
          </w:tcPr>
          <w:p w14:paraId="20F608D4" w14:textId="77777777" w:rsidR="004E641E" w:rsidRDefault="004E641E" w:rsidP="00BC5AB9">
            <w:pPr>
              <w:jc w:val="left"/>
              <w:rPr>
                <w:lang w:val="en-US" w:eastAsia="fr-FR"/>
              </w:rPr>
            </w:pPr>
            <w:r>
              <w:rPr>
                <w:lang w:val="en-US" w:eastAsia="fr-FR"/>
              </w:rPr>
              <w:t>0</w:t>
            </w:r>
          </w:p>
        </w:tc>
        <w:tc>
          <w:tcPr>
            <w:tcW w:w="0" w:type="auto"/>
            <w:gridSpan w:val="2"/>
            <w:vAlign w:val="center"/>
          </w:tcPr>
          <w:p w14:paraId="19BD7686" w14:textId="77777777" w:rsidR="004E641E" w:rsidRDefault="004E641E" w:rsidP="00BC5AB9">
            <w:pPr>
              <w:jc w:val="left"/>
              <w:rPr>
                <w:lang w:val="en-US" w:eastAsia="fr-FR"/>
              </w:rPr>
            </w:pPr>
            <w:r>
              <w:rPr>
                <w:lang w:val="en-US" w:eastAsia="fr-FR"/>
              </w:rPr>
              <w:t>5</w:t>
            </w:r>
          </w:p>
        </w:tc>
      </w:tr>
      <w:tr w:rsidR="004E641E" w:rsidRPr="00301FBF" w14:paraId="3D513AD6" w14:textId="77777777" w:rsidTr="00A06D22">
        <w:trPr>
          <w:tblCellSpacing w:w="15" w:type="dxa"/>
        </w:trPr>
        <w:tc>
          <w:tcPr>
            <w:tcW w:w="1104" w:type="dxa"/>
            <w:vAlign w:val="center"/>
          </w:tcPr>
          <w:p w14:paraId="74A1F1A8" w14:textId="77777777" w:rsidR="004E641E" w:rsidRPr="008977D2" w:rsidRDefault="004E641E" w:rsidP="00BC5AB9">
            <w:r w:rsidRPr="008977D2">
              <w:t>0 04 005</w:t>
            </w:r>
          </w:p>
        </w:tc>
        <w:tc>
          <w:tcPr>
            <w:tcW w:w="2556" w:type="dxa"/>
            <w:vAlign w:val="center"/>
          </w:tcPr>
          <w:p w14:paraId="03C0A9AE" w14:textId="77777777" w:rsidR="004E641E" w:rsidRDefault="004E641E" w:rsidP="00BC5AB9">
            <w:r>
              <w:t>Minute</w:t>
            </w:r>
          </w:p>
        </w:tc>
        <w:tc>
          <w:tcPr>
            <w:tcW w:w="0" w:type="auto"/>
            <w:gridSpan w:val="2"/>
            <w:vAlign w:val="center"/>
          </w:tcPr>
          <w:p w14:paraId="113A1E34" w14:textId="77777777" w:rsidR="004E641E" w:rsidRDefault="004E641E" w:rsidP="00BC5AB9">
            <w:pPr>
              <w:jc w:val="left"/>
              <w:rPr>
                <w:lang w:val="en-US" w:eastAsia="fr-FR"/>
              </w:rPr>
            </w:pPr>
            <w:r>
              <w:rPr>
                <w:lang w:val="en-US" w:eastAsia="fr-FR"/>
              </w:rPr>
              <w:t>min</w:t>
            </w:r>
          </w:p>
        </w:tc>
        <w:tc>
          <w:tcPr>
            <w:tcW w:w="0" w:type="auto"/>
            <w:gridSpan w:val="2"/>
            <w:vAlign w:val="center"/>
          </w:tcPr>
          <w:p w14:paraId="7DA567E2" w14:textId="77777777" w:rsidR="004E641E" w:rsidRDefault="004E641E" w:rsidP="00BC5AB9">
            <w:pPr>
              <w:jc w:val="left"/>
              <w:rPr>
                <w:lang w:val="en-US" w:eastAsia="fr-FR"/>
              </w:rPr>
            </w:pPr>
            <w:r>
              <w:rPr>
                <w:lang w:val="en-US" w:eastAsia="fr-FR"/>
              </w:rPr>
              <w:t>0</w:t>
            </w:r>
          </w:p>
        </w:tc>
        <w:tc>
          <w:tcPr>
            <w:tcW w:w="0" w:type="auto"/>
            <w:gridSpan w:val="2"/>
            <w:vAlign w:val="center"/>
          </w:tcPr>
          <w:p w14:paraId="4D8F55BE" w14:textId="77777777" w:rsidR="004E641E" w:rsidRDefault="004E641E" w:rsidP="00BC5AB9">
            <w:pPr>
              <w:jc w:val="left"/>
              <w:rPr>
                <w:lang w:val="en-US" w:eastAsia="fr-FR"/>
              </w:rPr>
            </w:pPr>
            <w:r>
              <w:rPr>
                <w:lang w:val="en-US" w:eastAsia="fr-FR"/>
              </w:rPr>
              <w:t>0</w:t>
            </w:r>
          </w:p>
        </w:tc>
        <w:tc>
          <w:tcPr>
            <w:tcW w:w="0" w:type="auto"/>
            <w:gridSpan w:val="2"/>
            <w:vAlign w:val="center"/>
          </w:tcPr>
          <w:p w14:paraId="0ED9319E" w14:textId="77777777" w:rsidR="004E641E" w:rsidRDefault="004E641E" w:rsidP="00BC5AB9">
            <w:pPr>
              <w:jc w:val="left"/>
              <w:rPr>
                <w:lang w:val="en-US" w:eastAsia="fr-FR"/>
              </w:rPr>
            </w:pPr>
            <w:r>
              <w:rPr>
                <w:lang w:val="en-US" w:eastAsia="fr-FR"/>
              </w:rPr>
              <w:t>6</w:t>
            </w:r>
          </w:p>
        </w:tc>
      </w:tr>
      <w:tr w:rsidR="004E641E" w:rsidRPr="004E641E" w14:paraId="622A4EDE" w14:textId="77777777" w:rsidTr="00A06D22">
        <w:trPr>
          <w:gridAfter w:val="1"/>
          <w:tblCellSpacing w:w="15" w:type="dxa"/>
        </w:trPr>
        <w:tc>
          <w:tcPr>
            <w:tcW w:w="1104" w:type="dxa"/>
            <w:vAlign w:val="center"/>
            <w:hideMark/>
          </w:tcPr>
          <w:p w14:paraId="704B05AC" w14:textId="77777777" w:rsidR="004E641E" w:rsidRPr="004E641E" w:rsidRDefault="004E641E" w:rsidP="00BC5AB9">
            <w:pPr>
              <w:jc w:val="left"/>
              <w:rPr>
                <w:lang w:val="en-US" w:eastAsia="fr-FR"/>
              </w:rPr>
            </w:pPr>
            <w:r w:rsidRPr="004E641E">
              <w:rPr>
                <w:lang w:val="en-US" w:eastAsia="fr-FR"/>
              </w:rPr>
              <w:t>0 12 101</w:t>
            </w:r>
          </w:p>
        </w:tc>
        <w:tc>
          <w:tcPr>
            <w:tcW w:w="2556" w:type="dxa"/>
            <w:vAlign w:val="center"/>
            <w:hideMark/>
          </w:tcPr>
          <w:p w14:paraId="092580D6" w14:textId="77777777" w:rsidR="004E641E" w:rsidRPr="004E641E" w:rsidRDefault="004E641E" w:rsidP="00BC5AB9">
            <w:pPr>
              <w:jc w:val="left"/>
              <w:rPr>
                <w:lang w:val="en-US" w:eastAsia="fr-FR"/>
              </w:rPr>
            </w:pPr>
            <w:r w:rsidRPr="004E641E">
              <w:rPr>
                <w:lang w:val="en-US" w:eastAsia="fr-FR"/>
              </w:rPr>
              <w:t>Maximum daily temperature</w:t>
            </w:r>
          </w:p>
        </w:tc>
        <w:tc>
          <w:tcPr>
            <w:tcW w:w="0" w:type="auto"/>
            <w:vAlign w:val="center"/>
            <w:hideMark/>
          </w:tcPr>
          <w:p w14:paraId="7ECC5433" w14:textId="77777777" w:rsidR="004E641E" w:rsidRPr="004E641E" w:rsidRDefault="004E641E" w:rsidP="00BC5AB9">
            <w:pPr>
              <w:jc w:val="left"/>
              <w:rPr>
                <w:lang w:val="en-US" w:eastAsia="fr-FR"/>
              </w:rPr>
            </w:pPr>
            <w:r w:rsidRPr="004E641E">
              <w:rPr>
                <w:lang w:val="en-US" w:eastAsia="fr-FR"/>
              </w:rPr>
              <w:t>K</w:t>
            </w:r>
          </w:p>
        </w:tc>
        <w:tc>
          <w:tcPr>
            <w:tcW w:w="0" w:type="auto"/>
            <w:gridSpan w:val="2"/>
            <w:vAlign w:val="center"/>
            <w:hideMark/>
          </w:tcPr>
          <w:p w14:paraId="7FC72D26"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171BF821" w14:textId="77777777" w:rsidR="004E641E" w:rsidRPr="004E641E" w:rsidRDefault="004E641E" w:rsidP="00BC5AB9">
            <w:pPr>
              <w:jc w:val="left"/>
              <w:rPr>
                <w:lang w:val="en-US" w:eastAsia="fr-FR"/>
              </w:rPr>
            </w:pPr>
            <w:r w:rsidRPr="004E641E">
              <w:rPr>
                <w:lang w:val="en-US" w:eastAsia="fr-FR"/>
              </w:rPr>
              <w:t>0</w:t>
            </w:r>
          </w:p>
        </w:tc>
        <w:tc>
          <w:tcPr>
            <w:tcW w:w="0" w:type="auto"/>
            <w:gridSpan w:val="2"/>
            <w:vAlign w:val="center"/>
            <w:hideMark/>
          </w:tcPr>
          <w:p w14:paraId="270ABE11" w14:textId="77777777" w:rsidR="004E641E" w:rsidRPr="004E641E" w:rsidRDefault="004E641E" w:rsidP="00BC5AB9">
            <w:pPr>
              <w:jc w:val="left"/>
              <w:rPr>
                <w:lang w:val="en-US" w:eastAsia="fr-FR"/>
              </w:rPr>
            </w:pPr>
            <w:r w:rsidRPr="004E641E">
              <w:rPr>
                <w:lang w:val="en-US" w:eastAsia="fr-FR"/>
              </w:rPr>
              <w:t>16</w:t>
            </w:r>
          </w:p>
        </w:tc>
      </w:tr>
      <w:tr w:rsidR="004E641E" w:rsidRPr="004E641E" w14:paraId="15EE82A6" w14:textId="77777777" w:rsidTr="00A06D22">
        <w:trPr>
          <w:gridAfter w:val="1"/>
          <w:tblCellSpacing w:w="15" w:type="dxa"/>
        </w:trPr>
        <w:tc>
          <w:tcPr>
            <w:tcW w:w="1104" w:type="dxa"/>
            <w:vAlign w:val="center"/>
            <w:hideMark/>
          </w:tcPr>
          <w:p w14:paraId="0C207970" w14:textId="77777777" w:rsidR="004E641E" w:rsidRPr="004E641E" w:rsidRDefault="004E641E" w:rsidP="00BC5AB9">
            <w:pPr>
              <w:jc w:val="left"/>
              <w:rPr>
                <w:lang w:val="en-US" w:eastAsia="fr-FR"/>
              </w:rPr>
            </w:pPr>
            <w:r w:rsidRPr="004E641E">
              <w:rPr>
                <w:lang w:val="en-US" w:eastAsia="fr-FR"/>
              </w:rPr>
              <w:t>0 12 102</w:t>
            </w:r>
          </w:p>
        </w:tc>
        <w:tc>
          <w:tcPr>
            <w:tcW w:w="2556" w:type="dxa"/>
            <w:vAlign w:val="center"/>
            <w:hideMark/>
          </w:tcPr>
          <w:p w14:paraId="54DF688C" w14:textId="77777777" w:rsidR="004E641E" w:rsidRPr="004E641E" w:rsidRDefault="004E641E" w:rsidP="00BC5AB9">
            <w:pPr>
              <w:jc w:val="left"/>
              <w:rPr>
                <w:lang w:val="en-US" w:eastAsia="fr-FR"/>
              </w:rPr>
            </w:pPr>
            <w:r w:rsidRPr="004E641E">
              <w:rPr>
                <w:lang w:val="en-US" w:eastAsia="fr-FR"/>
              </w:rPr>
              <w:t>Minimum daily temperature</w:t>
            </w:r>
          </w:p>
        </w:tc>
        <w:tc>
          <w:tcPr>
            <w:tcW w:w="0" w:type="auto"/>
            <w:vAlign w:val="center"/>
            <w:hideMark/>
          </w:tcPr>
          <w:p w14:paraId="19BA98CE" w14:textId="77777777" w:rsidR="004E641E" w:rsidRPr="004E641E" w:rsidRDefault="004E641E" w:rsidP="00BC5AB9">
            <w:pPr>
              <w:jc w:val="left"/>
              <w:rPr>
                <w:lang w:val="en-US" w:eastAsia="fr-FR"/>
              </w:rPr>
            </w:pPr>
            <w:r w:rsidRPr="004E641E">
              <w:rPr>
                <w:lang w:val="en-US" w:eastAsia="fr-FR"/>
              </w:rPr>
              <w:t>K</w:t>
            </w:r>
          </w:p>
        </w:tc>
        <w:tc>
          <w:tcPr>
            <w:tcW w:w="0" w:type="auto"/>
            <w:gridSpan w:val="2"/>
            <w:vAlign w:val="center"/>
            <w:hideMark/>
          </w:tcPr>
          <w:p w14:paraId="2684D76D"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51493A1A" w14:textId="77777777" w:rsidR="004E641E" w:rsidRPr="004E641E" w:rsidRDefault="004E641E" w:rsidP="00BC5AB9">
            <w:pPr>
              <w:jc w:val="left"/>
              <w:rPr>
                <w:lang w:val="en-US" w:eastAsia="fr-FR"/>
              </w:rPr>
            </w:pPr>
            <w:r w:rsidRPr="004E641E">
              <w:rPr>
                <w:lang w:val="en-US" w:eastAsia="fr-FR"/>
              </w:rPr>
              <w:t>0</w:t>
            </w:r>
          </w:p>
        </w:tc>
        <w:tc>
          <w:tcPr>
            <w:tcW w:w="0" w:type="auto"/>
            <w:gridSpan w:val="2"/>
            <w:vAlign w:val="center"/>
            <w:hideMark/>
          </w:tcPr>
          <w:p w14:paraId="0146D88E" w14:textId="77777777" w:rsidR="004E641E" w:rsidRPr="004E641E" w:rsidRDefault="004E641E" w:rsidP="00BC5AB9">
            <w:pPr>
              <w:jc w:val="left"/>
              <w:rPr>
                <w:lang w:val="en-US" w:eastAsia="fr-FR"/>
              </w:rPr>
            </w:pPr>
            <w:r w:rsidRPr="004E641E">
              <w:rPr>
                <w:lang w:val="en-US" w:eastAsia="fr-FR"/>
              </w:rPr>
              <w:t>16</w:t>
            </w:r>
          </w:p>
        </w:tc>
      </w:tr>
      <w:tr w:rsidR="004E641E" w:rsidRPr="004E641E" w14:paraId="44006EEB" w14:textId="77777777" w:rsidTr="00A06D22">
        <w:trPr>
          <w:gridAfter w:val="1"/>
          <w:tblCellSpacing w:w="15" w:type="dxa"/>
        </w:trPr>
        <w:tc>
          <w:tcPr>
            <w:tcW w:w="1104" w:type="dxa"/>
            <w:vAlign w:val="center"/>
            <w:hideMark/>
          </w:tcPr>
          <w:p w14:paraId="7A16E395" w14:textId="77777777" w:rsidR="004E641E" w:rsidRPr="004E641E" w:rsidRDefault="004E641E" w:rsidP="00BC5AB9">
            <w:pPr>
              <w:jc w:val="left"/>
              <w:rPr>
                <w:lang w:val="en-US" w:eastAsia="fr-FR"/>
              </w:rPr>
            </w:pPr>
            <w:r w:rsidRPr="004E641E">
              <w:rPr>
                <w:lang w:val="en-US" w:eastAsia="fr-FR"/>
              </w:rPr>
              <w:t>0 12 103</w:t>
            </w:r>
          </w:p>
        </w:tc>
        <w:tc>
          <w:tcPr>
            <w:tcW w:w="2556" w:type="dxa"/>
            <w:vAlign w:val="center"/>
            <w:hideMark/>
          </w:tcPr>
          <w:p w14:paraId="5B25C932" w14:textId="77777777" w:rsidR="004E641E" w:rsidRPr="004E641E" w:rsidRDefault="004E641E" w:rsidP="00BC5AB9">
            <w:pPr>
              <w:jc w:val="left"/>
              <w:rPr>
                <w:lang w:val="en-US" w:eastAsia="fr-FR"/>
              </w:rPr>
            </w:pPr>
            <w:r w:rsidRPr="004E641E">
              <w:rPr>
                <w:lang w:val="en-US" w:eastAsia="fr-FR"/>
              </w:rPr>
              <w:t>Average daily temperature</w:t>
            </w:r>
          </w:p>
        </w:tc>
        <w:tc>
          <w:tcPr>
            <w:tcW w:w="0" w:type="auto"/>
            <w:vAlign w:val="center"/>
            <w:hideMark/>
          </w:tcPr>
          <w:p w14:paraId="53A46159" w14:textId="77777777" w:rsidR="004E641E" w:rsidRPr="004E641E" w:rsidRDefault="004E641E" w:rsidP="00BC5AB9">
            <w:pPr>
              <w:jc w:val="left"/>
              <w:rPr>
                <w:lang w:val="en-US" w:eastAsia="fr-FR"/>
              </w:rPr>
            </w:pPr>
            <w:r w:rsidRPr="004E641E">
              <w:rPr>
                <w:lang w:val="en-US" w:eastAsia="fr-FR"/>
              </w:rPr>
              <w:t>K</w:t>
            </w:r>
          </w:p>
        </w:tc>
        <w:tc>
          <w:tcPr>
            <w:tcW w:w="0" w:type="auto"/>
            <w:gridSpan w:val="2"/>
            <w:vAlign w:val="center"/>
            <w:hideMark/>
          </w:tcPr>
          <w:p w14:paraId="64377988"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3F3E4D51" w14:textId="77777777" w:rsidR="004E641E" w:rsidRPr="004E641E" w:rsidRDefault="004E641E" w:rsidP="00BC5AB9">
            <w:pPr>
              <w:jc w:val="left"/>
              <w:rPr>
                <w:lang w:val="en-US" w:eastAsia="fr-FR"/>
              </w:rPr>
            </w:pPr>
            <w:r w:rsidRPr="004E641E">
              <w:rPr>
                <w:lang w:val="en-US" w:eastAsia="fr-FR"/>
              </w:rPr>
              <w:t>0</w:t>
            </w:r>
          </w:p>
        </w:tc>
        <w:tc>
          <w:tcPr>
            <w:tcW w:w="0" w:type="auto"/>
            <w:gridSpan w:val="2"/>
            <w:vAlign w:val="center"/>
            <w:hideMark/>
          </w:tcPr>
          <w:p w14:paraId="54290061" w14:textId="77777777" w:rsidR="004E641E" w:rsidRPr="004E641E" w:rsidRDefault="004E641E" w:rsidP="00BC5AB9">
            <w:pPr>
              <w:jc w:val="left"/>
              <w:rPr>
                <w:lang w:val="en-US" w:eastAsia="fr-FR"/>
              </w:rPr>
            </w:pPr>
            <w:r w:rsidRPr="004E641E">
              <w:rPr>
                <w:lang w:val="en-US" w:eastAsia="fr-FR"/>
              </w:rPr>
              <w:t>16</w:t>
            </w:r>
          </w:p>
        </w:tc>
      </w:tr>
      <w:tr w:rsidR="004E641E" w:rsidRPr="004E641E" w14:paraId="1E3833E6" w14:textId="77777777" w:rsidTr="00A06D22">
        <w:trPr>
          <w:gridAfter w:val="1"/>
          <w:tblCellSpacing w:w="15" w:type="dxa"/>
        </w:trPr>
        <w:tc>
          <w:tcPr>
            <w:tcW w:w="1104" w:type="dxa"/>
            <w:vAlign w:val="center"/>
            <w:hideMark/>
          </w:tcPr>
          <w:p w14:paraId="5FABF381" w14:textId="29F32447" w:rsidR="004E641E" w:rsidRPr="004E641E" w:rsidRDefault="004E641E" w:rsidP="00BC5AB9">
            <w:pPr>
              <w:jc w:val="left"/>
              <w:rPr>
                <w:lang w:val="en-US" w:eastAsia="fr-FR"/>
              </w:rPr>
            </w:pPr>
            <w:r w:rsidRPr="004E641E">
              <w:rPr>
                <w:lang w:val="en-US" w:eastAsia="fr-FR"/>
              </w:rPr>
              <w:t xml:space="preserve">0 13 </w:t>
            </w:r>
            <w:r w:rsidR="00202B7E" w:rsidRPr="004E641E">
              <w:rPr>
                <w:lang w:val="en-US" w:eastAsia="fr-FR"/>
              </w:rPr>
              <w:t>0</w:t>
            </w:r>
            <w:r w:rsidR="00202B7E">
              <w:rPr>
                <w:lang w:val="en-US" w:eastAsia="fr-FR"/>
              </w:rPr>
              <w:t>60</w:t>
            </w:r>
            <w:r w:rsidR="00202B7E" w:rsidRPr="004E641E">
              <w:rPr>
                <w:lang w:val="en-US" w:eastAsia="fr-FR"/>
              </w:rPr>
              <w:t xml:space="preserve"> </w:t>
            </w:r>
          </w:p>
        </w:tc>
        <w:tc>
          <w:tcPr>
            <w:tcW w:w="2556" w:type="dxa"/>
            <w:vAlign w:val="center"/>
            <w:hideMark/>
          </w:tcPr>
          <w:p w14:paraId="62A9764D" w14:textId="77777777" w:rsidR="004E641E" w:rsidRPr="004E641E" w:rsidRDefault="004E641E" w:rsidP="00BC5AB9">
            <w:pPr>
              <w:jc w:val="left"/>
              <w:rPr>
                <w:lang w:val="en-US" w:eastAsia="fr-FR"/>
              </w:rPr>
            </w:pPr>
            <w:r w:rsidRPr="004E641E">
              <w:rPr>
                <w:lang w:val="en-US" w:eastAsia="fr-FR"/>
              </w:rPr>
              <w:t>Total accumulated precipitation</w:t>
            </w:r>
          </w:p>
        </w:tc>
        <w:tc>
          <w:tcPr>
            <w:tcW w:w="0" w:type="auto"/>
            <w:vAlign w:val="center"/>
            <w:hideMark/>
          </w:tcPr>
          <w:p w14:paraId="1A2C4B08" w14:textId="77777777" w:rsidR="004E641E" w:rsidRPr="004E641E" w:rsidRDefault="004E641E" w:rsidP="00BC5AB9">
            <w:pPr>
              <w:jc w:val="left"/>
              <w:rPr>
                <w:lang w:val="en-US" w:eastAsia="fr-FR"/>
              </w:rPr>
            </w:pPr>
            <w:r w:rsidRPr="004E641E">
              <w:rPr>
                <w:lang w:val="en-US" w:eastAsia="fr-FR"/>
              </w:rPr>
              <w:t>kg m⁻²</w:t>
            </w:r>
          </w:p>
        </w:tc>
        <w:tc>
          <w:tcPr>
            <w:tcW w:w="0" w:type="auto"/>
            <w:gridSpan w:val="2"/>
            <w:vAlign w:val="center"/>
            <w:hideMark/>
          </w:tcPr>
          <w:p w14:paraId="30472A54" w14:textId="77777777" w:rsidR="004E641E" w:rsidRPr="004E641E" w:rsidRDefault="004E641E" w:rsidP="00BC5AB9">
            <w:pPr>
              <w:jc w:val="left"/>
              <w:rPr>
                <w:lang w:val="en-US" w:eastAsia="fr-FR"/>
              </w:rPr>
            </w:pPr>
            <w:r w:rsidRPr="004E641E">
              <w:rPr>
                <w:lang w:val="en-US" w:eastAsia="fr-FR"/>
              </w:rPr>
              <w:t>1</w:t>
            </w:r>
          </w:p>
        </w:tc>
        <w:tc>
          <w:tcPr>
            <w:tcW w:w="0" w:type="auto"/>
            <w:gridSpan w:val="2"/>
            <w:vAlign w:val="center"/>
            <w:hideMark/>
          </w:tcPr>
          <w:p w14:paraId="352FA9BD" w14:textId="77777777" w:rsidR="004E641E" w:rsidRPr="004E641E" w:rsidRDefault="004E641E" w:rsidP="00BC5AB9">
            <w:pPr>
              <w:jc w:val="left"/>
              <w:rPr>
                <w:lang w:val="en-US" w:eastAsia="fr-FR"/>
              </w:rPr>
            </w:pPr>
            <w:r w:rsidRPr="004E641E">
              <w:rPr>
                <w:lang w:val="en-US" w:eastAsia="fr-FR"/>
              </w:rPr>
              <w:t>-1</w:t>
            </w:r>
          </w:p>
        </w:tc>
        <w:tc>
          <w:tcPr>
            <w:tcW w:w="0" w:type="auto"/>
            <w:gridSpan w:val="2"/>
            <w:vAlign w:val="center"/>
            <w:hideMark/>
          </w:tcPr>
          <w:p w14:paraId="008F8D9B" w14:textId="6FC37289" w:rsidR="004E641E" w:rsidRPr="004E641E" w:rsidRDefault="003B31D4" w:rsidP="00BC5AB9">
            <w:pPr>
              <w:jc w:val="left"/>
              <w:rPr>
                <w:lang w:val="en-US" w:eastAsia="fr-FR"/>
              </w:rPr>
            </w:pPr>
            <w:r w:rsidRPr="004E641E">
              <w:rPr>
                <w:lang w:val="en-US" w:eastAsia="fr-FR"/>
              </w:rPr>
              <w:t>1</w:t>
            </w:r>
            <w:r>
              <w:rPr>
                <w:lang w:val="en-US" w:eastAsia="fr-FR"/>
              </w:rPr>
              <w:t>7</w:t>
            </w:r>
          </w:p>
        </w:tc>
      </w:tr>
      <w:tr w:rsidR="004E641E" w:rsidRPr="004E641E" w14:paraId="56E8F60A" w14:textId="77777777" w:rsidTr="00A06D22">
        <w:trPr>
          <w:gridAfter w:val="1"/>
          <w:tblCellSpacing w:w="15" w:type="dxa"/>
        </w:trPr>
        <w:tc>
          <w:tcPr>
            <w:tcW w:w="1104" w:type="dxa"/>
            <w:vAlign w:val="center"/>
            <w:hideMark/>
          </w:tcPr>
          <w:p w14:paraId="6D2BC80F" w14:textId="77777777" w:rsidR="004E641E" w:rsidRPr="004E641E" w:rsidRDefault="004E641E" w:rsidP="00BC5AB9">
            <w:pPr>
              <w:jc w:val="left"/>
              <w:rPr>
                <w:lang w:val="en-US" w:eastAsia="fr-FR"/>
              </w:rPr>
            </w:pPr>
            <w:r w:rsidRPr="004E641E">
              <w:rPr>
                <w:lang w:val="en-US" w:eastAsia="fr-FR"/>
              </w:rPr>
              <w:lastRenderedPageBreak/>
              <w:t>0 13 012</w:t>
            </w:r>
          </w:p>
        </w:tc>
        <w:tc>
          <w:tcPr>
            <w:tcW w:w="2556" w:type="dxa"/>
            <w:vAlign w:val="center"/>
            <w:hideMark/>
          </w:tcPr>
          <w:p w14:paraId="43A6D40F" w14:textId="77777777" w:rsidR="004E641E" w:rsidRPr="004E641E" w:rsidRDefault="004E641E" w:rsidP="00BC5AB9">
            <w:pPr>
              <w:jc w:val="left"/>
              <w:rPr>
                <w:lang w:val="en-US" w:eastAsia="fr-FR"/>
              </w:rPr>
            </w:pPr>
            <w:r w:rsidRPr="004E641E">
              <w:rPr>
                <w:lang w:val="en-US" w:eastAsia="fr-FR"/>
              </w:rPr>
              <w:t>Depth of fresh snow</w:t>
            </w:r>
          </w:p>
        </w:tc>
        <w:tc>
          <w:tcPr>
            <w:tcW w:w="0" w:type="auto"/>
            <w:vAlign w:val="center"/>
            <w:hideMark/>
          </w:tcPr>
          <w:p w14:paraId="72221531" w14:textId="77777777" w:rsidR="004E641E" w:rsidRPr="004E641E" w:rsidRDefault="004E641E" w:rsidP="00BC5AB9">
            <w:pPr>
              <w:jc w:val="left"/>
              <w:rPr>
                <w:lang w:val="en-US" w:eastAsia="fr-FR"/>
              </w:rPr>
            </w:pPr>
            <w:r w:rsidRPr="004E641E">
              <w:rPr>
                <w:lang w:val="en-US" w:eastAsia="fr-FR"/>
              </w:rPr>
              <w:t>m</w:t>
            </w:r>
          </w:p>
        </w:tc>
        <w:tc>
          <w:tcPr>
            <w:tcW w:w="0" w:type="auto"/>
            <w:gridSpan w:val="2"/>
            <w:vAlign w:val="center"/>
            <w:hideMark/>
          </w:tcPr>
          <w:p w14:paraId="2093FF86"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68BE81EE"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6F8B87E3" w14:textId="77777777" w:rsidR="004E641E" w:rsidRPr="004E641E" w:rsidRDefault="004E641E" w:rsidP="00BC5AB9">
            <w:pPr>
              <w:jc w:val="left"/>
              <w:rPr>
                <w:lang w:val="en-US" w:eastAsia="fr-FR"/>
              </w:rPr>
            </w:pPr>
            <w:r w:rsidRPr="004E641E">
              <w:rPr>
                <w:lang w:val="en-US" w:eastAsia="fr-FR"/>
              </w:rPr>
              <w:t>12</w:t>
            </w:r>
          </w:p>
        </w:tc>
      </w:tr>
      <w:tr w:rsidR="004E641E" w:rsidRPr="004E641E" w14:paraId="5387F7E3" w14:textId="77777777" w:rsidTr="00A06D22">
        <w:trPr>
          <w:gridAfter w:val="1"/>
          <w:tblCellSpacing w:w="15" w:type="dxa"/>
        </w:trPr>
        <w:tc>
          <w:tcPr>
            <w:tcW w:w="1104" w:type="dxa"/>
            <w:vAlign w:val="center"/>
            <w:hideMark/>
          </w:tcPr>
          <w:p w14:paraId="4233D119" w14:textId="77777777" w:rsidR="004E641E" w:rsidRPr="004E641E" w:rsidRDefault="004E641E" w:rsidP="00BC5AB9">
            <w:pPr>
              <w:jc w:val="left"/>
              <w:rPr>
                <w:lang w:val="en-US" w:eastAsia="fr-FR"/>
              </w:rPr>
            </w:pPr>
            <w:r w:rsidRPr="004E641E">
              <w:rPr>
                <w:lang w:val="en-US" w:eastAsia="fr-FR"/>
              </w:rPr>
              <w:t>0 13 013</w:t>
            </w:r>
          </w:p>
        </w:tc>
        <w:tc>
          <w:tcPr>
            <w:tcW w:w="2556" w:type="dxa"/>
            <w:vAlign w:val="center"/>
            <w:hideMark/>
          </w:tcPr>
          <w:p w14:paraId="58E98266" w14:textId="77777777" w:rsidR="004E641E" w:rsidRPr="004E641E" w:rsidRDefault="004E641E" w:rsidP="00BC5AB9">
            <w:pPr>
              <w:jc w:val="left"/>
              <w:rPr>
                <w:lang w:val="en-US" w:eastAsia="fr-FR"/>
              </w:rPr>
            </w:pPr>
            <w:r w:rsidRPr="004E641E">
              <w:rPr>
                <w:lang w:val="en-US" w:eastAsia="fr-FR"/>
              </w:rPr>
              <w:t>Total snow depth</w:t>
            </w:r>
          </w:p>
        </w:tc>
        <w:tc>
          <w:tcPr>
            <w:tcW w:w="0" w:type="auto"/>
            <w:vAlign w:val="center"/>
            <w:hideMark/>
          </w:tcPr>
          <w:p w14:paraId="113C667D" w14:textId="77777777" w:rsidR="004E641E" w:rsidRPr="004E641E" w:rsidRDefault="004E641E" w:rsidP="00BC5AB9">
            <w:pPr>
              <w:jc w:val="left"/>
              <w:rPr>
                <w:lang w:val="en-US" w:eastAsia="fr-FR"/>
              </w:rPr>
            </w:pPr>
            <w:r w:rsidRPr="004E641E">
              <w:rPr>
                <w:lang w:val="en-US" w:eastAsia="fr-FR"/>
              </w:rPr>
              <w:t>m</w:t>
            </w:r>
          </w:p>
        </w:tc>
        <w:tc>
          <w:tcPr>
            <w:tcW w:w="0" w:type="auto"/>
            <w:gridSpan w:val="2"/>
            <w:vAlign w:val="center"/>
            <w:hideMark/>
          </w:tcPr>
          <w:p w14:paraId="55347E4F"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59DE7FAE" w14:textId="77777777" w:rsidR="004E641E" w:rsidRPr="004E641E" w:rsidRDefault="004E641E" w:rsidP="00BC5AB9">
            <w:pPr>
              <w:jc w:val="left"/>
              <w:rPr>
                <w:lang w:val="en-US" w:eastAsia="fr-FR"/>
              </w:rPr>
            </w:pPr>
            <w:r w:rsidRPr="004E641E">
              <w:rPr>
                <w:lang w:val="en-US" w:eastAsia="fr-FR"/>
              </w:rPr>
              <w:t>-2</w:t>
            </w:r>
          </w:p>
        </w:tc>
        <w:tc>
          <w:tcPr>
            <w:tcW w:w="0" w:type="auto"/>
            <w:gridSpan w:val="2"/>
            <w:vAlign w:val="center"/>
            <w:hideMark/>
          </w:tcPr>
          <w:p w14:paraId="47D50E07" w14:textId="44F5EF89" w:rsidR="004E641E" w:rsidRPr="004E641E" w:rsidRDefault="003B31D4" w:rsidP="00BC5AB9">
            <w:pPr>
              <w:jc w:val="left"/>
              <w:rPr>
                <w:lang w:val="en-US" w:eastAsia="fr-FR"/>
              </w:rPr>
            </w:pPr>
            <w:r>
              <w:rPr>
                <w:lang w:val="en-US" w:eastAsia="fr-FR"/>
              </w:rPr>
              <w:t>16</w:t>
            </w:r>
          </w:p>
        </w:tc>
      </w:tr>
    </w:tbl>
    <w:p w14:paraId="223D9509" w14:textId="151FCC13" w:rsidR="004E641E" w:rsidRDefault="004E641E" w:rsidP="004E641E">
      <w:r>
        <w:t xml:space="preserve">The BUFR characteristics presented in this table are provided for convenience. The </w:t>
      </w:r>
      <w:r w:rsidR="00A06D22">
        <w:t xml:space="preserve">formal </w:t>
      </w:r>
      <w:r>
        <w:t>definition of each descriptor remains the corresponding entry in Table B of the Manual on Codes (WMO-No. 306, Volume I.2).</w:t>
      </w:r>
    </w:p>
    <w:p w14:paraId="2F8B3E61" w14:textId="071A25BD" w:rsidR="004E641E" w:rsidRPr="00765781" w:rsidRDefault="004E641E" w:rsidP="004E641E">
      <w:pPr>
        <w:rPr>
          <w:lang w:val="en-US"/>
        </w:rPr>
      </w:pPr>
      <w:r>
        <w:t xml:space="preserve">Note that </w:t>
      </w:r>
      <w:r w:rsidR="003B31D4">
        <w:t>1 kg m-2 of precipitation is equivalent to 1 mm of precipitation.</w:t>
      </w:r>
    </w:p>
    <w:p w14:paraId="0BE4ED5A" w14:textId="77777777" w:rsidR="004E641E" w:rsidRDefault="004E641E" w:rsidP="004E641E">
      <w:pPr>
        <w:pStyle w:val="Titre3"/>
      </w:pPr>
      <w:bookmarkStart w:id="141" w:name="_Toc242708318"/>
      <w:r>
        <w:t>Total Snow Depth (Instantaneous Measurement)</w:t>
      </w:r>
      <w:bookmarkEnd w:id="141"/>
    </w:p>
    <w:p w14:paraId="68724E90" w14:textId="77777777" w:rsidR="004E641E" w:rsidRPr="00172E27" w:rsidRDefault="004E641E" w:rsidP="004E641E">
      <w:pPr>
        <w:rPr>
          <w:lang w:val="en-US"/>
        </w:rPr>
      </w:pPr>
      <w:r>
        <w:t>The Total Snow Depth is the only DAYCLI variable represented as an instantaneous measurement rather than an accumulated, extreme or derived daily value.</w:t>
      </w:r>
    </w:p>
    <w:p w14:paraId="043CE559" w14:textId="77777777" w:rsidR="004E641E" w:rsidRPr="00172E27" w:rsidRDefault="004E641E" w:rsidP="004E641E">
      <w:pPr>
        <w:rPr>
          <w:lang w:val="en-US"/>
        </w:rPr>
      </w:pPr>
      <w:r w:rsidRPr="00172E27">
        <w:rPr>
          <w:lang w:val="en-US"/>
        </w:rPr>
        <w:t xml:space="preserve">Unlike </w:t>
      </w:r>
      <w:r>
        <w:rPr>
          <w:lang w:val="en-US"/>
        </w:rPr>
        <w:t xml:space="preserve">the other elements, </w:t>
      </w:r>
      <w:r w:rsidRPr="00172E27">
        <w:rPr>
          <w:lang w:val="en-US"/>
        </w:rPr>
        <w:t xml:space="preserve">the Total Snow Depth corresponds to the snow depth observed at a specified date and time. Consequently, both the </w:t>
      </w:r>
      <w:r w:rsidRPr="00172E27">
        <w:rPr>
          <w:rStyle w:val="lev"/>
          <w:lang w:val="en-US"/>
        </w:rPr>
        <w:t>date</w:t>
      </w:r>
      <w:r w:rsidRPr="00172E27">
        <w:rPr>
          <w:lang w:val="en-US"/>
        </w:rPr>
        <w:t xml:space="preserve"> and </w:t>
      </w:r>
      <w:r w:rsidRPr="00172E27">
        <w:rPr>
          <w:rStyle w:val="lev"/>
          <w:lang w:val="en-US"/>
        </w:rPr>
        <w:t>time</w:t>
      </w:r>
      <w:r w:rsidRPr="00172E27">
        <w:rPr>
          <w:lang w:val="en-US"/>
        </w:rPr>
        <w:t xml:space="preserve"> of the measurement are included in the DAYCLI message to ensure its correct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669"/>
        <w:gridCol w:w="931"/>
        <w:gridCol w:w="5781"/>
      </w:tblGrid>
      <w:tr w:rsidR="007A520C" w14:paraId="6C24D888" w14:textId="77777777" w:rsidTr="00BC5AB9">
        <w:trPr>
          <w:tblHeader/>
          <w:tblCellSpacing w:w="15" w:type="dxa"/>
        </w:trPr>
        <w:tc>
          <w:tcPr>
            <w:tcW w:w="0" w:type="auto"/>
            <w:vAlign w:val="center"/>
            <w:hideMark/>
          </w:tcPr>
          <w:p w14:paraId="2F37448D" w14:textId="77777777" w:rsidR="004E641E" w:rsidRDefault="004E641E" w:rsidP="00BC5AB9">
            <w:pPr>
              <w:jc w:val="center"/>
              <w:rPr>
                <w:b/>
                <w:bCs/>
              </w:rPr>
            </w:pPr>
            <w:r>
              <w:rPr>
                <w:b/>
                <w:bCs/>
              </w:rPr>
              <w:t>BUFR Descriptor</w:t>
            </w:r>
          </w:p>
        </w:tc>
        <w:tc>
          <w:tcPr>
            <w:tcW w:w="0" w:type="auto"/>
            <w:vAlign w:val="center"/>
            <w:hideMark/>
          </w:tcPr>
          <w:p w14:paraId="764D980E" w14:textId="77777777" w:rsidR="004E641E" w:rsidRDefault="004E641E" w:rsidP="00BC5AB9">
            <w:pPr>
              <w:jc w:val="center"/>
              <w:rPr>
                <w:b/>
                <w:bCs/>
              </w:rPr>
            </w:pPr>
            <w:r>
              <w:rPr>
                <w:b/>
                <w:bCs/>
              </w:rPr>
              <w:t>Element Name</w:t>
            </w:r>
          </w:p>
        </w:tc>
        <w:tc>
          <w:tcPr>
            <w:tcW w:w="0" w:type="auto"/>
            <w:vAlign w:val="center"/>
            <w:hideMark/>
          </w:tcPr>
          <w:p w14:paraId="19CF5231" w14:textId="77777777" w:rsidR="004E641E" w:rsidRDefault="004E641E" w:rsidP="00BC5AB9">
            <w:pPr>
              <w:jc w:val="center"/>
              <w:rPr>
                <w:b/>
                <w:bCs/>
              </w:rPr>
            </w:pPr>
            <w:r>
              <w:rPr>
                <w:b/>
                <w:bCs/>
              </w:rPr>
              <w:t>Example</w:t>
            </w:r>
          </w:p>
        </w:tc>
        <w:tc>
          <w:tcPr>
            <w:tcW w:w="0" w:type="auto"/>
            <w:vAlign w:val="center"/>
            <w:hideMark/>
          </w:tcPr>
          <w:p w14:paraId="4190D414" w14:textId="77777777" w:rsidR="004E641E" w:rsidRDefault="004E641E" w:rsidP="00BC5AB9">
            <w:pPr>
              <w:jc w:val="center"/>
              <w:rPr>
                <w:b/>
                <w:bCs/>
              </w:rPr>
            </w:pPr>
            <w:r>
              <w:rPr>
                <w:b/>
                <w:bCs/>
              </w:rPr>
              <w:t>Remarks</w:t>
            </w:r>
          </w:p>
        </w:tc>
      </w:tr>
      <w:tr w:rsidR="007A520C" w14:paraId="7424D9FC" w14:textId="77777777" w:rsidTr="00BC5AB9">
        <w:trPr>
          <w:tblCellSpacing w:w="15" w:type="dxa"/>
        </w:trPr>
        <w:tc>
          <w:tcPr>
            <w:tcW w:w="0" w:type="auto"/>
            <w:vAlign w:val="center"/>
            <w:hideMark/>
          </w:tcPr>
          <w:p w14:paraId="5C93CE5E" w14:textId="77777777" w:rsidR="004E641E" w:rsidRDefault="004E641E" w:rsidP="00BC5AB9">
            <w:pPr>
              <w:jc w:val="left"/>
            </w:pPr>
            <w:bookmarkStart w:id="142" w:name="_Hlk241766173"/>
            <w:r>
              <w:rPr>
                <w:rStyle w:val="lev"/>
              </w:rPr>
              <w:t>0 08 028</w:t>
            </w:r>
          </w:p>
        </w:tc>
        <w:tc>
          <w:tcPr>
            <w:tcW w:w="0" w:type="auto"/>
            <w:vAlign w:val="center"/>
            <w:hideMark/>
          </w:tcPr>
          <w:p w14:paraId="2D60DAD2" w14:textId="77777777" w:rsidR="004E641E" w:rsidRDefault="004E641E" w:rsidP="00BC5AB9">
            <w:pPr>
              <w:jc w:val="left"/>
            </w:pPr>
            <w:r>
              <w:t>Extended Time Significance</w:t>
            </w:r>
          </w:p>
        </w:tc>
        <w:tc>
          <w:tcPr>
            <w:tcW w:w="0" w:type="auto"/>
            <w:vAlign w:val="center"/>
            <w:hideMark/>
          </w:tcPr>
          <w:p w14:paraId="77B768A0" w14:textId="77777777" w:rsidR="004E641E" w:rsidRDefault="004E641E" w:rsidP="00BC5AB9">
            <w:pPr>
              <w:jc w:val="left"/>
            </w:pPr>
            <w:r>
              <w:rPr>
                <w:rStyle w:val="lev"/>
              </w:rPr>
              <w:t>42</w:t>
            </w:r>
          </w:p>
        </w:tc>
        <w:tc>
          <w:tcPr>
            <w:tcW w:w="0" w:type="auto"/>
            <w:vAlign w:val="center"/>
            <w:hideMark/>
          </w:tcPr>
          <w:p w14:paraId="5235C71F" w14:textId="653F3434" w:rsidR="004E641E" w:rsidRDefault="004E641E" w:rsidP="00BC5AB9">
            <w:pPr>
              <w:jc w:val="left"/>
            </w:pPr>
            <w:r>
              <w:t>Indicates that the following date and time correspond to the specific measurement time of the Total Snow Depth</w:t>
            </w:r>
            <w:r w:rsidR="007A520C">
              <w:t xml:space="preserve"> (instantaneous measurement)</w:t>
            </w:r>
            <w:r>
              <w:t>.</w:t>
            </w:r>
          </w:p>
        </w:tc>
      </w:tr>
      <w:tr w:rsidR="007A520C" w14:paraId="5ACA2FA5" w14:textId="77777777" w:rsidTr="00BC5AB9">
        <w:trPr>
          <w:tblCellSpacing w:w="15" w:type="dxa"/>
        </w:trPr>
        <w:tc>
          <w:tcPr>
            <w:tcW w:w="0" w:type="auto"/>
            <w:vAlign w:val="center"/>
            <w:hideMark/>
          </w:tcPr>
          <w:p w14:paraId="44CB7DB3" w14:textId="77777777" w:rsidR="004E641E" w:rsidRDefault="004E641E" w:rsidP="00BC5AB9">
            <w:pPr>
              <w:jc w:val="left"/>
            </w:pPr>
            <w:r>
              <w:rPr>
                <w:rStyle w:val="lev"/>
              </w:rPr>
              <w:t>3 01 011</w:t>
            </w:r>
          </w:p>
        </w:tc>
        <w:tc>
          <w:tcPr>
            <w:tcW w:w="0" w:type="auto"/>
            <w:vAlign w:val="center"/>
            <w:hideMark/>
          </w:tcPr>
          <w:p w14:paraId="4DA21E42" w14:textId="77777777" w:rsidR="004E641E" w:rsidRDefault="004E641E" w:rsidP="00BC5AB9">
            <w:pPr>
              <w:jc w:val="left"/>
            </w:pPr>
            <w:r>
              <w:t>Date</w:t>
            </w:r>
          </w:p>
        </w:tc>
        <w:tc>
          <w:tcPr>
            <w:tcW w:w="0" w:type="auto"/>
            <w:vAlign w:val="center"/>
            <w:hideMark/>
          </w:tcPr>
          <w:p w14:paraId="5F6FA8D6" w14:textId="77777777" w:rsidR="004E641E" w:rsidRDefault="004E641E" w:rsidP="00BC5AB9">
            <w:pPr>
              <w:jc w:val="left"/>
            </w:pPr>
            <w:r>
              <w:rPr>
                <w:rStyle w:val="lev"/>
              </w:rPr>
              <w:t>2026-01-15</w:t>
            </w:r>
          </w:p>
        </w:tc>
        <w:tc>
          <w:tcPr>
            <w:tcW w:w="0" w:type="auto"/>
            <w:vAlign w:val="center"/>
            <w:hideMark/>
          </w:tcPr>
          <w:p w14:paraId="59ACF1EE" w14:textId="77777777" w:rsidR="004E641E" w:rsidRDefault="004E641E" w:rsidP="00BC5AB9">
            <w:pPr>
              <w:jc w:val="left"/>
            </w:pPr>
            <w:r>
              <w:t>Date of the Total Snow Depth measurement.</w:t>
            </w:r>
          </w:p>
        </w:tc>
      </w:tr>
      <w:tr w:rsidR="007A520C" w14:paraId="28405E66" w14:textId="77777777" w:rsidTr="00BC5AB9">
        <w:trPr>
          <w:tblCellSpacing w:w="15" w:type="dxa"/>
        </w:trPr>
        <w:tc>
          <w:tcPr>
            <w:tcW w:w="0" w:type="auto"/>
            <w:vAlign w:val="center"/>
            <w:hideMark/>
          </w:tcPr>
          <w:p w14:paraId="1992B445" w14:textId="77777777" w:rsidR="004E641E" w:rsidRDefault="004E641E" w:rsidP="00BC5AB9">
            <w:pPr>
              <w:jc w:val="left"/>
            </w:pPr>
            <w:r>
              <w:rPr>
                <w:rStyle w:val="lev"/>
              </w:rPr>
              <w:t>3 01 012</w:t>
            </w:r>
          </w:p>
        </w:tc>
        <w:tc>
          <w:tcPr>
            <w:tcW w:w="0" w:type="auto"/>
            <w:vAlign w:val="center"/>
            <w:hideMark/>
          </w:tcPr>
          <w:p w14:paraId="2C1A810D" w14:textId="77777777" w:rsidR="004E641E" w:rsidRDefault="004E641E" w:rsidP="00BC5AB9">
            <w:pPr>
              <w:jc w:val="left"/>
            </w:pPr>
            <w:r>
              <w:t>Time</w:t>
            </w:r>
          </w:p>
        </w:tc>
        <w:tc>
          <w:tcPr>
            <w:tcW w:w="0" w:type="auto"/>
            <w:vAlign w:val="center"/>
            <w:hideMark/>
          </w:tcPr>
          <w:p w14:paraId="0FD59C3A" w14:textId="77777777" w:rsidR="004E641E" w:rsidRDefault="004E641E" w:rsidP="00BC5AB9">
            <w:pPr>
              <w:jc w:val="left"/>
            </w:pPr>
            <w:r>
              <w:rPr>
                <w:rStyle w:val="lev"/>
              </w:rPr>
              <w:t>06:00</w:t>
            </w:r>
          </w:p>
        </w:tc>
        <w:tc>
          <w:tcPr>
            <w:tcW w:w="0" w:type="auto"/>
            <w:vAlign w:val="center"/>
            <w:hideMark/>
          </w:tcPr>
          <w:p w14:paraId="10D72202" w14:textId="77777777" w:rsidR="004E641E" w:rsidRDefault="004E641E" w:rsidP="00BC5AB9">
            <w:pPr>
              <w:jc w:val="left"/>
            </w:pPr>
            <w:r>
              <w:t>Time of the Total Snow Depth measurement.</w:t>
            </w:r>
          </w:p>
        </w:tc>
      </w:tr>
      <w:tr w:rsidR="007A520C" w14:paraId="728FE42C" w14:textId="77777777" w:rsidTr="00BC5AB9">
        <w:trPr>
          <w:tblCellSpacing w:w="15" w:type="dxa"/>
        </w:trPr>
        <w:tc>
          <w:tcPr>
            <w:tcW w:w="0" w:type="auto"/>
            <w:vAlign w:val="center"/>
          </w:tcPr>
          <w:p w14:paraId="7DA00361" w14:textId="1417C26D" w:rsidR="009C2AE7" w:rsidRDefault="009C2AE7" w:rsidP="00BC5AB9">
            <w:pPr>
              <w:jc w:val="left"/>
              <w:rPr>
                <w:rStyle w:val="lev"/>
              </w:rPr>
            </w:pPr>
            <w:r>
              <w:rPr>
                <w:rStyle w:val="lev"/>
              </w:rPr>
              <w:t>2 04 008</w:t>
            </w:r>
          </w:p>
        </w:tc>
        <w:tc>
          <w:tcPr>
            <w:tcW w:w="0" w:type="auto"/>
            <w:vAlign w:val="center"/>
          </w:tcPr>
          <w:p w14:paraId="7EAE9067" w14:textId="12FF68B3" w:rsidR="009C2AE7" w:rsidRDefault="009C2AE7" w:rsidP="00BC5AB9">
            <w:pPr>
              <w:jc w:val="left"/>
            </w:pPr>
            <w:r>
              <w:t xml:space="preserve">Add </w:t>
            </w:r>
            <w:r w:rsidR="007A520C">
              <w:t>A</w:t>
            </w:r>
            <w:r>
              <w:t xml:space="preserve">ssociated </w:t>
            </w:r>
            <w:r w:rsidR="007A520C">
              <w:t>F</w:t>
            </w:r>
            <w:r>
              <w:t>ield</w:t>
            </w:r>
          </w:p>
        </w:tc>
        <w:tc>
          <w:tcPr>
            <w:tcW w:w="0" w:type="auto"/>
            <w:vAlign w:val="center"/>
          </w:tcPr>
          <w:p w14:paraId="09E6BC7A" w14:textId="77777777" w:rsidR="009C2AE7" w:rsidRDefault="009C2AE7" w:rsidP="00BC5AB9">
            <w:pPr>
              <w:jc w:val="left"/>
              <w:rPr>
                <w:rStyle w:val="lev"/>
              </w:rPr>
            </w:pPr>
          </w:p>
        </w:tc>
        <w:tc>
          <w:tcPr>
            <w:tcW w:w="0" w:type="auto"/>
            <w:vAlign w:val="center"/>
          </w:tcPr>
          <w:p w14:paraId="73D94DF0" w14:textId="4E1E29EB" w:rsidR="009C2AE7" w:rsidRDefault="009C2AE7" w:rsidP="00BC5AB9">
            <w:pPr>
              <w:jc w:val="left"/>
            </w:pPr>
            <w:r>
              <w:t xml:space="preserve">See </w:t>
            </w:r>
            <w:r w:rsidR="00447421">
              <w:t xml:space="preserve">the </w:t>
            </w:r>
            <w:r>
              <w:t xml:space="preserve">Associated Field mechanism </w:t>
            </w:r>
            <w:r w:rsidR="00447421">
              <w:t xml:space="preserve">described in Section </w:t>
            </w:r>
            <w:r>
              <w:t>6.3.2</w:t>
            </w:r>
          </w:p>
        </w:tc>
      </w:tr>
      <w:tr w:rsidR="007A520C" w14:paraId="30DABA3B" w14:textId="77777777" w:rsidTr="00BC5AB9">
        <w:trPr>
          <w:tblCellSpacing w:w="15" w:type="dxa"/>
        </w:trPr>
        <w:tc>
          <w:tcPr>
            <w:tcW w:w="0" w:type="auto"/>
            <w:vAlign w:val="center"/>
          </w:tcPr>
          <w:p w14:paraId="22A26B91" w14:textId="7C6681C7" w:rsidR="009C2AE7" w:rsidRDefault="009C2AE7" w:rsidP="00BC5AB9">
            <w:pPr>
              <w:jc w:val="left"/>
              <w:rPr>
                <w:rStyle w:val="lev"/>
              </w:rPr>
            </w:pPr>
            <w:r>
              <w:rPr>
                <w:rStyle w:val="lev"/>
              </w:rPr>
              <w:t>0 31 021</w:t>
            </w:r>
          </w:p>
        </w:tc>
        <w:tc>
          <w:tcPr>
            <w:tcW w:w="0" w:type="auto"/>
            <w:vAlign w:val="center"/>
          </w:tcPr>
          <w:p w14:paraId="4C054EF3" w14:textId="6C177559" w:rsidR="009C2AE7" w:rsidRDefault="009C2AE7" w:rsidP="00BC5AB9">
            <w:pPr>
              <w:jc w:val="left"/>
            </w:pPr>
            <w:r>
              <w:t xml:space="preserve">Associated </w:t>
            </w:r>
            <w:r w:rsidR="007A520C">
              <w:t>F</w:t>
            </w:r>
            <w:r>
              <w:t>ield significance</w:t>
            </w:r>
          </w:p>
        </w:tc>
        <w:tc>
          <w:tcPr>
            <w:tcW w:w="0" w:type="auto"/>
            <w:vAlign w:val="center"/>
          </w:tcPr>
          <w:p w14:paraId="02B29FBD" w14:textId="47B4A326" w:rsidR="009C2AE7" w:rsidRDefault="009C2AE7" w:rsidP="00BC5AB9">
            <w:pPr>
              <w:jc w:val="left"/>
              <w:rPr>
                <w:rStyle w:val="lev"/>
              </w:rPr>
            </w:pPr>
            <w:r>
              <w:rPr>
                <w:rStyle w:val="lev"/>
              </w:rPr>
              <w:t>5</w:t>
            </w:r>
          </w:p>
        </w:tc>
        <w:tc>
          <w:tcPr>
            <w:tcW w:w="0" w:type="auto"/>
            <w:vAlign w:val="center"/>
          </w:tcPr>
          <w:p w14:paraId="19A6D8E0" w14:textId="1ED9CFDE" w:rsidR="009C2AE7" w:rsidRDefault="007A520C" w:rsidP="00BC5AB9">
            <w:pPr>
              <w:jc w:val="left"/>
            </w:pPr>
            <w:r w:rsidRPr="007A520C">
              <w:rPr>
                <w:rStyle w:val="lev"/>
                <w:b w:val="0"/>
                <w:lang w:val="en-US"/>
              </w:rPr>
              <w:t>The A</w:t>
            </w:r>
            <w:r w:rsidRPr="003E52F3">
              <w:rPr>
                <w:rStyle w:val="lev"/>
                <w:b w:val="0"/>
                <w:lang w:val="en-US"/>
              </w:rPr>
              <w:t xml:space="preserve">ssociated </w:t>
            </w:r>
            <w:r>
              <w:rPr>
                <w:rStyle w:val="lev"/>
                <w:b w:val="0"/>
                <w:lang w:val="en-US"/>
              </w:rPr>
              <w:t>F</w:t>
            </w:r>
            <w:r w:rsidRPr="003E52F3">
              <w:rPr>
                <w:rStyle w:val="lev"/>
                <w:b w:val="0"/>
                <w:lang w:val="en-US"/>
              </w:rPr>
              <w:t>ield contains</w:t>
            </w:r>
            <w:r w:rsidR="00447421">
              <w:rPr>
                <w:rStyle w:val="lev"/>
                <w:b w:val="0"/>
                <w:lang w:val="en-US"/>
              </w:rPr>
              <w:t xml:space="preserve"> </w:t>
            </w:r>
            <w:r w:rsidR="00447421" w:rsidRPr="00447421">
              <w:rPr>
                <w:rStyle w:val="lev"/>
                <w:b w:val="0"/>
                <w:lang w:val="en-US"/>
              </w:rPr>
              <w:t>the DAYCLI Quality Control (QC) flag</w:t>
            </w:r>
          </w:p>
        </w:tc>
      </w:tr>
      <w:tr w:rsidR="007A520C" w14:paraId="3CE449E8" w14:textId="77777777" w:rsidTr="00BC5AB9">
        <w:trPr>
          <w:tblCellSpacing w:w="15" w:type="dxa"/>
        </w:trPr>
        <w:tc>
          <w:tcPr>
            <w:tcW w:w="0" w:type="auto"/>
            <w:vAlign w:val="center"/>
            <w:hideMark/>
          </w:tcPr>
          <w:p w14:paraId="48724752" w14:textId="77777777" w:rsidR="004E641E" w:rsidRDefault="004E641E" w:rsidP="00BC5AB9">
            <w:pPr>
              <w:jc w:val="left"/>
            </w:pPr>
            <w:r>
              <w:rPr>
                <w:rStyle w:val="lev"/>
              </w:rPr>
              <w:t>0 13 013</w:t>
            </w:r>
          </w:p>
        </w:tc>
        <w:tc>
          <w:tcPr>
            <w:tcW w:w="0" w:type="auto"/>
            <w:vAlign w:val="center"/>
            <w:hideMark/>
          </w:tcPr>
          <w:p w14:paraId="6326ED94" w14:textId="77777777" w:rsidR="004E641E" w:rsidRDefault="004E641E" w:rsidP="00BC5AB9">
            <w:pPr>
              <w:jc w:val="left"/>
            </w:pPr>
            <w:r>
              <w:t>Total Snow Depth</w:t>
            </w:r>
          </w:p>
        </w:tc>
        <w:tc>
          <w:tcPr>
            <w:tcW w:w="0" w:type="auto"/>
            <w:vAlign w:val="center"/>
            <w:hideMark/>
          </w:tcPr>
          <w:p w14:paraId="677529F8" w14:textId="77777777" w:rsidR="004E641E" w:rsidRDefault="004E641E" w:rsidP="00BC5AB9">
            <w:pPr>
              <w:jc w:val="left"/>
            </w:pPr>
            <w:r>
              <w:rPr>
                <w:rStyle w:val="lev"/>
              </w:rPr>
              <w:t>18 cm</w:t>
            </w:r>
          </w:p>
        </w:tc>
        <w:tc>
          <w:tcPr>
            <w:tcW w:w="0" w:type="auto"/>
            <w:vAlign w:val="center"/>
            <w:hideMark/>
          </w:tcPr>
          <w:p w14:paraId="14D7FBD1" w14:textId="77777777" w:rsidR="004E641E" w:rsidRDefault="004E641E" w:rsidP="00BC5AB9">
            <w:pPr>
              <w:jc w:val="left"/>
            </w:pPr>
            <w:r>
              <w:t>Measured snow depth.</w:t>
            </w:r>
          </w:p>
        </w:tc>
      </w:tr>
      <w:tr w:rsidR="007A520C" w14:paraId="03EDAABC" w14:textId="77777777" w:rsidTr="00BC5AB9">
        <w:trPr>
          <w:tblCellSpacing w:w="15" w:type="dxa"/>
        </w:trPr>
        <w:tc>
          <w:tcPr>
            <w:tcW w:w="0" w:type="auto"/>
            <w:vAlign w:val="center"/>
          </w:tcPr>
          <w:p w14:paraId="5E36423A" w14:textId="77777777" w:rsidR="007A520C" w:rsidRDefault="007A520C" w:rsidP="00BC5AB9">
            <w:pPr>
              <w:jc w:val="left"/>
              <w:rPr>
                <w:rStyle w:val="lev"/>
              </w:rPr>
            </w:pPr>
          </w:p>
        </w:tc>
        <w:tc>
          <w:tcPr>
            <w:tcW w:w="0" w:type="auto"/>
            <w:vAlign w:val="center"/>
          </w:tcPr>
          <w:p w14:paraId="62978462" w14:textId="77777777" w:rsidR="007A520C" w:rsidRDefault="007A520C" w:rsidP="00BC5AB9">
            <w:pPr>
              <w:jc w:val="left"/>
            </w:pPr>
          </w:p>
        </w:tc>
        <w:tc>
          <w:tcPr>
            <w:tcW w:w="0" w:type="auto"/>
            <w:vAlign w:val="center"/>
          </w:tcPr>
          <w:p w14:paraId="69BE9138" w14:textId="4FBBAC56" w:rsidR="007A520C" w:rsidRDefault="007A520C" w:rsidP="00BC5AB9">
            <w:pPr>
              <w:jc w:val="left"/>
              <w:rPr>
                <w:rStyle w:val="lev"/>
              </w:rPr>
            </w:pPr>
            <w:r>
              <w:rPr>
                <w:rStyle w:val="lev"/>
              </w:rPr>
              <w:t>0</w:t>
            </w:r>
          </w:p>
        </w:tc>
        <w:tc>
          <w:tcPr>
            <w:tcW w:w="0" w:type="auto"/>
            <w:vAlign w:val="center"/>
          </w:tcPr>
          <w:p w14:paraId="4ED60794" w14:textId="7BEB7757" w:rsidR="007A520C" w:rsidRDefault="007A520C" w:rsidP="00BC5AB9">
            <w:pPr>
              <w:jc w:val="left"/>
            </w:pPr>
            <w:r>
              <w:t>Associated QC Flag = 0</w:t>
            </w:r>
          </w:p>
        </w:tc>
      </w:tr>
      <w:tr w:rsidR="00447421" w14:paraId="2CB14F50" w14:textId="77777777" w:rsidTr="00BC5AB9">
        <w:trPr>
          <w:tblCellSpacing w:w="15" w:type="dxa"/>
        </w:trPr>
        <w:tc>
          <w:tcPr>
            <w:tcW w:w="0" w:type="auto"/>
            <w:vAlign w:val="center"/>
          </w:tcPr>
          <w:p w14:paraId="674F357D" w14:textId="268D2E7D" w:rsidR="00447421" w:rsidRDefault="00447421" w:rsidP="00447421">
            <w:pPr>
              <w:jc w:val="left"/>
              <w:rPr>
                <w:rStyle w:val="lev"/>
              </w:rPr>
            </w:pPr>
            <w:r>
              <w:rPr>
                <w:rStyle w:val="lev"/>
              </w:rPr>
              <w:t>2 04 000</w:t>
            </w:r>
          </w:p>
        </w:tc>
        <w:tc>
          <w:tcPr>
            <w:tcW w:w="0" w:type="auto"/>
            <w:vAlign w:val="center"/>
          </w:tcPr>
          <w:p w14:paraId="64C3D7E5" w14:textId="540C5981" w:rsidR="00447421" w:rsidRDefault="00447421" w:rsidP="00447421">
            <w:pPr>
              <w:jc w:val="left"/>
            </w:pPr>
            <w:r>
              <w:t>Cancel Associated Field</w:t>
            </w:r>
          </w:p>
        </w:tc>
        <w:tc>
          <w:tcPr>
            <w:tcW w:w="0" w:type="auto"/>
            <w:vAlign w:val="center"/>
          </w:tcPr>
          <w:p w14:paraId="483E6414" w14:textId="77777777" w:rsidR="00447421" w:rsidRDefault="00447421" w:rsidP="00447421">
            <w:pPr>
              <w:jc w:val="left"/>
              <w:rPr>
                <w:rStyle w:val="lev"/>
              </w:rPr>
            </w:pPr>
          </w:p>
        </w:tc>
        <w:tc>
          <w:tcPr>
            <w:tcW w:w="0" w:type="auto"/>
            <w:vAlign w:val="center"/>
          </w:tcPr>
          <w:p w14:paraId="1C921EB9" w14:textId="00121939" w:rsidR="00447421" w:rsidRDefault="00447421" w:rsidP="00447421">
            <w:pPr>
              <w:jc w:val="left"/>
            </w:pPr>
            <w:r>
              <w:t>See the Associated Field mechanism described in Section 6.3.2</w:t>
            </w:r>
          </w:p>
        </w:tc>
      </w:tr>
      <w:bookmarkEnd w:id="142"/>
    </w:tbl>
    <w:p w14:paraId="2DAC0620" w14:textId="77777777" w:rsidR="007A520C" w:rsidRDefault="007A520C" w:rsidP="004E641E">
      <w:pPr>
        <w:rPr>
          <w:b/>
        </w:rPr>
      </w:pPr>
    </w:p>
    <w:p w14:paraId="0FBD1395" w14:textId="7B242889" w:rsidR="009C2AE7" w:rsidRDefault="00447421" w:rsidP="004E641E">
      <w:pPr>
        <w:rPr>
          <w:lang w:val="en-US"/>
        </w:rPr>
      </w:pPr>
      <w:r>
        <w:t>The example above shows the BUFR representation of the Total Snow Depth reported by Toulouse-</w:t>
      </w:r>
      <w:proofErr w:type="spellStart"/>
      <w:r>
        <w:t>Blagnac</w:t>
      </w:r>
      <w:proofErr w:type="spellEnd"/>
      <w:r>
        <w:t xml:space="preserve"> (WSI 0-20000-0-03779). The measurement is performed every day at 06:00 LMTZ (UTC+0). On 15 January 2026, the total snow depth was 18 cm, with a QC flag equal to 0</w:t>
      </w:r>
      <w:r w:rsidR="00383460">
        <w:t>: “Data checked and declared good”</w:t>
      </w:r>
      <w:r>
        <w:t>.</w:t>
      </w:r>
    </w:p>
    <w:p w14:paraId="0705A3CF" w14:textId="77777777" w:rsidR="004E641E" w:rsidRPr="00A77CD8" w:rsidRDefault="004E641E" w:rsidP="004E641E">
      <w:pPr>
        <w:rPr>
          <w:lang w:val="en-US"/>
        </w:rPr>
      </w:pPr>
      <w:r w:rsidRPr="00A77CD8">
        <w:rPr>
          <w:rStyle w:val="lev"/>
          <w:lang w:val="en-US"/>
        </w:rPr>
        <w:t>Implementation Note</w:t>
      </w:r>
    </w:p>
    <w:p w14:paraId="7E69FAB0" w14:textId="400125F6" w:rsidR="004E641E" w:rsidRPr="00A77CD8" w:rsidRDefault="004E641E" w:rsidP="004E641E">
      <w:pPr>
        <w:rPr>
          <w:lang w:val="en-US"/>
        </w:rPr>
      </w:pPr>
      <w:r w:rsidRPr="00A77CD8">
        <w:rPr>
          <w:lang w:val="en-US"/>
        </w:rPr>
        <w:t xml:space="preserve">In accordance with the </w:t>
      </w:r>
      <w:r w:rsidRPr="00A77CD8">
        <w:rPr>
          <w:rStyle w:val="Accentuation"/>
          <w:lang w:val="en-US"/>
        </w:rPr>
        <w:t>Manual on Codes</w:t>
      </w:r>
      <w:r w:rsidRPr="00A77CD8">
        <w:rPr>
          <w:lang w:val="en-US"/>
        </w:rPr>
        <w:t xml:space="preserve"> (WMO-No. 306), </w:t>
      </w:r>
      <w:r w:rsidR="00041E3E">
        <w:rPr>
          <w:lang w:val="en-US"/>
        </w:rPr>
        <w:t>a snow depth value</w:t>
      </w:r>
      <w:r w:rsidRPr="00A77CD8">
        <w:rPr>
          <w:lang w:val="en-US"/>
        </w:rPr>
        <w:t xml:space="preserve"> supports two special values:</w:t>
      </w:r>
    </w:p>
    <w:p w14:paraId="42C31E82" w14:textId="77777777" w:rsidR="004E641E" w:rsidRDefault="004E641E" w:rsidP="004E641E">
      <w:r>
        <w:rPr>
          <w:rStyle w:val="lev"/>
        </w:rPr>
        <w:t>–0.01 m</w:t>
      </w:r>
      <w:r>
        <w:t xml:space="preserve"> (encoded value </w:t>
      </w:r>
      <w:r>
        <w:rPr>
          <w:rStyle w:val="lev"/>
        </w:rPr>
        <w:t>–1</w:t>
      </w:r>
      <w:r>
        <w:t xml:space="preserve"> after scaling) indicates a small amount of snow (less than </w:t>
      </w:r>
      <w:r>
        <w:rPr>
          <w:rStyle w:val="lev"/>
        </w:rPr>
        <w:t>0.005 m</w:t>
      </w:r>
      <w:r>
        <w:t xml:space="preserve">). </w:t>
      </w:r>
    </w:p>
    <w:p w14:paraId="527642B5" w14:textId="77777777" w:rsidR="004E641E" w:rsidRPr="00A40AF5" w:rsidRDefault="004E641E" w:rsidP="004E641E">
      <w:r>
        <w:rPr>
          <w:rStyle w:val="lev"/>
        </w:rPr>
        <w:t>–0.02 m</w:t>
      </w:r>
      <w:r>
        <w:t xml:space="preserve"> (encoded value </w:t>
      </w:r>
      <w:r>
        <w:rPr>
          <w:rStyle w:val="lev"/>
        </w:rPr>
        <w:t>–2</w:t>
      </w:r>
      <w:r>
        <w:t xml:space="preserve"> after scaling) indicates that the snow cover is not continuous. </w:t>
      </w:r>
    </w:p>
    <w:p w14:paraId="1DE9FFA9" w14:textId="77777777" w:rsidR="004E641E" w:rsidRDefault="004E641E" w:rsidP="004E641E">
      <w:pPr>
        <w:pStyle w:val="Titre3"/>
      </w:pPr>
      <w:bookmarkStart w:id="143" w:name="_Toc242708319"/>
      <w:r>
        <w:lastRenderedPageBreak/>
        <w:t>BUFR Representation of the Time Period</w:t>
      </w:r>
      <w:bookmarkEnd w:id="143"/>
    </w:p>
    <w:p w14:paraId="3501AB12" w14:textId="5132F777" w:rsidR="004E641E" w:rsidRPr="00055691" w:rsidRDefault="003E2E46" w:rsidP="004E641E">
      <w:pPr>
        <w:rPr>
          <w:b/>
          <w:lang w:val="en-US"/>
        </w:rPr>
      </w:pPr>
      <w:r>
        <w:rPr>
          <w:rStyle w:val="lev"/>
          <w:b w:val="0"/>
          <w:lang w:val="en-US"/>
        </w:rPr>
        <w:t>Most</w:t>
      </w:r>
      <w:r w:rsidRPr="00055691">
        <w:rPr>
          <w:rStyle w:val="lev"/>
          <w:b w:val="0"/>
          <w:lang w:val="en-US"/>
        </w:rPr>
        <w:t xml:space="preserve"> </w:t>
      </w:r>
      <w:r w:rsidR="004E641E" w:rsidRPr="00055691">
        <w:rPr>
          <w:rStyle w:val="lev"/>
          <w:b w:val="0"/>
          <w:lang w:val="en-US"/>
        </w:rPr>
        <w:t>DAYCLI variables represent a value calculated or observed over a defined observation period rather than at a single point in time. For these variables, the beginning and end of the observation period are explicitly represented in the DAYCLI BUFR message. This ensures that the daily value can be interpreted in relation to the Climatological Day and the Local Meteorological Time Zone (LMTZ) defined by the reporting NMHS.</w:t>
      </w:r>
    </w:p>
    <w:p w14:paraId="1C0C9F9E" w14:textId="77777777" w:rsidR="004E641E" w:rsidRPr="00055691" w:rsidRDefault="004E641E" w:rsidP="004E641E">
      <w:pPr>
        <w:rPr>
          <w:b/>
          <w:lang w:val="en-US"/>
        </w:rPr>
      </w:pPr>
      <w:r w:rsidRPr="00055691">
        <w:rPr>
          <w:rStyle w:val="lev"/>
          <w:b w:val="0"/>
          <w:lang w:val="en-US"/>
        </w:rPr>
        <w:t>In BUFR, this observation period is represented using the Extended Time Significance mechanism, together with descriptor 0 08 028 and the sequence descriptor 3 01 014 (Time Period).</w:t>
      </w:r>
    </w:p>
    <w:p w14:paraId="577DC833" w14:textId="77777777" w:rsidR="004E641E" w:rsidRDefault="004E641E" w:rsidP="004E641E">
      <w:pPr>
        <w:rPr>
          <w:lang w:val="en-US" w:eastAsia="fr-FR"/>
        </w:rPr>
      </w:pPr>
      <w:r>
        <w:t>In the DAYCLI BUFR representation:</w:t>
      </w:r>
    </w:p>
    <w:p w14:paraId="0F762CAA" w14:textId="77777777" w:rsidR="004E641E" w:rsidRDefault="004E641E" w:rsidP="0054740E">
      <w:pPr>
        <w:pStyle w:val="Paragraphedeliste"/>
        <w:numPr>
          <w:ilvl w:val="0"/>
          <w:numId w:val="27"/>
        </w:numPr>
      </w:pPr>
      <w:r>
        <w:t>the Extended Time Significance setting 41 indicates that the information period is for an observation period;</w:t>
      </w:r>
    </w:p>
    <w:p w14:paraId="439C2AF5" w14:textId="77777777" w:rsidR="004E641E" w:rsidRPr="00CE07E4" w:rsidRDefault="004E641E" w:rsidP="0054740E">
      <w:pPr>
        <w:pStyle w:val="Paragraphedeliste"/>
        <w:numPr>
          <w:ilvl w:val="0"/>
          <w:numId w:val="27"/>
        </w:numPr>
        <w:rPr>
          <w:lang w:val="en-US" w:eastAsia="fr-FR"/>
        </w:rPr>
      </w:pPr>
      <w:r w:rsidRPr="00C56A1D">
        <w:rPr>
          <w:lang w:val="en-US" w:eastAsia="fr-FR"/>
        </w:rPr>
        <w:t>the Extended Time Significance descriptor 0 08 028, indicating that the fields t</w:t>
      </w:r>
      <w:r>
        <w:rPr>
          <w:lang w:val="en-US" w:eastAsia="fr-FR"/>
        </w:rPr>
        <w:t>hat</w:t>
      </w:r>
      <w:r w:rsidRPr="00C56A1D">
        <w:rPr>
          <w:lang w:val="en-US" w:eastAsia="fr-FR"/>
        </w:rPr>
        <w:t xml:space="preserve"> follow specify the start and end date/time of an observation period</w:t>
      </w:r>
      <w:r w:rsidRPr="00CE07E4">
        <w:rPr>
          <w:lang w:val="en-US" w:eastAsia="fr-FR"/>
        </w:rPr>
        <w:t xml:space="preserve">; and </w:t>
      </w:r>
    </w:p>
    <w:p w14:paraId="5928D17E" w14:textId="43C58EA1" w:rsidR="004E641E" w:rsidRPr="002D67F9" w:rsidRDefault="004E641E" w:rsidP="0054740E">
      <w:pPr>
        <w:pStyle w:val="Paragraphedeliste"/>
        <w:numPr>
          <w:ilvl w:val="0"/>
          <w:numId w:val="27"/>
        </w:numPr>
        <w:rPr>
          <w:lang w:val="en-US" w:eastAsia="fr-FR"/>
        </w:rPr>
      </w:pPr>
      <w:r>
        <w:t xml:space="preserve">the sequence descriptor </w:t>
      </w:r>
      <w:r>
        <w:rPr>
          <w:rStyle w:val="lev"/>
        </w:rPr>
        <w:t>3 01 014 (Time Period)</w:t>
      </w:r>
      <w:r>
        <w:t xml:space="preserve"> provides the two consecutive Date and Time groups representing the beginning and end of the observation period</w:t>
      </w:r>
      <w:r w:rsidR="003E2E46">
        <w:t>, expressed to the nearest minute.</w:t>
      </w:r>
    </w:p>
    <w:p w14:paraId="0DF9BC79" w14:textId="512912A2" w:rsidR="004E641E" w:rsidRDefault="004E641E" w:rsidP="004E641E">
      <w:r w:rsidRPr="00D91221">
        <w:rPr>
          <w:lang w:val="en-US" w:eastAsia="fr-FR"/>
        </w:rPr>
        <w:t xml:space="preserve">The sequence descriptor </w:t>
      </w:r>
      <w:r w:rsidRPr="00D91221">
        <w:rPr>
          <w:b/>
          <w:bCs/>
          <w:lang w:val="en-US" w:eastAsia="fr-FR"/>
        </w:rPr>
        <w:t>3 01 014 (Time Period)</w:t>
      </w:r>
      <w:r w:rsidRPr="00D91221">
        <w:rPr>
          <w:lang w:val="en-US" w:eastAsia="fr-FR"/>
        </w:rPr>
        <w:t xml:space="preserve"> is composed of two consecutive </w:t>
      </w:r>
      <w:r w:rsidRPr="00D91221">
        <w:rPr>
          <w:b/>
          <w:bCs/>
          <w:lang w:val="en-US" w:eastAsia="fr-FR"/>
        </w:rPr>
        <w:t>Date (3 01 011)</w:t>
      </w:r>
      <w:r w:rsidRPr="00D91221">
        <w:rPr>
          <w:lang w:val="en-US" w:eastAsia="fr-FR"/>
        </w:rPr>
        <w:t xml:space="preserve"> and </w:t>
      </w:r>
      <w:r w:rsidRPr="00D91221">
        <w:rPr>
          <w:b/>
          <w:bCs/>
          <w:lang w:val="en-US" w:eastAsia="fr-FR"/>
        </w:rPr>
        <w:t>Time (3 01 012)</w:t>
      </w:r>
      <w:r w:rsidRPr="00D91221">
        <w:rPr>
          <w:lang w:val="en-US" w:eastAsia="fr-FR"/>
        </w:rPr>
        <w:t xml:space="preserve"> groups</w:t>
      </w:r>
      <w:r>
        <w:rPr>
          <w:lang w:val="en-US" w:eastAsia="fr-FR"/>
        </w:rPr>
        <w:t xml:space="preserve">, which </w:t>
      </w:r>
      <w:r>
        <w:t xml:space="preserve">represent the beginning and end of the observation period associated with the </w:t>
      </w:r>
      <w:r w:rsidR="0050633A">
        <w:t>C</w:t>
      </w:r>
      <w:r>
        <w:t xml:space="preserve">limatological </w:t>
      </w:r>
      <w:r w:rsidR="0050633A">
        <w:t>D</w:t>
      </w:r>
      <w:r>
        <w:t>ay, as expressed in the LMTZ.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695"/>
        <w:gridCol w:w="1157"/>
        <w:gridCol w:w="3983"/>
      </w:tblGrid>
      <w:tr w:rsidR="00383460" w:rsidRPr="00D91221" w14:paraId="729D12A8" w14:textId="77777777" w:rsidTr="00CA5BF7">
        <w:trPr>
          <w:tblHeader/>
          <w:tblCellSpacing w:w="15" w:type="dxa"/>
        </w:trPr>
        <w:tc>
          <w:tcPr>
            <w:tcW w:w="0" w:type="auto"/>
            <w:vAlign w:val="center"/>
            <w:hideMark/>
          </w:tcPr>
          <w:p w14:paraId="40C01E70" w14:textId="77777777" w:rsidR="00383460" w:rsidRPr="00D91221" w:rsidRDefault="00383460" w:rsidP="00BC5AB9">
            <w:pPr>
              <w:jc w:val="center"/>
              <w:rPr>
                <w:b/>
                <w:bCs/>
                <w:lang w:val="fr-FR" w:eastAsia="fr-FR"/>
              </w:rPr>
            </w:pPr>
            <w:r w:rsidRPr="00D91221">
              <w:rPr>
                <w:b/>
                <w:bCs/>
                <w:lang w:val="fr-FR" w:eastAsia="fr-FR"/>
              </w:rPr>
              <w:t xml:space="preserve">BUFR </w:t>
            </w:r>
            <w:proofErr w:type="spellStart"/>
            <w:r w:rsidRPr="00D91221">
              <w:rPr>
                <w:b/>
                <w:bCs/>
                <w:lang w:val="fr-FR" w:eastAsia="fr-FR"/>
              </w:rPr>
              <w:t>Descriptor</w:t>
            </w:r>
            <w:proofErr w:type="spellEnd"/>
          </w:p>
        </w:tc>
        <w:tc>
          <w:tcPr>
            <w:tcW w:w="1665" w:type="dxa"/>
            <w:vAlign w:val="center"/>
            <w:hideMark/>
          </w:tcPr>
          <w:p w14:paraId="255C762C" w14:textId="77777777" w:rsidR="00383460" w:rsidRPr="00D91221" w:rsidRDefault="00383460" w:rsidP="00BC5AB9">
            <w:pPr>
              <w:jc w:val="center"/>
              <w:rPr>
                <w:b/>
                <w:bCs/>
                <w:lang w:val="fr-FR" w:eastAsia="fr-FR"/>
              </w:rPr>
            </w:pPr>
            <w:proofErr w:type="spellStart"/>
            <w:r w:rsidRPr="00D91221">
              <w:rPr>
                <w:b/>
                <w:bCs/>
                <w:lang w:val="fr-FR" w:eastAsia="fr-FR"/>
              </w:rPr>
              <w:t>Element</w:t>
            </w:r>
            <w:proofErr w:type="spellEnd"/>
            <w:r w:rsidRPr="00D91221">
              <w:rPr>
                <w:b/>
                <w:bCs/>
                <w:lang w:val="fr-FR" w:eastAsia="fr-FR"/>
              </w:rPr>
              <w:t xml:space="preserve"> Name</w:t>
            </w:r>
          </w:p>
        </w:tc>
        <w:tc>
          <w:tcPr>
            <w:tcW w:w="1127" w:type="dxa"/>
          </w:tcPr>
          <w:p w14:paraId="4E9E9961" w14:textId="0D9851F4" w:rsidR="00383460" w:rsidRPr="00D91221" w:rsidRDefault="00383460" w:rsidP="00BC5AB9">
            <w:pPr>
              <w:jc w:val="center"/>
              <w:rPr>
                <w:b/>
                <w:bCs/>
                <w:lang w:val="fr-FR" w:eastAsia="fr-FR"/>
              </w:rPr>
            </w:pPr>
            <w:r>
              <w:rPr>
                <w:b/>
                <w:bCs/>
                <w:lang w:val="fr-FR" w:eastAsia="fr-FR"/>
              </w:rPr>
              <w:t>Example</w:t>
            </w:r>
          </w:p>
        </w:tc>
        <w:tc>
          <w:tcPr>
            <w:tcW w:w="0" w:type="auto"/>
            <w:vAlign w:val="center"/>
            <w:hideMark/>
          </w:tcPr>
          <w:p w14:paraId="672E3466" w14:textId="6A8A16EE" w:rsidR="00383460" w:rsidRPr="00D91221" w:rsidRDefault="00383460" w:rsidP="00BC5AB9">
            <w:pPr>
              <w:jc w:val="center"/>
              <w:rPr>
                <w:b/>
                <w:bCs/>
                <w:lang w:val="fr-FR" w:eastAsia="fr-FR"/>
              </w:rPr>
            </w:pPr>
            <w:proofErr w:type="spellStart"/>
            <w:r w:rsidRPr="00D91221">
              <w:rPr>
                <w:b/>
                <w:bCs/>
                <w:lang w:val="fr-FR" w:eastAsia="fr-FR"/>
              </w:rPr>
              <w:t>Remarks</w:t>
            </w:r>
            <w:proofErr w:type="spellEnd"/>
          </w:p>
        </w:tc>
      </w:tr>
      <w:tr w:rsidR="00383460" w:rsidRPr="00D91221" w14:paraId="2657917B" w14:textId="77777777" w:rsidTr="00CA5BF7">
        <w:trPr>
          <w:tblCellSpacing w:w="15" w:type="dxa"/>
        </w:trPr>
        <w:tc>
          <w:tcPr>
            <w:tcW w:w="0" w:type="auto"/>
            <w:vAlign w:val="center"/>
            <w:hideMark/>
          </w:tcPr>
          <w:p w14:paraId="0EE19C90" w14:textId="77777777" w:rsidR="00383460" w:rsidRPr="00D91221" w:rsidRDefault="00383460" w:rsidP="00BC5AB9">
            <w:pPr>
              <w:rPr>
                <w:lang w:val="fr-FR" w:eastAsia="fr-FR"/>
              </w:rPr>
            </w:pPr>
            <w:r w:rsidRPr="00D91221">
              <w:rPr>
                <w:b/>
                <w:bCs/>
                <w:lang w:val="fr-FR" w:eastAsia="fr-FR"/>
              </w:rPr>
              <w:t>1 02 002</w:t>
            </w:r>
          </w:p>
        </w:tc>
        <w:tc>
          <w:tcPr>
            <w:tcW w:w="1665" w:type="dxa"/>
            <w:vAlign w:val="center"/>
            <w:hideMark/>
          </w:tcPr>
          <w:p w14:paraId="003FF896" w14:textId="77777777" w:rsidR="00383460" w:rsidRPr="00D91221" w:rsidRDefault="00383460" w:rsidP="00CA5BF7">
            <w:pPr>
              <w:jc w:val="left"/>
              <w:rPr>
                <w:lang w:val="fr-FR" w:eastAsia="fr-FR"/>
              </w:rPr>
            </w:pPr>
            <w:proofErr w:type="spellStart"/>
            <w:r w:rsidRPr="00D91221">
              <w:rPr>
                <w:lang w:val="fr-FR" w:eastAsia="fr-FR"/>
              </w:rPr>
              <w:t>Replicate</w:t>
            </w:r>
            <w:proofErr w:type="spellEnd"/>
            <w:r w:rsidRPr="00D91221">
              <w:rPr>
                <w:lang w:val="fr-FR" w:eastAsia="fr-FR"/>
              </w:rPr>
              <w:t xml:space="preserve"> 2 </w:t>
            </w:r>
            <w:proofErr w:type="spellStart"/>
            <w:r w:rsidRPr="00D91221">
              <w:rPr>
                <w:lang w:val="fr-FR" w:eastAsia="fr-FR"/>
              </w:rPr>
              <w:t>descriptors</w:t>
            </w:r>
            <w:proofErr w:type="spellEnd"/>
            <w:r w:rsidRPr="00D91221">
              <w:rPr>
                <w:lang w:val="fr-FR" w:eastAsia="fr-FR"/>
              </w:rPr>
              <w:t xml:space="preserve"> 2 times</w:t>
            </w:r>
          </w:p>
        </w:tc>
        <w:tc>
          <w:tcPr>
            <w:tcW w:w="1127" w:type="dxa"/>
          </w:tcPr>
          <w:p w14:paraId="7BA61AA7" w14:textId="0FCE1A2E" w:rsidR="00383460" w:rsidRPr="00A06D22" w:rsidRDefault="00383460" w:rsidP="00CA5BF7">
            <w:pPr>
              <w:jc w:val="center"/>
              <w:rPr>
                <w:b/>
                <w:lang w:val="en-US" w:eastAsia="fr-FR"/>
              </w:rPr>
            </w:pPr>
            <w:r w:rsidRPr="00A06D22">
              <w:rPr>
                <w:b/>
                <w:lang w:val="en-US" w:eastAsia="fr-FR"/>
              </w:rPr>
              <w:t>_</w:t>
            </w:r>
          </w:p>
        </w:tc>
        <w:tc>
          <w:tcPr>
            <w:tcW w:w="0" w:type="auto"/>
            <w:vAlign w:val="center"/>
            <w:hideMark/>
          </w:tcPr>
          <w:p w14:paraId="313055C7" w14:textId="356EEDD0" w:rsidR="00383460" w:rsidRPr="00D91221" w:rsidRDefault="00383460" w:rsidP="00BC5AB9">
            <w:pPr>
              <w:rPr>
                <w:lang w:val="en-US" w:eastAsia="fr-FR"/>
              </w:rPr>
            </w:pPr>
            <w:r w:rsidRPr="00D91221">
              <w:rPr>
                <w:lang w:val="en-US" w:eastAsia="fr-FR"/>
              </w:rPr>
              <w:t>Creates two consecutive Date–Time groups.</w:t>
            </w:r>
          </w:p>
        </w:tc>
      </w:tr>
      <w:tr w:rsidR="00383460" w:rsidRPr="00D91221" w14:paraId="068427CB" w14:textId="77777777" w:rsidTr="00CA5BF7">
        <w:trPr>
          <w:tblCellSpacing w:w="15" w:type="dxa"/>
        </w:trPr>
        <w:tc>
          <w:tcPr>
            <w:tcW w:w="0" w:type="auto"/>
            <w:vAlign w:val="center"/>
            <w:hideMark/>
          </w:tcPr>
          <w:p w14:paraId="0874E9EA" w14:textId="77777777" w:rsidR="00383460" w:rsidRPr="00D91221" w:rsidRDefault="00383460" w:rsidP="00BC5AB9">
            <w:pPr>
              <w:rPr>
                <w:lang w:val="fr-FR" w:eastAsia="fr-FR"/>
              </w:rPr>
            </w:pPr>
            <w:r w:rsidRPr="00D91221">
              <w:rPr>
                <w:b/>
                <w:bCs/>
                <w:lang w:val="fr-FR" w:eastAsia="fr-FR"/>
              </w:rPr>
              <w:t>3 01 011</w:t>
            </w:r>
          </w:p>
        </w:tc>
        <w:tc>
          <w:tcPr>
            <w:tcW w:w="1665" w:type="dxa"/>
            <w:vAlign w:val="center"/>
            <w:hideMark/>
          </w:tcPr>
          <w:p w14:paraId="083E5B67" w14:textId="77777777" w:rsidR="00383460" w:rsidRPr="00D91221" w:rsidRDefault="00383460" w:rsidP="00BC5AB9">
            <w:pPr>
              <w:rPr>
                <w:lang w:val="fr-FR" w:eastAsia="fr-FR"/>
              </w:rPr>
            </w:pPr>
            <w:r w:rsidRPr="00D91221">
              <w:rPr>
                <w:lang w:val="fr-FR" w:eastAsia="fr-FR"/>
              </w:rPr>
              <w:t>Date</w:t>
            </w:r>
          </w:p>
        </w:tc>
        <w:tc>
          <w:tcPr>
            <w:tcW w:w="1127" w:type="dxa"/>
          </w:tcPr>
          <w:p w14:paraId="37CCC836" w14:textId="128BDD38" w:rsidR="00383460" w:rsidRPr="00A06D22" w:rsidRDefault="00383460" w:rsidP="00BC5AB9">
            <w:pPr>
              <w:rPr>
                <w:b/>
                <w:lang w:val="en-US" w:eastAsia="fr-FR"/>
              </w:rPr>
            </w:pPr>
            <w:r w:rsidRPr="00A06D22">
              <w:rPr>
                <w:b/>
                <w:lang w:val="en-US" w:eastAsia="fr-FR"/>
              </w:rPr>
              <w:t>2026-01-15</w:t>
            </w:r>
          </w:p>
        </w:tc>
        <w:tc>
          <w:tcPr>
            <w:tcW w:w="0" w:type="auto"/>
            <w:vAlign w:val="center"/>
            <w:hideMark/>
          </w:tcPr>
          <w:p w14:paraId="5B452408" w14:textId="2E596D8F" w:rsidR="00383460" w:rsidRPr="00D91221" w:rsidRDefault="00383460" w:rsidP="00BC5AB9">
            <w:pPr>
              <w:rPr>
                <w:lang w:val="en-US" w:eastAsia="fr-FR"/>
              </w:rPr>
            </w:pPr>
            <w:r w:rsidRPr="00D91221">
              <w:rPr>
                <w:lang w:val="en-US" w:eastAsia="fr-FR"/>
              </w:rPr>
              <w:t>Beginning of the observation period.</w:t>
            </w:r>
          </w:p>
        </w:tc>
      </w:tr>
      <w:tr w:rsidR="00383460" w:rsidRPr="00D91221" w14:paraId="69CEF851" w14:textId="77777777" w:rsidTr="00CA5BF7">
        <w:trPr>
          <w:tblCellSpacing w:w="15" w:type="dxa"/>
        </w:trPr>
        <w:tc>
          <w:tcPr>
            <w:tcW w:w="0" w:type="auto"/>
            <w:vAlign w:val="center"/>
            <w:hideMark/>
          </w:tcPr>
          <w:p w14:paraId="16F744E8" w14:textId="77777777" w:rsidR="00383460" w:rsidRPr="00D91221" w:rsidRDefault="00383460" w:rsidP="00BC5AB9">
            <w:pPr>
              <w:rPr>
                <w:lang w:val="fr-FR" w:eastAsia="fr-FR"/>
              </w:rPr>
            </w:pPr>
            <w:r w:rsidRPr="00D91221">
              <w:rPr>
                <w:b/>
                <w:bCs/>
                <w:lang w:val="fr-FR" w:eastAsia="fr-FR"/>
              </w:rPr>
              <w:t>3 01 012</w:t>
            </w:r>
          </w:p>
        </w:tc>
        <w:tc>
          <w:tcPr>
            <w:tcW w:w="1665" w:type="dxa"/>
            <w:vAlign w:val="center"/>
            <w:hideMark/>
          </w:tcPr>
          <w:p w14:paraId="271B2790" w14:textId="77777777" w:rsidR="00383460" w:rsidRPr="00D91221" w:rsidRDefault="00383460" w:rsidP="00BC5AB9">
            <w:pPr>
              <w:rPr>
                <w:lang w:val="fr-FR" w:eastAsia="fr-FR"/>
              </w:rPr>
            </w:pPr>
            <w:r w:rsidRPr="00D91221">
              <w:rPr>
                <w:lang w:val="fr-FR" w:eastAsia="fr-FR"/>
              </w:rPr>
              <w:t>Time</w:t>
            </w:r>
          </w:p>
        </w:tc>
        <w:tc>
          <w:tcPr>
            <w:tcW w:w="1127" w:type="dxa"/>
          </w:tcPr>
          <w:p w14:paraId="46248156" w14:textId="50EC7FFA" w:rsidR="00383460" w:rsidRPr="00A06D22" w:rsidRDefault="00383460" w:rsidP="00BC5AB9">
            <w:pPr>
              <w:rPr>
                <w:b/>
                <w:lang w:val="en-US" w:eastAsia="fr-FR"/>
              </w:rPr>
            </w:pPr>
            <w:r w:rsidRPr="00A06D22">
              <w:rPr>
                <w:b/>
                <w:lang w:val="en-US" w:eastAsia="fr-FR"/>
              </w:rPr>
              <w:t>00:0</w:t>
            </w:r>
            <w:r w:rsidR="00CA5BF7" w:rsidRPr="00A06D22">
              <w:rPr>
                <w:b/>
                <w:lang w:val="en-US" w:eastAsia="fr-FR"/>
              </w:rPr>
              <w:t>1</w:t>
            </w:r>
          </w:p>
        </w:tc>
        <w:tc>
          <w:tcPr>
            <w:tcW w:w="0" w:type="auto"/>
            <w:vAlign w:val="center"/>
            <w:hideMark/>
          </w:tcPr>
          <w:p w14:paraId="57C98A64" w14:textId="4629A179" w:rsidR="00383460" w:rsidRPr="00D91221" w:rsidRDefault="00383460" w:rsidP="00BC5AB9">
            <w:pPr>
              <w:rPr>
                <w:lang w:val="en-US" w:eastAsia="fr-FR"/>
              </w:rPr>
            </w:pPr>
            <w:r w:rsidRPr="00D91221">
              <w:rPr>
                <w:lang w:val="en-US" w:eastAsia="fr-FR"/>
              </w:rPr>
              <w:t>Beginning of the observation period.</w:t>
            </w:r>
          </w:p>
        </w:tc>
      </w:tr>
      <w:tr w:rsidR="00383460" w:rsidRPr="00D91221" w14:paraId="7847E58A" w14:textId="77777777" w:rsidTr="00CA5BF7">
        <w:trPr>
          <w:tblCellSpacing w:w="15" w:type="dxa"/>
        </w:trPr>
        <w:tc>
          <w:tcPr>
            <w:tcW w:w="0" w:type="auto"/>
            <w:vAlign w:val="center"/>
            <w:hideMark/>
          </w:tcPr>
          <w:p w14:paraId="44191B09" w14:textId="77777777" w:rsidR="00383460" w:rsidRPr="00D91221" w:rsidRDefault="00383460" w:rsidP="00BC5AB9">
            <w:pPr>
              <w:rPr>
                <w:lang w:val="fr-FR" w:eastAsia="fr-FR"/>
              </w:rPr>
            </w:pPr>
            <w:r w:rsidRPr="00D91221">
              <w:rPr>
                <w:b/>
                <w:bCs/>
                <w:lang w:val="fr-FR" w:eastAsia="fr-FR"/>
              </w:rPr>
              <w:t>3 01 011</w:t>
            </w:r>
          </w:p>
        </w:tc>
        <w:tc>
          <w:tcPr>
            <w:tcW w:w="1665" w:type="dxa"/>
            <w:vAlign w:val="center"/>
            <w:hideMark/>
          </w:tcPr>
          <w:p w14:paraId="122EF96C" w14:textId="77777777" w:rsidR="00383460" w:rsidRPr="00D91221" w:rsidRDefault="00383460" w:rsidP="00BC5AB9">
            <w:pPr>
              <w:rPr>
                <w:lang w:val="fr-FR" w:eastAsia="fr-FR"/>
              </w:rPr>
            </w:pPr>
            <w:r w:rsidRPr="00D91221">
              <w:rPr>
                <w:lang w:val="fr-FR" w:eastAsia="fr-FR"/>
              </w:rPr>
              <w:t>Date</w:t>
            </w:r>
          </w:p>
        </w:tc>
        <w:tc>
          <w:tcPr>
            <w:tcW w:w="1127" w:type="dxa"/>
          </w:tcPr>
          <w:p w14:paraId="0D352896" w14:textId="58D3F929" w:rsidR="00383460" w:rsidRPr="00A06D22" w:rsidRDefault="00CA5BF7" w:rsidP="00BC5AB9">
            <w:pPr>
              <w:rPr>
                <w:b/>
                <w:lang w:val="en-US" w:eastAsia="fr-FR"/>
              </w:rPr>
            </w:pPr>
            <w:r w:rsidRPr="00A06D22">
              <w:rPr>
                <w:b/>
                <w:lang w:val="en-US" w:eastAsia="fr-FR"/>
              </w:rPr>
              <w:t>2026-01-16</w:t>
            </w:r>
          </w:p>
        </w:tc>
        <w:tc>
          <w:tcPr>
            <w:tcW w:w="0" w:type="auto"/>
            <w:vAlign w:val="center"/>
            <w:hideMark/>
          </w:tcPr>
          <w:p w14:paraId="2F234CD9" w14:textId="0182AD0B" w:rsidR="00383460" w:rsidRPr="00D91221" w:rsidRDefault="00383460" w:rsidP="00BC5AB9">
            <w:pPr>
              <w:rPr>
                <w:lang w:val="en-US" w:eastAsia="fr-FR"/>
              </w:rPr>
            </w:pPr>
            <w:r w:rsidRPr="00D91221">
              <w:rPr>
                <w:lang w:val="en-US" w:eastAsia="fr-FR"/>
              </w:rPr>
              <w:t>End of the observation period.</w:t>
            </w:r>
          </w:p>
        </w:tc>
      </w:tr>
      <w:tr w:rsidR="00383460" w:rsidRPr="00D91221" w14:paraId="4748CAEF" w14:textId="77777777" w:rsidTr="00CA5BF7">
        <w:trPr>
          <w:tblCellSpacing w:w="15" w:type="dxa"/>
        </w:trPr>
        <w:tc>
          <w:tcPr>
            <w:tcW w:w="0" w:type="auto"/>
            <w:vAlign w:val="center"/>
            <w:hideMark/>
          </w:tcPr>
          <w:p w14:paraId="793DCE9F" w14:textId="77777777" w:rsidR="00383460" w:rsidRPr="00D91221" w:rsidRDefault="00383460" w:rsidP="00BC5AB9">
            <w:pPr>
              <w:rPr>
                <w:lang w:val="fr-FR" w:eastAsia="fr-FR"/>
              </w:rPr>
            </w:pPr>
            <w:r w:rsidRPr="00D91221">
              <w:rPr>
                <w:b/>
                <w:bCs/>
                <w:lang w:val="fr-FR" w:eastAsia="fr-FR"/>
              </w:rPr>
              <w:t>3 01 012</w:t>
            </w:r>
          </w:p>
        </w:tc>
        <w:tc>
          <w:tcPr>
            <w:tcW w:w="1665" w:type="dxa"/>
            <w:vAlign w:val="center"/>
            <w:hideMark/>
          </w:tcPr>
          <w:p w14:paraId="532CB4C1" w14:textId="77777777" w:rsidR="00383460" w:rsidRPr="00D91221" w:rsidRDefault="00383460" w:rsidP="00BC5AB9">
            <w:pPr>
              <w:rPr>
                <w:lang w:val="fr-FR" w:eastAsia="fr-FR"/>
              </w:rPr>
            </w:pPr>
            <w:r w:rsidRPr="00D91221">
              <w:rPr>
                <w:lang w:val="fr-FR" w:eastAsia="fr-FR"/>
              </w:rPr>
              <w:t>Time</w:t>
            </w:r>
          </w:p>
        </w:tc>
        <w:tc>
          <w:tcPr>
            <w:tcW w:w="1127" w:type="dxa"/>
          </w:tcPr>
          <w:p w14:paraId="23D4F4D0" w14:textId="675312F0" w:rsidR="00383460" w:rsidRPr="00A06D22" w:rsidRDefault="00CA5BF7" w:rsidP="00BC5AB9">
            <w:pPr>
              <w:rPr>
                <w:b/>
                <w:lang w:val="en-US" w:eastAsia="fr-FR"/>
              </w:rPr>
            </w:pPr>
            <w:r w:rsidRPr="00A06D22">
              <w:rPr>
                <w:b/>
                <w:lang w:val="en-US" w:eastAsia="fr-FR"/>
              </w:rPr>
              <w:t>00:00</w:t>
            </w:r>
          </w:p>
        </w:tc>
        <w:tc>
          <w:tcPr>
            <w:tcW w:w="0" w:type="auto"/>
            <w:vAlign w:val="center"/>
            <w:hideMark/>
          </w:tcPr>
          <w:p w14:paraId="751F27DA" w14:textId="4B62AEB3" w:rsidR="00383460" w:rsidRPr="00D91221" w:rsidRDefault="00383460" w:rsidP="00BC5AB9">
            <w:pPr>
              <w:rPr>
                <w:lang w:val="en-US" w:eastAsia="fr-FR"/>
              </w:rPr>
            </w:pPr>
            <w:r w:rsidRPr="00D91221">
              <w:rPr>
                <w:lang w:val="en-US" w:eastAsia="fr-FR"/>
              </w:rPr>
              <w:t>End of the observation period.</w:t>
            </w:r>
          </w:p>
        </w:tc>
      </w:tr>
    </w:tbl>
    <w:p w14:paraId="4E9E0CAA" w14:textId="2D3E71BC" w:rsidR="004E641E" w:rsidRPr="00A06D22" w:rsidRDefault="00CA5BF7" w:rsidP="004E641E">
      <w:pPr>
        <w:rPr>
          <w:rStyle w:val="lev"/>
          <w:b w:val="0"/>
          <w:lang w:val="en-US"/>
        </w:rPr>
      </w:pPr>
      <w:r w:rsidRPr="00A06D22">
        <w:rPr>
          <w:rStyle w:val="lev"/>
          <w:b w:val="0"/>
          <w:lang w:val="en-US"/>
        </w:rPr>
        <w:t>The example column above represent</w:t>
      </w:r>
      <w:r w:rsidR="00A06D22" w:rsidRPr="00A06D22">
        <w:rPr>
          <w:rStyle w:val="lev"/>
          <w:b w:val="0"/>
          <w:lang w:val="en-US"/>
        </w:rPr>
        <w:t>s</w:t>
      </w:r>
      <w:r w:rsidRPr="00A06D22">
        <w:rPr>
          <w:rStyle w:val="lev"/>
          <w:b w:val="0"/>
          <w:lang w:val="en-US"/>
        </w:rPr>
        <w:t xml:space="preserve"> the Time Period or the Climatological Day for the mean temperature beginning at 00 hour and 1 minute of the current day and ending at 00 hour and 0 minute the following day.</w:t>
      </w:r>
    </w:p>
    <w:p w14:paraId="2058A76F" w14:textId="77777777" w:rsidR="004E641E" w:rsidRDefault="004E641E" w:rsidP="004E641E">
      <w:pPr>
        <w:rPr>
          <w:rStyle w:val="lev"/>
          <w:lang w:val="en-US"/>
        </w:rPr>
      </w:pPr>
      <w:r w:rsidRPr="00D91221">
        <w:rPr>
          <w:rStyle w:val="lev"/>
          <w:lang w:val="en-US"/>
        </w:rPr>
        <w:t>Implementation Note</w:t>
      </w:r>
      <w:r>
        <w:rPr>
          <w:rStyle w:val="lev"/>
          <w:lang w:val="en-US"/>
        </w:rPr>
        <w:t xml:space="preserve"> 1</w:t>
      </w:r>
    </w:p>
    <w:p w14:paraId="041C005B" w14:textId="6BEE55FC" w:rsidR="004E641E" w:rsidRPr="00386D6A" w:rsidRDefault="004E641E" w:rsidP="004E641E">
      <w:pPr>
        <w:rPr>
          <w:lang w:val="en-US"/>
        </w:rPr>
      </w:pPr>
      <w:r w:rsidRPr="00386D6A">
        <w:rPr>
          <w:lang w:val="en-US"/>
        </w:rPr>
        <w:t xml:space="preserve">The observation period shall be consistent with the climatological observing practices of the reporting NMHS. Different national conventions may be used to define the </w:t>
      </w:r>
      <w:r w:rsidR="002043EC">
        <w:rPr>
          <w:lang w:val="en-US"/>
        </w:rPr>
        <w:t>C</w:t>
      </w:r>
      <w:r w:rsidRPr="00386D6A">
        <w:rPr>
          <w:lang w:val="en-US"/>
        </w:rPr>
        <w:t xml:space="preserve">limatological </w:t>
      </w:r>
      <w:r w:rsidR="002043EC">
        <w:rPr>
          <w:lang w:val="en-US"/>
        </w:rPr>
        <w:t>D</w:t>
      </w:r>
      <w:r w:rsidRPr="00386D6A">
        <w:rPr>
          <w:lang w:val="en-US"/>
        </w:rPr>
        <w:t xml:space="preserve">ay. In climatological practice, these conventions are often referred to simply by their nominal observation hours (e.g. </w:t>
      </w:r>
      <w:r w:rsidRPr="00386D6A">
        <w:rPr>
          <w:rStyle w:val="lev"/>
          <w:lang w:val="en-US"/>
        </w:rPr>
        <w:t>06–06</w:t>
      </w:r>
      <w:r w:rsidRPr="00386D6A">
        <w:rPr>
          <w:lang w:val="en-US"/>
        </w:rPr>
        <w:t xml:space="preserve">, </w:t>
      </w:r>
      <w:r w:rsidRPr="00386D6A">
        <w:rPr>
          <w:rStyle w:val="lev"/>
          <w:lang w:val="en-US"/>
        </w:rPr>
        <w:t>00–00</w:t>
      </w:r>
      <w:r w:rsidRPr="00386D6A">
        <w:rPr>
          <w:lang w:val="en-US"/>
        </w:rPr>
        <w:t xml:space="preserve"> or </w:t>
      </w:r>
      <w:r w:rsidRPr="00386D6A">
        <w:rPr>
          <w:rStyle w:val="lev"/>
          <w:lang w:val="en-US"/>
        </w:rPr>
        <w:t>12–12</w:t>
      </w:r>
      <w:r w:rsidRPr="00386D6A">
        <w:rPr>
          <w:lang w:val="en-US"/>
        </w:rPr>
        <w:t>). This shorthand is widely understood by climatologists</w:t>
      </w:r>
      <w:r w:rsidR="003E2E46">
        <w:rPr>
          <w:lang w:val="en-US"/>
        </w:rPr>
        <w:t xml:space="preserve"> without explicitly defining the period to the nearest minute.</w:t>
      </w:r>
    </w:p>
    <w:p w14:paraId="31D74A17" w14:textId="77777777" w:rsidR="00B46449" w:rsidRPr="00B46449" w:rsidRDefault="00B46449" w:rsidP="00B46449">
      <w:pPr>
        <w:rPr>
          <w:lang w:val="en-US"/>
        </w:rPr>
      </w:pPr>
      <w:r w:rsidRPr="00B46449">
        <w:rPr>
          <w:lang w:val="en-US"/>
        </w:rPr>
        <w:t xml:space="preserve">When a Time Period is explicitly represented in DAYCLI with minute-level precision, </w:t>
      </w:r>
      <w:r w:rsidRPr="00B46449">
        <w:rPr>
          <w:rStyle w:val="lev"/>
          <w:lang w:val="en-US"/>
        </w:rPr>
        <w:t>both the beginning and end times are included in the period representation</w:t>
      </w:r>
      <w:r w:rsidRPr="00B46449">
        <w:rPr>
          <w:lang w:val="en-US"/>
        </w:rPr>
        <w:t>. The two Date–Time pairs therefore identify the first and last minutes of the observation period.</w:t>
      </w:r>
    </w:p>
    <w:p w14:paraId="2B422774" w14:textId="77777777" w:rsidR="00B46449" w:rsidRPr="00B46449" w:rsidRDefault="00B46449" w:rsidP="00B46449">
      <w:pPr>
        <w:rPr>
          <w:lang w:val="en-US"/>
        </w:rPr>
      </w:pPr>
      <w:r w:rsidRPr="00B46449">
        <w:rPr>
          <w:lang w:val="en-US"/>
        </w:rPr>
        <w:t xml:space="preserve">For example, a 24-hour period commonly described as 00:00 to 00:00 may be represented as </w:t>
      </w:r>
      <w:r w:rsidRPr="00B46449">
        <w:rPr>
          <w:rStyle w:val="lev"/>
          <w:lang w:val="en-US"/>
        </w:rPr>
        <w:t>00:00 to 23:59</w:t>
      </w:r>
      <w:r w:rsidRPr="00B46449">
        <w:rPr>
          <w:lang w:val="en-US"/>
        </w:rPr>
        <w:t xml:space="preserve"> when the period begins at 00:00, or as </w:t>
      </w:r>
      <w:r w:rsidRPr="00B46449">
        <w:rPr>
          <w:rStyle w:val="lev"/>
          <w:lang w:val="en-US"/>
        </w:rPr>
        <w:t>00:01 to 00:00 on the following day</w:t>
      </w:r>
      <w:r w:rsidRPr="00B46449">
        <w:rPr>
          <w:lang w:val="en-US"/>
        </w:rPr>
        <w:t xml:space="preserve"> when the period begins one minute after 00:00. Similarly, a period commonly described as 06:00 to 06:00 may be represented as </w:t>
      </w:r>
      <w:r w:rsidRPr="00B46449">
        <w:rPr>
          <w:rStyle w:val="lev"/>
          <w:lang w:val="en-US"/>
        </w:rPr>
        <w:t>06:00 to 05:59 on the following day</w:t>
      </w:r>
      <w:r w:rsidRPr="00B46449">
        <w:rPr>
          <w:lang w:val="en-US"/>
        </w:rPr>
        <w:t xml:space="preserve">, or as </w:t>
      </w:r>
      <w:r w:rsidRPr="00B46449">
        <w:rPr>
          <w:rStyle w:val="lev"/>
          <w:lang w:val="en-US"/>
        </w:rPr>
        <w:t>06:01 to 06:00 on the following day</w:t>
      </w:r>
      <w:r w:rsidRPr="00B46449">
        <w:rPr>
          <w:lang w:val="en-US"/>
        </w:rPr>
        <w:t>.</w:t>
      </w:r>
    </w:p>
    <w:p w14:paraId="23F0517A" w14:textId="46A06102" w:rsidR="00B46449" w:rsidRPr="00B46449" w:rsidRDefault="00B46449" w:rsidP="00B46449">
      <w:pPr>
        <w:rPr>
          <w:lang w:val="en-US"/>
        </w:rPr>
      </w:pPr>
      <w:r w:rsidRPr="00B46449">
        <w:rPr>
          <w:lang w:val="en-US"/>
        </w:rPr>
        <w:lastRenderedPageBreak/>
        <w:t xml:space="preserve">These examples illustrate national observing practices and are not prescribed by DAYCLI. The purpose of the explicit minute-level representation is to ensure that the observation period is </w:t>
      </w:r>
      <w:r w:rsidR="005A10DA">
        <w:rPr>
          <w:lang w:val="en-US"/>
        </w:rPr>
        <w:t xml:space="preserve">exchanged </w:t>
      </w:r>
      <w:r w:rsidRPr="00B46449">
        <w:rPr>
          <w:lang w:val="en-US"/>
        </w:rPr>
        <w:t xml:space="preserve">unambiguous </w:t>
      </w:r>
      <w:r w:rsidR="005A10DA">
        <w:rPr>
          <w:lang w:val="en-US"/>
        </w:rPr>
        <w:t xml:space="preserve">at the one-minute resolution supported by DAYCLI </w:t>
      </w:r>
      <w:r w:rsidRPr="00B46449">
        <w:rPr>
          <w:lang w:val="en-US"/>
        </w:rPr>
        <w:t>and that each observation is assigned to one, and only one, Climatological Day.</w:t>
      </w:r>
    </w:p>
    <w:p w14:paraId="7C868662" w14:textId="6D404348" w:rsidR="004E641E" w:rsidRPr="00386D6A" w:rsidRDefault="004E641E" w:rsidP="004E641E">
      <w:pPr>
        <w:rPr>
          <w:b/>
        </w:rPr>
      </w:pPr>
      <w:r w:rsidRPr="00386D6A">
        <w:rPr>
          <w:b/>
        </w:rPr>
        <w:t>Implementation Note</w:t>
      </w:r>
      <w:r>
        <w:rPr>
          <w:b/>
        </w:rPr>
        <w:t xml:space="preserve"> 2</w:t>
      </w:r>
    </w:p>
    <w:p w14:paraId="025707F9" w14:textId="77777777" w:rsidR="00B46449" w:rsidRPr="00B46449" w:rsidRDefault="00B46449" w:rsidP="00B46449">
      <w:pPr>
        <w:rPr>
          <w:lang w:val="en-US" w:eastAsia="fr-FR"/>
        </w:rPr>
      </w:pPr>
      <w:r w:rsidRPr="00B46449">
        <w:rPr>
          <w:lang w:val="en-US" w:eastAsia="fr-FR"/>
        </w:rPr>
        <w:t>Ideally, the reference time for observations should remain stable throughout the year (e.g. 09:00 local time), regardless of whether Daylight Saving Time is in effect. However, some NMHSs take a different approach.</w:t>
      </w:r>
    </w:p>
    <w:p w14:paraId="5FD990CE" w14:textId="004E622B" w:rsidR="00B46449" w:rsidRPr="00B46449" w:rsidRDefault="002063B9" w:rsidP="00B46449">
      <w:pPr>
        <w:rPr>
          <w:lang w:val="en-US" w:eastAsia="fr-FR"/>
        </w:rPr>
      </w:pPr>
      <w:r>
        <w:t>Because the DAYCLI information model does not impose a particular observing convention, it supports NMHSs that define their Climatological Day using a fixed (invariant) local observation time throughout the year, even when applying Daylight Saving Time. This is the case at the Melbourne station in Australia, for instance. When and where Daylight Saving Time applies in such an NMHS, the corresponding UTC offset changes by one hour, while the LMTZ reference and the local observation time remain unchanged. The beginning and end of the observation period are explicitly provided in each DAYCLI Record, allowing the observation period to be unambiguously interpreted under the applicable LMTZ.</w:t>
      </w:r>
    </w:p>
    <w:p w14:paraId="38951544" w14:textId="77777777" w:rsidR="00B46449" w:rsidRPr="00B46449" w:rsidRDefault="00B46449" w:rsidP="00B46449">
      <w:pPr>
        <w:rPr>
          <w:lang w:val="en-US" w:eastAsia="fr-FR"/>
        </w:rPr>
      </w:pPr>
      <w:r w:rsidRPr="00B46449">
        <w:rPr>
          <w:lang w:val="en-US" w:eastAsia="fr-FR"/>
        </w:rPr>
        <w:t>In the descriptions given under the next sub-sections, the following applies to the auxiliary information communicated for each variable:</w:t>
      </w:r>
    </w:p>
    <w:p w14:paraId="4A5DA7CC" w14:textId="0142A517" w:rsidR="00B46449" w:rsidRPr="00BD591C" w:rsidRDefault="00B46449" w:rsidP="00B42D49">
      <w:pPr>
        <w:pStyle w:val="Paragraphedeliste"/>
        <w:numPr>
          <w:ilvl w:val="0"/>
          <w:numId w:val="29"/>
        </w:numPr>
        <w:rPr>
          <w:lang w:val="en-US" w:eastAsia="fr-FR"/>
        </w:rPr>
      </w:pPr>
      <w:r w:rsidRPr="00BD591C">
        <w:rPr>
          <w:lang w:val="en-US" w:eastAsia="fr-FR"/>
        </w:rPr>
        <w:t xml:space="preserve">The </w:t>
      </w:r>
      <w:r w:rsidR="00B42D49">
        <w:rPr>
          <w:lang w:val="en-US" w:eastAsia="fr-FR"/>
        </w:rPr>
        <w:t>Time</w:t>
      </w:r>
      <w:r w:rsidRPr="00BD591C">
        <w:rPr>
          <w:lang w:val="en-US" w:eastAsia="fr-FR"/>
        </w:rPr>
        <w:t xml:space="preserve"> </w:t>
      </w:r>
      <w:r w:rsidR="00B42D49">
        <w:rPr>
          <w:lang w:val="en-US" w:eastAsia="fr-FR"/>
        </w:rPr>
        <w:t>P</w:t>
      </w:r>
      <w:r w:rsidRPr="00BD591C">
        <w:rPr>
          <w:lang w:val="en-US" w:eastAsia="fr-FR"/>
        </w:rPr>
        <w:t>eriod correspond</w:t>
      </w:r>
      <w:r w:rsidR="00B42D49">
        <w:rPr>
          <w:lang w:val="en-US" w:eastAsia="fr-FR"/>
        </w:rPr>
        <w:t>s</w:t>
      </w:r>
      <w:r w:rsidRPr="00BD591C">
        <w:rPr>
          <w:lang w:val="en-US" w:eastAsia="fr-FR"/>
        </w:rPr>
        <w:t xml:space="preserve"> to the Climatological Day defined by the reporting NMHS and described in Section 5</w:t>
      </w:r>
      <w:r w:rsidR="00B42D49">
        <w:rPr>
          <w:lang w:val="en-US" w:eastAsia="fr-FR"/>
        </w:rPr>
        <w:t>;</w:t>
      </w:r>
      <w:r w:rsidRPr="00BD591C">
        <w:rPr>
          <w:lang w:val="en-US" w:eastAsia="fr-FR"/>
        </w:rPr>
        <w:t xml:space="preserve"> </w:t>
      </w:r>
    </w:p>
    <w:p w14:paraId="3BE3DD93" w14:textId="770254ED" w:rsidR="004E641E" w:rsidRPr="00CA5BF7" w:rsidRDefault="00B42D49" w:rsidP="00B42D49">
      <w:pPr>
        <w:pStyle w:val="Paragraphedeliste"/>
        <w:numPr>
          <w:ilvl w:val="0"/>
          <w:numId w:val="29"/>
        </w:numPr>
        <w:rPr>
          <w:lang w:val="en-US" w:eastAsia="fr-FR"/>
        </w:rPr>
      </w:pPr>
      <w:r>
        <w:rPr>
          <w:lang w:val="en-US" w:eastAsia="fr-FR"/>
        </w:rPr>
        <w:t xml:space="preserve">Has an Associated Field that is its associated QC flag </w:t>
      </w:r>
      <w:proofErr w:type="gramStart"/>
      <w:r>
        <w:rPr>
          <w:lang w:val="en-US" w:eastAsia="fr-FR"/>
        </w:rPr>
        <w:t>value.</w:t>
      </w:r>
      <w:proofErr w:type="gramEnd"/>
    </w:p>
    <w:p w14:paraId="2FB82AC4" w14:textId="77777777" w:rsidR="004E641E" w:rsidRDefault="004E641E" w:rsidP="004E641E">
      <w:pPr>
        <w:pStyle w:val="Titre3"/>
      </w:pPr>
      <w:bookmarkStart w:id="144" w:name="_Toc242708320"/>
      <w:r>
        <w:t>Total Accumulated Precipitation</w:t>
      </w:r>
      <w:bookmarkEnd w:id="144"/>
    </w:p>
    <w:p w14:paraId="02CC62CB" w14:textId="17A50D58" w:rsidR="004E641E" w:rsidRDefault="004E641E" w:rsidP="004E641E">
      <w:pPr>
        <w:rPr>
          <w:lang w:val="en-US"/>
        </w:rPr>
      </w:pPr>
      <w:r w:rsidRPr="00044C4C">
        <w:rPr>
          <w:lang w:val="en-US"/>
        </w:rPr>
        <w:t xml:space="preserve">The </w:t>
      </w:r>
      <w:r w:rsidRPr="00044C4C">
        <w:rPr>
          <w:rStyle w:val="lev"/>
          <w:lang w:val="en-US"/>
        </w:rPr>
        <w:t>Total Accumulated Precipitation</w:t>
      </w:r>
      <w:r w:rsidRPr="00044C4C">
        <w:rPr>
          <w:lang w:val="en-US"/>
        </w:rPr>
        <w:t xml:space="preserve"> represents the total amount of precipitation accumulated over the observation period associated with the </w:t>
      </w:r>
      <w:r w:rsidR="002043EC">
        <w:rPr>
          <w:lang w:val="en-US"/>
        </w:rPr>
        <w:t>C</w:t>
      </w:r>
      <w:r w:rsidRPr="00044C4C">
        <w:rPr>
          <w:lang w:val="en-US"/>
        </w:rPr>
        <w:t xml:space="preserve">limatological </w:t>
      </w:r>
      <w:r w:rsidR="002043EC">
        <w:rPr>
          <w:lang w:val="en-US"/>
        </w:rPr>
        <w:t>D</w:t>
      </w:r>
      <w:r w:rsidRPr="00044C4C">
        <w:rPr>
          <w:lang w:val="en-US"/>
        </w:rPr>
        <w:t xml:space="preserve">ay. Unlike variables corresponding to a single observation, this parameter is derived from measurements </w:t>
      </w:r>
      <w:r>
        <w:rPr>
          <w:lang w:val="en-US"/>
        </w:rPr>
        <w:t>aggregate</w:t>
      </w:r>
      <w:r w:rsidRPr="00044C4C">
        <w:rPr>
          <w:lang w:val="en-US"/>
        </w:rPr>
        <w:t>d continuously throughout the defined observation period.</w:t>
      </w:r>
    </w:p>
    <w:p w14:paraId="75F6B03A" w14:textId="20573D3F" w:rsidR="004E641E" w:rsidRPr="00044C4C" w:rsidRDefault="004E641E" w:rsidP="004E641E">
      <w:pPr>
        <w:rPr>
          <w:lang w:val="en-US"/>
        </w:rPr>
      </w:pPr>
      <w:r w:rsidRPr="00044C4C">
        <w:rPr>
          <w:lang w:val="en-US"/>
        </w:rPr>
        <w:t>The method used to derive the daily precipitation total is determined by the observing practices of the reporting NMHS. DAYCLI represents the resulting accumulated value together with the observation period over which it was measured</w:t>
      </w:r>
      <w:r w:rsidR="00BD591C">
        <w:rPr>
          <w:lang w:val="en-US"/>
        </w:rPr>
        <w:t xml:space="preserve"> and the quality flag assigned to the observation for that calendar day.</w:t>
      </w:r>
    </w:p>
    <w:p w14:paraId="13D3A0E7" w14:textId="77777777" w:rsidR="004E641E" w:rsidRPr="00044C4C" w:rsidRDefault="004E641E" w:rsidP="004E641E">
      <w:pPr>
        <w:rPr>
          <w:b/>
        </w:rPr>
      </w:pPr>
      <w:r w:rsidRPr="00044C4C">
        <w:rPr>
          <w:b/>
        </w:rPr>
        <w:t>BUFR Representation</w:t>
      </w:r>
    </w:p>
    <w:p w14:paraId="38D083D4" w14:textId="77777777" w:rsidR="004E641E" w:rsidRPr="00044C4C" w:rsidRDefault="004E641E" w:rsidP="004E641E">
      <w:pPr>
        <w:rPr>
          <w:lang w:val="en-US"/>
        </w:rPr>
      </w:pPr>
      <w:r w:rsidRPr="00044C4C">
        <w:rPr>
          <w:lang w:val="en-US"/>
        </w:rPr>
        <w:t>The Total Accumulated Precipitation is represented using the following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216"/>
        <w:gridCol w:w="1314"/>
        <w:gridCol w:w="4734"/>
      </w:tblGrid>
      <w:tr w:rsidR="004E641E" w14:paraId="5385667E" w14:textId="77777777" w:rsidTr="00BC5AB9">
        <w:trPr>
          <w:tblHeader/>
          <w:tblCellSpacing w:w="15" w:type="dxa"/>
        </w:trPr>
        <w:tc>
          <w:tcPr>
            <w:tcW w:w="0" w:type="auto"/>
            <w:vAlign w:val="center"/>
            <w:hideMark/>
          </w:tcPr>
          <w:p w14:paraId="325E218D" w14:textId="77777777" w:rsidR="004E641E" w:rsidRDefault="004E641E" w:rsidP="00BC5AB9">
            <w:pPr>
              <w:jc w:val="center"/>
              <w:rPr>
                <w:b/>
                <w:bCs/>
              </w:rPr>
            </w:pPr>
            <w:r>
              <w:rPr>
                <w:b/>
                <w:bCs/>
              </w:rPr>
              <w:t>BUFR Descriptor</w:t>
            </w:r>
          </w:p>
        </w:tc>
        <w:tc>
          <w:tcPr>
            <w:tcW w:w="0" w:type="auto"/>
            <w:vAlign w:val="center"/>
            <w:hideMark/>
          </w:tcPr>
          <w:p w14:paraId="6039E747" w14:textId="77777777" w:rsidR="004E641E" w:rsidRDefault="004E641E" w:rsidP="00BC5AB9">
            <w:pPr>
              <w:jc w:val="center"/>
              <w:rPr>
                <w:b/>
                <w:bCs/>
              </w:rPr>
            </w:pPr>
            <w:r>
              <w:rPr>
                <w:b/>
                <w:bCs/>
              </w:rPr>
              <w:t>Element Name</w:t>
            </w:r>
          </w:p>
        </w:tc>
        <w:tc>
          <w:tcPr>
            <w:tcW w:w="0" w:type="auto"/>
            <w:vAlign w:val="center"/>
            <w:hideMark/>
          </w:tcPr>
          <w:p w14:paraId="286A6C75" w14:textId="77777777" w:rsidR="004E641E" w:rsidRDefault="004E641E" w:rsidP="00BC5AB9">
            <w:pPr>
              <w:jc w:val="center"/>
              <w:rPr>
                <w:b/>
                <w:bCs/>
              </w:rPr>
            </w:pPr>
            <w:r>
              <w:rPr>
                <w:b/>
                <w:bCs/>
              </w:rPr>
              <w:t>Example</w:t>
            </w:r>
          </w:p>
        </w:tc>
        <w:tc>
          <w:tcPr>
            <w:tcW w:w="0" w:type="auto"/>
            <w:vAlign w:val="center"/>
            <w:hideMark/>
          </w:tcPr>
          <w:p w14:paraId="15CF79EE" w14:textId="77777777" w:rsidR="004E641E" w:rsidRDefault="004E641E" w:rsidP="00BC5AB9">
            <w:pPr>
              <w:jc w:val="center"/>
              <w:rPr>
                <w:b/>
                <w:bCs/>
              </w:rPr>
            </w:pPr>
            <w:r>
              <w:rPr>
                <w:b/>
                <w:bCs/>
              </w:rPr>
              <w:t>Remarks</w:t>
            </w:r>
          </w:p>
        </w:tc>
      </w:tr>
      <w:tr w:rsidR="004E641E" w14:paraId="381433C6" w14:textId="77777777" w:rsidTr="00BC5AB9">
        <w:trPr>
          <w:tblCellSpacing w:w="15" w:type="dxa"/>
        </w:trPr>
        <w:tc>
          <w:tcPr>
            <w:tcW w:w="0" w:type="auto"/>
            <w:vAlign w:val="center"/>
            <w:hideMark/>
          </w:tcPr>
          <w:p w14:paraId="3FB9D11B" w14:textId="77777777" w:rsidR="004E641E" w:rsidRDefault="004E641E" w:rsidP="00BC5AB9">
            <w:r>
              <w:t>0 08 028</w:t>
            </w:r>
          </w:p>
        </w:tc>
        <w:tc>
          <w:tcPr>
            <w:tcW w:w="0" w:type="auto"/>
            <w:vAlign w:val="center"/>
            <w:hideMark/>
          </w:tcPr>
          <w:p w14:paraId="5697D0C6" w14:textId="77777777" w:rsidR="004E641E" w:rsidRDefault="004E641E" w:rsidP="00BC5AB9">
            <w:r>
              <w:t>Extended Time Significance</w:t>
            </w:r>
          </w:p>
        </w:tc>
        <w:tc>
          <w:tcPr>
            <w:tcW w:w="0" w:type="auto"/>
            <w:vAlign w:val="center"/>
            <w:hideMark/>
          </w:tcPr>
          <w:p w14:paraId="19311F36" w14:textId="77777777" w:rsidR="004E641E" w:rsidRPr="00B42D49" w:rsidRDefault="004E641E" w:rsidP="00BC5AB9">
            <w:pPr>
              <w:rPr>
                <w:b/>
              </w:rPr>
            </w:pPr>
            <w:r w:rsidRPr="00B42D49">
              <w:rPr>
                <w:b/>
              </w:rPr>
              <w:t>41</w:t>
            </w:r>
          </w:p>
        </w:tc>
        <w:tc>
          <w:tcPr>
            <w:tcW w:w="0" w:type="auto"/>
            <w:vAlign w:val="center"/>
            <w:hideMark/>
          </w:tcPr>
          <w:p w14:paraId="0C8727F2" w14:textId="77777777" w:rsidR="004E641E" w:rsidRDefault="004E641E" w:rsidP="00BC5AB9">
            <w:r>
              <w:t>Indicates that the following information refers to an observation period.</w:t>
            </w:r>
          </w:p>
        </w:tc>
      </w:tr>
      <w:tr w:rsidR="004E641E" w14:paraId="602C47C4" w14:textId="77777777" w:rsidTr="00BC5AB9">
        <w:trPr>
          <w:tblCellSpacing w:w="15" w:type="dxa"/>
        </w:trPr>
        <w:tc>
          <w:tcPr>
            <w:tcW w:w="0" w:type="auto"/>
            <w:vAlign w:val="center"/>
            <w:hideMark/>
          </w:tcPr>
          <w:p w14:paraId="7A1309FE" w14:textId="77777777" w:rsidR="004E641E" w:rsidRDefault="004E641E" w:rsidP="00BC5AB9">
            <w:r>
              <w:t>3 01 014</w:t>
            </w:r>
          </w:p>
        </w:tc>
        <w:tc>
          <w:tcPr>
            <w:tcW w:w="0" w:type="auto"/>
            <w:vAlign w:val="center"/>
            <w:hideMark/>
          </w:tcPr>
          <w:p w14:paraId="47735806" w14:textId="77777777" w:rsidR="004E641E" w:rsidRDefault="004E641E" w:rsidP="00BC5AB9">
            <w:r>
              <w:t>Time Period</w:t>
            </w:r>
          </w:p>
        </w:tc>
        <w:tc>
          <w:tcPr>
            <w:tcW w:w="0" w:type="auto"/>
            <w:vAlign w:val="center"/>
            <w:hideMark/>
          </w:tcPr>
          <w:p w14:paraId="2F04B6AC" w14:textId="762D8F8D" w:rsidR="004E641E" w:rsidRPr="00B42D49" w:rsidRDefault="004E641E" w:rsidP="00C11180">
            <w:pPr>
              <w:jc w:val="left"/>
              <w:rPr>
                <w:b/>
              </w:rPr>
            </w:pPr>
            <w:r w:rsidRPr="00B42D49">
              <w:rPr>
                <w:b/>
              </w:rPr>
              <w:t>2026-01-14 06:01</w:t>
            </w:r>
            <w:r w:rsidR="00710AB7" w:rsidRPr="00B42D49">
              <w:rPr>
                <w:b/>
              </w:rPr>
              <w:br/>
            </w:r>
            <w:r w:rsidRPr="00B42D49">
              <w:rPr>
                <w:b/>
              </w:rPr>
              <w:t>2026-01-15 06:00</w:t>
            </w:r>
          </w:p>
        </w:tc>
        <w:tc>
          <w:tcPr>
            <w:tcW w:w="0" w:type="auto"/>
            <w:vAlign w:val="center"/>
            <w:hideMark/>
          </w:tcPr>
          <w:p w14:paraId="62E0ABD0" w14:textId="77777777" w:rsidR="004E641E" w:rsidRDefault="004E641E" w:rsidP="00BC5AB9">
            <w:r>
              <w:t>Defines the observation period (see Section 7.3.3).</w:t>
            </w:r>
          </w:p>
        </w:tc>
      </w:tr>
      <w:tr w:rsidR="00C11180" w14:paraId="3282A834" w14:textId="77777777" w:rsidTr="00BC5AB9">
        <w:trPr>
          <w:tblCellSpacing w:w="15" w:type="dxa"/>
        </w:trPr>
        <w:tc>
          <w:tcPr>
            <w:tcW w:w="0" w:type="auto"/>
            <w:vAlign w:val="center"/>
            <w:hideMark/>
          </w:tcPr>
          <w:p w14:paraId="1DCA180D" w14:textId="77777777" w:rsidR="00C11180" w:rsidRDefault="00C11180" w:rsidP="00C11180">
            <w:r>
              <w:t>2 04 008</w:t>
            </w:r>
          </w:p>
        </w:tc>
        <w:tc>
          <w:tcPr>
            <w:tcW w:w="0" w:type="auto"/>
            <w:vAlign w:val="center"/>
            <w:hideMark/>
          </w:tcPr>
          <w:p w14:paraId="6D096923" w14:textId="77777777" w:rsidR="00C11180" w:rsidRDefault="00C11180" w:rsidP="00C11180">
            <w:r>
              <w:t>Add Associated Field</w:t>
            </w:r>
          </w:p>
        </w:tc>
        <w:tc>
          <w:tcPr>
            <w:tcW w:w="0" w:type="auto"/>
            <w:vAlign w:val="center"/>
            <w:hideMark/>
          </w:tcPr>
          <w:p w14:paraId="1D134952" w14:textId="77777777" w:rsidR="00C11180" w:rsidRPr="00B42D49" w:rsidRDefault="00C11180" w:rsidP="00C11180">
            <w:pPr>
              <w:rPr>
                <w:b/>
              </w:rPr>
            </w:pPr>
          </w:p>
        </w:tc>
        <w:tc>
          <w:tcPr>
            <w:tcW w:w="0" w:type="auto"/>
            <w:vAlign w:val="center"/>
            <w:hideMark/>
          </w:tcPr>
          <w:p w14:paraId="07F08DF5" w14:textId="10565F2E" w:rsidR="00C11180" w:rsidRDefault="00C11180" w:rsidP="00C11180">
            <w:pPr>
              <w:rPr>
                <w:sz w:val="24"/>
                <w:szCs w:val="24"/>
              </w:rPr>
            </w:pPr>
            <w:r>
              <w:t>See the Associated Field mechanism described in Section 6.3.2</w:t>
            </w:r>
          </w:p>
        </w:tc>
      </w:tr>
      <w:tr w:rsidR="00C11180" w14:paraId="3A22F8DA" w14:textId="77777777" w:rsidTr="00BC5AB9">
        <w:trPr>
          <w:tblCellSpacing w:w="15" w:type="dxa"/>
        </w:trPr>
        <w:tc>
          <w:tcPr>
            <w:tcW w:w="0" w:type="auto"/>
            <w:vAlign w:val="center"/>
            <w:hideMark/>
          </w:tcPr>
          <w:p w14:paraId="597B8F35" w14:textId="77777777" w:rsidR="00C11180" w:rsidRDefault="00C11180" w:rsidP="00C11180">
            <w:r>
              <w:t>0 31 021</w:t>
            </w:r>
          </w:p>
        </w:tc>
        <w:tc>
          <w:tcPr>
            <w:tcW w:w="0" w:type="auto"/>
            <w:vAlign w:val="center"/>
            <w:hideMark/>
          </w:tcPr>
          <w:p w14:paraId="7431C68F" w14:textId="77777777" w:rsidR="00C11180" w:rsidRDefault="00C11180" w:rsidP="00C11180">
            <w:r>
              <w:t>Associated Field     Significance</w:t>
            </w:r>
          </w:p>
        </w:tc>
        <w:tc>
          <w:tcPr>
            <w:tcW w:w="0" w:type="auto"/>
            <w:vAlign w:val="center"/>
            <w:hideMark/>
          </w:tcPr>
          <w:p w14:paraId="349B41C7" w14:textId="77777777" w:rsidR="00C11180" w:rsidRPr="00B42D49" w:rsidRDefault="00C11180" w:rsidP="00C11180">
            <w:pPr>
              <w:rPr>
                <w:b/>
              </w:rPr>
            </w:pPr>
            <w:r w:rsidRPr="00B42D49">
              <w:rPr>
                <w:b/>
              </w:rPr>
              <w:t>5</w:t>
            </w:r>
          </w:p>
        </w:tc>
        <w:tc>
          <w:tcPr>
            <w:tcW w:w="0" w:type="auto"/>
            <w:vAlign w:val="center"/>
            <w:hideMark/>
          </w:tcPr>
          <w:p w14:paraId="43374370" w14:textId="544B1FE0" w:rsidR="00C11180" w:rsidRDefault="0054740E" w:rsidP="00C11180">
            <w:r w:rsidRPr="0054740E">
              <w:rPr>
                <w:rStyle w:val="lev"/>
                <w:b w:val="0"/>
                <w:lang w:val="en-US"/>
              </w:rPr>
              <w:t>Indicates that t</w:t>
            </w:r>
            <w:r w:rsidR="00C11180" w:rsidRPr="0054740E">
              <w:rPr>
                <w:rStyle w:val="lev"/>
                <w:b w:val="0"/>
                <w:lang w:val="en-US"/>
              </w:rPr>
              <w:t>he</w:t>
            </w:r>
            <w:r w:rsidR="00C11180" w:rsidRPr="007A520C">
              <w:rPr>
                <w:rStyle w:val="lev"/>
                <w:b w:val="0"/>
                <w:lang w:val="en-US"/>
              </w:rPr>
              <w:t xml:space="preserve"> A</w:t>
            </w:r>
            <w:r w:rsidR="00C11180" w:rsidRPr="003E52F3">
              <w:rPr>
                <w:rStyle w:val="lev"/>
                <w:b w:val="0"/>
                <w:lang w:val="en-US"/>
              </w:rPr>
              <w:t xml:space="preserve">ssociated </w:t>
            </w:r>
            <w:r w:rsidR="00C11180">
              <w:rPr>
                <w:rStyle w:val="lev"/>
                <w:b w:val="0"/>
                <w:lang w:val="en-US"/>
              </w:rPr>
              <w:t>F</w:t>
            </w:r>
            <w:r w:rsidR="00C11180" w:rsidRPr="003E52F3">
              <w:rPr>
                <w:rStyle w:val="lev"/>
                <w:b w:val="0"/>
                <w:lang w:val="en-US"/>
              </w:rPr>
              <w:t>ield contains</w:t>
            </w:r>
            <w:r w:rsidR="00C11180">
              <w:rPr>
                <w:rStyle w:val="lev"/>
                <w:b w:val="0"/>
                <w:lang w:val="en-US"/>
              </w:rPr>
              <w:t xml:space="preserve"> </w:t>
            </w:r>
            <w:r w:rsidR="00C11180" w:rsidRPr="00447421">
              <w:rPr>
                <w:rStyle w:val="lev"/>
                <w:b w:val="0"/>
                <w:lang w:val="en-US"/>
              </w:rPr>
              <w:t>the DAYCLI Quality Control (QC) flag</w:t>
            </w:r>
          </w:p>
        </w:tc>
      </w:tr>
      <w:tr w:rsidR="004E641E" w14:paraId="3425C0D4" w14:textId="77777777" w:rsidTr="00BC5AB9">
        <w:trPr>
          <w:tblCellSpacing w:w="15" w:type="dxa"/>
        </w:trPr>
        <w:tc>
          <w:tcPr>
            <w:tcW w:w="0" w:type="auto"/>
            <w:vAlign w:val="center"/>
            <w:hideMark/>
          </w:tcPr>
          <w:p w14:paraId="6AB1A2E0" w14:textId="77777777" w:rsidR="004E641E" w:rsidRDefault="004E641E" w:rsidP="00BC5AB9">
            <w:r>
              <w:lastRenderedPageBreak/>
              <w:t>0 13 060</w:t>
            </w:r>
          </w:p>
        </w:tc>
        <w:tc>
          <w:tcPr>
            <w:tcW w:w="0" w:type="auto"/>
            <w:vAlign w:val="center"/>
            <w:hideMark/>
          </w:tcPr>
          <w:p w14:paraId="3BC269DB" w14:textId="77777777" w:rsidR="004E641E" w:rsidRDefault="004E641E" w:rsidP="00BC5AB9">
            <w:r>
              <w:t>Total Accumulated Precipitation</w:t>
            </w:r>
          </w:p>
        </w:tc>
        <w:tc>
          <w:tcPr>
            <w:tcW w:w="0" w:type="auto"/>
            <w:vAlign w:val="center"/>
            <w:hideMark/>
          </w:tcPr>
          <w:p w14:paraId="2C63C16A" w14:textId="77777777" w:rsidR="004E641E" w:rsidRPr="00B42D49" w:rsidRDefault="004E641E" w:rsidP="00BC5AB9">
            <w:pPr>
              <w:rPr>
                <w:b/>
              </w:rPr>
            </w:pPr>
            <w:r w:rsidRPr="00B42D49">
              <w:rPr>
                <w:b/>
              </w:rPr>
              <w:t>12.8 mm</w:t>
            </w:r>
          </w:p>
        </w:tc>
        <w:tc>
          <w:tcPr>
            <w:tcW w:w="0" w:type="auto"/>
            <w:vAlign w:val="center"/>
            <w:hideMark/>
          </w:tcPr>
          <w:p w14:paraId="09FFC498" w14:textId="77777777" w:rsidR="004E641E" w:rsidRDefault="004E641E" w:rsidP="00BC5AB9">
            <w:r>
              <w:t>Total precipitation accumulated during the observation period.</w:t>
            </w:r>
          </w:p>
        </w:tc>
      </w:tr>
      <w:tr w:rsidR="00AD4FEA" w14:paraId="38DDC314" w14:textId="77777777" w:rsidTr="00BC5AB9">
        <w:trPr>
          <w:tblCellSpacing w:w="15" w:type="dxa"/>
        </w:trPr>
        <w:tc>
          <w:tcPr>
            <w:tcW w:w="0" w:type="auto"/>
            <w:vAlign w:val="center"/>
          </w:tcPr>
          <w:p w14:paraId="7D04B4A3" w14:textId="77777777" w:rsidR="00AD4FEA" w:rsidRDefault="00AD4FEA" w:rsidP="00BC5AB9"/>
        </w:tc>
        <w:tc>
          <w:tcPr>
            <w:tcW w:w="0" w:type="auto"/>
            <w:vAlign w:val="center"/>
          </w:tcPr>
          <w:p w14:paraId="3892BCD0" w14:textId="77777777" w:rsidR="00AD4FEA" w:rsidRDefault="00AD4FEA" w:rsidP="00BC5AB9"/>
        </w:tc>
        <w:tc>
          <w:tcPr>
            <w:tcW w:w="0" w:type="auto"/>
            <w:vAlign w:val="center"/>
          </w:tcPr>
          <w:p w14:paraId="70624B1B" w14:textId="175E21BA" w:rsidR="00AD4FEA" w:rsidRPr="00B42D49" w:rsidRDefault="007346A9" w:rsidP="00BC5AB9">
            <w:pPr>
              <w:rPr>
                <w:b/>
              </w:rPr>
            </w:pPr>
            <w:r w:rsidRPr="00B42D49">
              <w:rPr>
                <w:b/>
              </w:rPr>
              <w:t>0</w:t>
            </w:r>
          </w:p>
        </w:tc>
        <w:tc>
          <w:tcPr>
            <w:tcW w:w="0" w:type="auto"/>
            <w:vAlign w:val="center"/>
          </w:tcPr>
          <w:p w14:paraId="05E838F5" w14:textId="0FADC2F8" w:rsidR="00AD4FEA" w:rsidRDefault="007346A9" w:rsidP="00BC5AB9">
            <w:r>
              <w:t>Associated QC Flag = 0</w:t>
            </w:r>
          </w:p>
        </w:tc>
      </w:tr>
      <w:tr w:rsidR="004E641E" w14:paraId="3030A727" w14:textId="77777777" w:rsidTr="00BC5AB9">
        <w:trPr>
          <w:tblCellSpacing w:w="15" w:type="dxa"/>
        </w:trPr>
        <w:tc>
          <w:tcPr>
            <w:tcW w:w="0" w:type="auto"/>
            <w:vAlign w:val="center"/>
            <w:hideMark/>
          </w:tcPr>
          <w:p w14:paraId="2763550A" w14:textId="77777777" w:rsidR="004E641E" w:rsidRDefault="004E641E" w:rsidP="00BC5AB9">
            <w:r>
              <w:t>2 04 000</w:t>
            </w:r>
          </w:p>
        </w:tc>
        <w:tc>
          <w:tcPr>
            <w:tcW w:w="0" w:type="auto"/>
            <w:vAlign w:val="center"/>
            <w:hideMark/>
          </w:tcPr>
          <w:p w14:paraId="28C23A2D" w14:textId="77777777" w:rsidR="004E641E" w:rsidRDefault="004E641E" w:rsidP="00BC5AB9">
            <w:r>
              <w:t>Cancel Associated Field</w:t>
            </w:r>
          </w:p>
        </w:tc>
        <w:tc>
          <w:tcPr>
            <w:tcW w:w="0" w:type="auto"/>
            <w:vAlign w:val="center"/>
            <w:hideMark/>
          </w:tcPr>
          <w:p w14:paraId="3E3E8626" w14:textId="77777777" w:rsidR="004E641E" w:rsidRDefault="004E641E" w:rsidP="00BC5AB9"/>
        </w:tc>
        <w:tc>
          <w:tcPr>
            <w:tcW w:w="0" w:type="auto"/>
            <w:vAlign w:val="center"/>
            <w:hideMark/>
          </w:tcPr>
          <w:p w14:paraId="7FAD2350" w14:textId="77777777" w:rsidR="004E641E" w:rsidRDefault="004E641E" w:rsidP="00BC5AB9">
            <w:pPr>
              <w:rPr>
                <w:sz w:val="24"/>
                <w:szCs w:val="24"/>
              </w:rPr>
            </w:pPr>
            <w:r>
              <w:t>Ends the associated field.</w:t>
            </w:r>
          </w:p>
        </w:tc>
      </w:tr>
    </w:tbl>
    <w:p w14:paraId="44142E90" w14:textId="758FC121" w:rsidR="00710AB7" w:rsidRPr="00710AB7" w:rsidRDefault="00710AB7" w:rsidP="004E641E">
      <w:pPr>
        <w:rPr>
          <w:rStyle w:val="lev"/>
          <w:b w:val="0"/>
          <w:lang w:val="en-US"/>
        </w:rPr>
      </w:pPr>
      <w:r w:rsidRPr="00710AB7">
        <w:rPr>
          <w:rStyle w:val="lev"/>
          <w:b w:val="0"/>
          <w:lang w:val="en-US"/>
        </w:rPr>
        <w:t>QC Flag = 0 means that “</w:t>
      </w:r>
      <w:r w:rsidRPr="00710AB7">
        <w:rPr>
          <w:lang w:val="en-US"/>
        </w:rPr>
        <w:t>Data checked and declared good”.</w:t>
      </w:r>
    </w:p>
    <w:p w14:paraId="4BC21C9F" w14:textId="59D7BA55" w:rsidR="004E641E" w:rsidRPr="00A77CD8" w:rsidRDefault="004E641E" w:rsidP="004E641E">
      <w:pPr>
        <w:rPr>
          <w:lang w:val="en-US"/>
        </w:rPr>
      </w:pPr>
      <w:r w:rsidRPr="00A77CD8">
        <w:rPr>
          <w:rStyle w:val="lev"/>
          <w:lang w:val="en-US"/>
        </w:rPr>
        <w:t>Implementation Note</w:t>
      </w:r>
    </w:p>
    <w:p w14:paraId="70D0CB70" w14:textId="77777777" w:rsidR="004E641E" w:rsidRDefault="004E641E" w:rsidP="004E641E">
      <w:r w:rsidRPr="00A77CD8">
        <w:rPr>
          <w:lang w:val="en-US"/>
        </w:rPr>
        <w:t xml:space="preserve">In accordance with the Manual on Codes (WMO-No. 306), a value of </w:t>
      </w:r>
      <w:r w:rsidRPr="00A77CD8">
        <w:rPr>
          <w:rStyle w:val="lev"/>
          <w:lang w:val="en-US"/>
        </w:rPr>
        <w:t>–0.1 kg m⁻²</w:t>
      </w:r>
      <w:r w:rsidRPr="00A77CD8">
        <w:rPr>
          <w:lang w:val="en-US"/>
        </w:rPr>
        <w:t xml:space="preserve"> before scaling (encoded as </w:t>
      </w:r>
      <w:r w:rsidRPr="00A77CD8">
        <w:rPr>
          <w:rStyle w:val="lev"/>
          <w:lang w:val="en-US"/>
        </w:rPr>
        <w:t>–1</w:t>
      </w:r>
      <w:r w:rsidRPr="00A77CD8">
        <w:rPr>
          <w:lang w:val="en-US"/>
        </w:rPr>
        <w:t xml:space="preserve"> after scaling) indicates a </w:t>
      </w:r>
      <w:r w:rsidRPr="00A77CD8">
        <w:rPr>
          <w:rStyle w:val="lev"/>
          <w:lang w:val="en-US"/>
        </w:rPr>
        <w:t>trace</w:t>
      </w:r>
      <w:r w:rsidRPr="00A77CD8">
        <w:rPr>
          <w:lang w:val="en-US"/>
        </w:rPr>
        <w:t xml:space="preserve"> amount of precipitation, corresponding to a non-measurable quantity of less than </w:t>
      </w:r>
      <w:r w:rsidRPr="00A77CD8">
        <w:rPr>
          <w:rStyle w:val="lev"/>
          <w:lang w:val="en-US"/>
        </w:rPr>
        <w:t>0.05 kg m⁻²</w:t>
      </w:r>
      <w:r>
        <w:rPr>
          <w:rStyle w:val="lev"/>
          <w:lang w:val="en-US"/>
        </w:rPr>
        <w:t xml:space="preserve"> (equivalent to 0.05mm)</w:t>
      </w:r>
      <w:r w:rsidRPr="00A77CD8">
        <w:rPr>
          <w:lang w:val="en-US"/>
        </w:rPr>
        <w:t>.</w:t>
      </w:r>
    </w:p>
    <w:p w14:paraId="15197310" w14:textId="77777777" w:rsidR="004E641E" w:rsidRDefault="004E641E" w:rsidP="004E641E">
      <w:pPr>
        <w:pStyle w:val="Titre3"/>
      </w:pPr>
      <w:bookmarkStart w:id="145" w:name="_Toc242708321"/>
      <w:r>
        <w:rPr>
          <w:rStyle w:val="lev"/>
          <w:b/>
          <w:bCs/>
        </w:rPr>
        <w:t>Depth of Fresh Snow</w:t>
      </w:r>
      <w:bookmarkEnd w:id="145"/>
    </w:p>
    <w:p w14:paraId="56DB7528" w14:textId="6FAC76D1" w:rsidR="004E641E" w:rsidRPr="00A77CD8" w:rsidRDefault="004E641E" w:rsidP="004E641E">
      <w:pPr>
        <w:rPr>
          <w:lang w:val="en-US"/>
        </w:rPr>
      </w:pPr>
      <w:r w:rsidRPr="00A77CD8">
        <w:rPr>
          <w:lang w:val="en-US"/>
        </w:rPr>
        <w:t xml:space="preserve">The </w:t>
      </w:r>
      <w:r w:rsidRPr="00A77CD8">
        <w:rPr>
          <w:rStyle w:val="lev"/>
          <w:lang w:val="en-US"/>
        </w:rPr>
        <w:t>Depth of Fresh Snow</w:t>
      </w:r>
      <w:r w:rsidRPr="00A77CD8">
        <w:rPr>
          <w:lang w:val="en-US"/>
        </w:rPr>
        <w:t xml:space="preserve"> represents the depth of newly fallen snow accumulated during the observation period associated with the </w:t>
      </w:r>
      <w:r w:rsidR="002043EC">
        <w:rPr>
          <w:lang w:val="en-US"/>
        </w:rPr>
        <w:t>C</w:t>
      </w:r>
      <w:r w:rsidRPr="00A77CD8">
        <w:rPr>
          <w:lang w:val="en-US"/>
        </w:rPr>
        <w:t xml:space="preserve">limatological </w:t>
      </w:r>
      <w:r w:rsidR="002043EC">
        <w:rPr>
          <w:lang w:val="en-US"/>
        </w:rPr>
        <w:t>D</w:t>
      </w:r>
      <w:r w:rsidRPr="00A77CD8">
        <w:rPr>
          <w:lang w:val="en-US"/>
        </w:rPr>
        <w:t xml:space="preserve">ay. Unlike </w:t>
      </w:r>
      <w:r w:rsidRPr="00A77CD8">
        <w:rPr>
          <w:rStyle w:val="lev"/>
          <w:lang w:val="en-US"/>
        </w:rPr>
        <w:t>Total Snow Depth</w:t>
      </w:r>
      <w:r w:rsidRPr="00A77CD8">
        <w:rPr>
          <w:lang w:val="en-US"/>
        </w:rPr>
        <w:t>, which corresponds to the snow cover present at a specific observation time, this variable represents the accumulation of fresh snowfall over the observation period.</w:t>
      </w:r>
    </w:p>
    <w:p w14:paraId="3C2A5493" w14:textId="77777777" w:rsidR="004E641E" w:rsidRPr="00A77CD8" w:rsidRDefault="004E641E" w:rsidP="004E641E">
      <w:r w:rsidRPr="00A77CD8">
        <w:rPr>
          <w:rStyle w:val="lev"/>
          <w:bCs w:val="0"/>
        </w:rPr>
        <w:t>BUFR Representation</w:t>
      </w:r>
    </w:p>
    <w:p w14:paraId="3EFB6B76" w14:textId="77777777" w:rsidR="004E641E" w:rsidRPr="00A77CD8" w:rsidRDefault="004E641E" w:rsidP="004E641E">
      <w:pPr>
        <w:rPr>
          <w:lang w:val="en-US"/>
        </w:rPr>
      </w:pPr>
      <w:r w:rsidRPr="00A77CD8">
        <w:rPr>
          <w:lang w:val="en-US"/>
        </w:rPr>
        <w:t xml:space="preserve">The </w:t>
      </w:r>
      <w:r w:rsidRPr="00A77CD8">
        <w:rPr>
          <w:rStyle w:val="lev"/>
          <w:lang w:val="en-US"/>
        </w:rPr>
        <w:t>Depth of Fresh Snow</w:t>
      </w:r>
      <w:r w:rsidRPr="00A77CD8">
        <w:rPr>
          <w:lang w:val="en-US"/>
        </w:rPr>
        <w:t xml:space="preserve"> is represented using the following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024"/>
        <w:gridCol w:w="1332"/>
        <w:gridCol w:w="4897"/>
      </w:tblGrid>
      <w:tr w:rsidR="004E641E" w14:paraId="51BDE8A3" w14:textId="77777777" w:rsidTr="00BC5AB9">
        <w:trPr>
          <w:tblHeader/>
          <w:tblCellSpacing w:w="15" w:type="dxa"/>
        </w:trPr>
        <w:tc>
          <w:tcPr>
            <w:tcW w:w="0" w:type="auto"/>
            <w:vAlign w:val="center"/>
            <w:hideMark/>
          </w:tcPr>
          <w:p w14:paraId="4E566276" w14:textId="77777777" w:rsidR="004E641E" w:rsidRDefault="004E641E" w:rsidP="00BC5AB9">
            <w:pPr>
              <w:jc w:val="center"/>
              <w:rPr>
                <w:b/>
                <w:bCs/>
              </w:rPr>
            </w:pPr>
            <w:r>
              <w:rPr>
                <w:b/>
                <w:bCs/>
              </w:rPr>
              <w:t>BUFR Descriptor</w:t>
            </w:r>
          </w:p>
        </w:tc>
        <w:tc>
          <w:tcPr>
            <w:tcW w:w="0" w:type="auto"/>
            <w:vAlign w:val="center"/>
            <w:hideMark/>
          </w:tcPr>
          <w:p w14:paraId="630C257A" w14:textId="77777777" w:rsidR="004E641E" w:rsidRDefault="004E641E" w:rsidP="00BC5AB9">
            <w:pPr>
              <w:jc w:val="center"/>
              <w:rPr>
                <w:b/>
                <w:bCs/>
              </w:rPr>
            </w:pPr>
            <w:r>
              <w:rPr>
                <w:b/>
                <w:bCs/>
              </w:rPr>
              <w:t>Element Name</w:t>
            </w:r>
          </w:p>
        </w:tc>
        <w:tc>
          <w:tcPr>
            <w:tcW w:w="0" w:type="auto"/>
            <w:vAlign w:val="center"/>
            <w:hideMark/>
          </w:tcPr>
          <w:p w14:paraId="6406A6A4" w14:textId="77777777" w:rsidR="004E641E" w:rsidRDefault="004E641E" w:rsidP="00BC5AB9">
            <w:pPr>
              <w:jc w:val="center"/>
              <w:rPr>
                <w:b/>
                <w:bCs/>
              </w:rPr>
            </w:pPr>
            <w:r>
              <w:rPr>
                <w:b/>
                <w:bCs/>
              </w:rPr>
              <w:t>Example</w:t>
            </w:r>
          </w:p>
        </w:tc>
        <w:tc>
          <w:tcPr>
            <w:tcW w:w="0" w:type="auto"/>
            <w:vAlign w:val="center"/>
            <w:hideMark/>
          </w:tcPr>
          <w:p w14:paraId="6E33BBF0" w14:textId="77777777" w:rsidR="004E641E" w:rsidRDefault="004E641E" w:rsidP="00BC5AB9">
            <w:pPr>
              <w:jc w:val="center"/>
              <w:rPr>
                <w:b/>
                <w:bCs/>
              </w:rPr>
            </w:pPr>
            <w:r>
              <w:rPr>
                <w:b/>
                <w:bCs/>
              </w:rPr>
              <w:t>Remarks</w:t>
            </w:r>
          </w:p>
        </w:tc>
      </w:tr>
      <w:tr w:rsidR="004E641E" w14:paraId="7DF33E03" w14:textId="77777777" w:rsidTr="00BC5AB9">
        <w:trPr>
          <w:tblCellSpacing w:w="15" w:type="dxa"/>
        </w:trPr>
        <w:tc>
          <w:tcPr>
            <w:tcW w:w="0" w:type="auto"/>
            <w:vAlign w:val="center"/>
            <w:hideMark/>
          </w:tcPr>
          <w:p w14:paraId="7D929831" w14:textId="77777777" w:rsidR="004E641E" w:rsidRDefault="004E641E" w:rsidP="00BC5AB9">
            <w:r>
              <w:t>0 08 028</w:t>
            </w:r>
          </w:p>
        </w:tc>
        <w:tc>
          <w:tcPr>
            <w:tcW w:w="0" w:type="auto"/>
            <w:vAlign w:val="center"/>
            <w:hideMark/>
          </w:tcPr>
          <w:p w14:paraId="7BE58DFA" w14:textId="77777777" w:rsidR="004E641E" w:rsidRDefault="004E641E" w:rsidP="00BC5AB9">
            <w:r>
              <w:t>Extended Time Significance</w:t>
            </w:r>
          </w:p>
        </w:tc>
        <w:tc>
          <w:tcPr>
            <w:tcW w:w="0" w:type="auto"/>
            <w:vAlign w:val="center"/>
            <w:hideMark/>
          </w:tcPr>
          <w:p w14:paraId="3084AB87" w14:textId="77777777" w:rsidR="004E641E" w:rsidRPr="00772485" w:rsidRDefault="004E641E" w:rsidP="00BC5AB9">
            <w:pPr>
              <w:rPr>
                <w:b/>
              </w:rPr>
            </w:pPr>
            <w:r w:rsidRPr="00772485">
              <w:rPr>
                <w:b/>
              </w:rPr>
              <w:t>41</w:t>
            </w:r>
          </w:p>
        </w:tc>
        <w:tc>
          <w:tcPr>
            <w:tcW w:w="0" w:type="auto"/>
            <w:vAlign w:val="center"/>
            <w:hideMark/>
          </w:tcPr>
          <w:p w14:paraId="6CB52FAF" w14:textId="77777777" w:rsidR="004E641E" w:rsidRDefault="004E641E" w:rsidP="00BC5AB9">
            <w:r>
              <w:t>Indicates that the following information refers to an observation period.</w:t>
            </w:r>
          </w:p>
        </w:tc>
      </w:tr>
      <w:tr w:rsidR="004E641E" w14:paraId="22611980" w14:textId="77777777" w:rsidTr="00BC5AB9">
        <w:trPr>
          <w:tblCellSpacing w:w="15" w:type="dxa"/>
        </w:trPr>
        <w:tc>
          <w:tcPr>
            <w:tcW w:w="0" w:type="auto"/>
            <w:vAlign w:val="center"/>
            <w:hideMark/>
          </w:tcPr>
          <w:p w14:paraId="779EF997" w14:textId="77777777" w:rsidR="004E641E" w:rsidRDefault="004E641E" w:rsidP="00BC5AB9">
            <w:r>
              <w:t>3 01 014</w:t>
            </w:r>
          </w:p>
        </w:tc>
        <w:tc>
          <w:tcPr>
            <w:tcW w:w="0" w:type="auto"/>
            <w:vAlign w:val="center"/>
            <w:hideMark/>
          </w:tcPr>
          <w:p w14:paraId="28DA037A" w14:textId="77777777" w:rsidR="004E641E" w:rsidRDefault="004E641E" w:rsidP="00BC5AB9">
            <w:r>
              <w:t>Time Period</w:t>
            </w:r>
          </w:p>
        </w:tc>
        <w:tc>
          <w:tcPr>
            <w:tcW w:w="0" w:type="auto"/>
            <w:vAlign w:val="center"/>
            <w:hideMark/>
          </w:tcPr>
          <w:p w14:paraId="4EC42F45" w14:textId="5FC775D5" w:rsidR="004E641E" w:rsidRPr="00772485" w:rsidRDefault="004E641E" w:rsidP="00BC5AB9">
            <w:pPr>
              <w:rPr>
                <w:b/>
              </w:rPr>
            </w:pPr>
            <w:r w:rsidRPr="00772485">
              <w:rPr>
                <w:b/>
              </w:rPr>
              <w:t>2026-01-15 08:01</w:t>
            </w:r>
            <w:r w:rsidR="00710AB7" w:rsidRPr="00772485">
              <w:rPr>
                <w:b/>
              </w:rPr>
              <w:br/>
            </w:r>
            <w:r w:rsidRPr="00772485">
              <w:rPr>
                <w:b/>
              </w:rPr>
              <w:t>2026-01-16 08:00</w:t>
            </w:r>
          </w:p>
        </w:tc>
        <w:tc>
          <w:tcPr>
            <w:tcW w:w="0" w:type="auto"/>
            <w:vAlign w:val="center"/>
            <w:hideMark/>
          </w:tcPr>
          <w:p w14:paraId="57563CA3" w14:textId="77777777" w:rsidR="004E641E" w:rsidRDefault="004E641E" w:rsidP="00BC5AB9">
            <w:r>
              <w:t>Defines the observation period (see Section 7.3.3).</w:t>
            </w:r>
          </w:p>
        </w:tc>
      </w:tr>
      <w:tr w:rsidR="004E641E" w14:paraId="52897734" w14:textId="77777777" w:rsidTr="00BC5AB9">
        <w:trPr>
          <w:tblCellSpacing w:w="15" w:type="dxa"/>
        </w:trPr>
        <w:tc>
          <w:tcPr>
            <w:tcW w:w="0" w:type="auto"/>
            <w:vAlign w:val="center"/>
            <w:hideMark/>
          </w:tcPr>
          <w:p w14:paraId="021C06A4" w14:textId="77777777" w:rsidR="004E641E" w:rsidRDefault="004E641E" w:rsidP="00BC5AB9">
            <w:r>
              <w:t>2 04 008</w:t>
            </w:r>
          </w:p>
        </w:tc>
        <w:tc>
          <w:tcPr>
            <w:tcW w:w="0" w:type="auto"/>
            <w:vAlign w:val="center"/>
            <w:hideMark/>
          </w:tcPr>
          <w:p w14:paraId="08376B77" w14:textId="77777777" w:rsidR="004E641E" w:rsidRDefault="004E641E" w:rsidP="00BC5AB9">
            <w:r>
              <w:t>Add Associated Field</w:t>
            </w:r>
          </w:p>
        </w:tc>
        <w:tc>
          <w:tcPr>
            <w:tcW w:w="0" w:type="auto"/>
            <w:vAlign w:val="center"/>
            <w:hideMark/>
          </w:tcPr>
          <w:p w14:paraId="51227C50" w14:textId="77777777" w:rsidR="004E641E" w:rsidRPr="00772485" w:rsidRDefault="004E641E" w:rsidP="00BC5AB9">
            <w:pPr>
              <w:rPr>
                <w:b/>
              </w:rPr>
            </w:pPr>
          </w:p>
        </w:tc>
        <w:tc>
          <w:tcPr>
            <w:tcW w:w="0" w:type="auto"/>
            <w:vAlign w:val="center"/>
            <w:hideMark/>
          </w:tcPr>
          <w:p w14:paraId="3307EFDB" w14:textId="41DD1D46" w:rsidR="004E641E" w:rsidRDefault="007346A9" w:rsidP="00BC5AB9">
            <w:pPr>
              <w:rPr>
                <w:sz w:val="24"/>
                <w:szCs w:val="24"/>
              </w:rPr>
            </w:pPr>
            <w:r>
              <w:t>See the Associated Field mechanism described in Section 6.3.2</w:t>
            </w:r>
          </w:p>
        </w:tc>
      </w:tr>
      <w:tr w:rsidR="004E641E" w14:paraId="56BA344E" w14:textId="77777777" w:rsidTr="00BC5AB9">
        <w:trPr>
          <w:tblCellSpacing w:w="15" w:type="dxa"/>
        </w:trPr>
        <w:tc>
          <w:tcPr>
            <w:tcW w:w="0" w:type="auto"/>
            <w:vAlign w:val="center"/>
            <w:hideMark/>
          </w:tcPr>
          <w:p w14:paraId="7EAEED23" w14:textId="77777777" w:rsidR="004E641E" w:rsidRDefault="004E641E" w:rsidP="00BC5AB9">
            <w:r>
              <w:t>0 31 021</w:t>
            </w:r>
          </w:p>
        </w:tc>
        <w:tc>
          <w:tcPr>
            <w:tcW w:w="0" w:type="auto"/>
            <w:vAlign w:val="center"/>
            <w:hideMark/>
          </w:tcPr>
          <w:p w14:paraId="17CC6375" w14:textId="77777777" w:rsidR="004E641E" w:rsidRDefault="004E641E" w:rsidP="00BC5AB9">
            <w:r>
              <w:t>Associated Field Significance</w:t>
            </w:r>
          </w:p>
        </w:tc>
        <w:tc>
          <w:tcPr>
            <w:tcW w:w="0" w:type="auto"/>
            <w:vAlign w:val="center"/>
            <w:hideMark/>
          </w:tcPr>
          <w:p w14:paraId="17105034" w14:textId="77777777" w:rsidR="004E641E" w:rsidRPr="00772485" w:rsidRDefault="004E641E" w:rsidP="00BC5AB9">
            <w:pPr>
              <w:rPr>
                <w:b/>
              </w:rPr>
            </w:pPr>
            <w:r w:rsidRPr="00772485">
              <w:rPr>
                <w:b/>
              </w:rPr>
              <w:t>5</w:t>
            </w:r>
          </w:p>
        </w:tc>
        <w:tc>
          <w:tcPr>
            <w:tcW w:w="0" w:type="auto"/>
            <w:vAlign w:val="center"/>
            <w:hideMark/>
          </w:tcPr>
          <w:p w14:paraId="67E1A66B" w14:textId="7F36231E" w:rsidR="004E641E" w:rsidRDefault="00710AB7" w:rsidP="00BC5AB9">
            <w:r w:rsidRPr="00710AB7">
              <w:rPr>
                <w:rStyle w:val="lev"/>
                <w:b w:val="0"/>
                <w:lang w:val="en-US"/>
              </w:rPr>
              <w:t>Indicates that t</w:t>
            </w:r>
            <w:r w:rsidR="007346A9" w:rsidRPr="00710AB7">
              <w:rPr>
                <w:rStyle w:val="lev"/>
                <w:b w:val="0"/>
                <w:lang w:val="en-US"/>
              </w:rPr>
              <w:t>he</w:t>
            </w:r>
            <w:r w:rsidR="007346A9" w:rsidRPr="007A520C">
              <w:rPr>
                <w:rStyle w:val="lev"/>
                <w:b w:val="0"/>
                <w:lang w:val="en-US"/>
              </w:rPr>
              <w:t xml:space="preserve"> A</w:t>
            </w:r>
            <w:r w:rsidR="007346A9" w:rsidRPr="003E52F3">
              <w:rPr>
                <w:rStyle w:val="lev"/>
                <w:b w:val="0"/>
                <w:lang w:val="en-US"/>
              </w:rPr>
              <w:t xml:space="preserve">ssociated </w:t>
            </w:r>
            <w:r w:rsidR="007346A9">
              <w:rPr>
                <w:rStyle w:val="lev"/>
                <w:b w:val="0"/>
                <w:lang w:val="en-US"/>
              </w:rPr>
              <w:t>F</w:t>
            </w:r>
            <w:r w:rsidR="007346A9" w:rsidRPr="003E52F3">
              <w:rPr>
                <w:rStyle w:val="lev"/>
                <w:b w:val="0"/>
                <w:lang w:val="en-US"/>
              </w:rPr>
              <w:t>ield contains</w:t>
            </w:r>
            <w:r w:rsidR="007346A9">
              <w:rPr>
                <w:rStyle w:val="lev"/>
                <w:b w:val="0"/>
                <w:lang w:val="en-US"/>
              </w:rPr>
              <w:t xml:space="preserve"> </w:t>
            </w:r>
            <w:r w:rsidR="007346A9" w:rsidRPr="00447421">
              <w:rPr>
                <w:rStyle w:val="lev"/>
                <w:b w:val="0"/>
                <w:lang w:val="en-US"/>
              </w:rPr>
              <w:t>the DAYCLI Quality Control (QC) flag</w:t>
            </w:r>
            <w:r w:rsidR="004E641E">
              <w:t>.</w:t>
            </w:r>
          </w:p>
        </w:tc>
      </w:tr>
      <w:tr w:rsidR="004E641E" w14:paraId="48614101" w14:textId="77777777" w:rsidTr="00BC5AB9">
        <w:trPr>
          <w:tblCellSpacing w:w="15" w:type="dxa"/>
        </w:trPr>
        <w:tc>
          <w:tcPr>
            <w:tcW w:w="0" w:type="auto"/>
            <w:vAlign w:val="center"/>
            <w:hideMark/>
          </w:tcPr>
          <w:p w14:paraId="40758195" w14:textId="77777777" w:rsidR="004E641E" w:rsidRDefault="004E641E" w:rsidP="00BC5AB9">
            <w:r>
              <w:t>0 13 012</w:t>
            </w:r>
          </w:p>
        </w:tc>
        <w:tc>
          <w:tcPr>
            <w:tcW w:w="0" w:type="auto"/>
            <w:vAlign w:val="center"/>
            <w:hideMark/>
          </w:tcPr>
          <w:p w14:paraId="76F90485" w14:textId="77777777" w:rsidR="004E641E" w:rsidRDefault="004E641E" w:rsidP="00BC5AB9">
            <w:r>
              <w:t>Depth of Fresh Snow</w:t>
            </w:r>
          </w:p>
        </w:tc>
        <w:tc>
          <w:tcPr>
            <w:tcW w:w="0" w:type="auto"/>
            <w:vAlign w:val="center"/>
            <w:hideMark/>
          </w:tcPr>
          <w:p w14:paraId="4A2F68E3" w14:textId="77777777" w:rsidR="004E641E" w:rsidRPr="00772485" w:rsidRDefault="004E641E" w:rsidP="00BC5AB9">
            <w:pPr>
              <w:rPr>
                <w:b/>
              </w:rPr>
            </w:pPr>
            <w:r w:rsidRPr="00772485">
              <w:rPr>
                <w:b/>
              </w:rPr>
              <w:t>0.18 m</w:t>
            </w:r>
          </w:p>
        </w:tc>
        <w:tc>
          <w:tcPr>
            <w:tcW w:w="0" w:type="auto"/>
            <w:vAlign w:val="center"/>
            <w:hideMark/>
          </w:tcPr>
          <w:p w14:paraId="17D7AF00" w14:textId="77777777" w:rsidR="004E641E" w:rsidRDefault="004E641E" w:rsidP="00BC5AB9">
            <w:r>
              <w:t>Depth of fresh snow accumulated during the observation period.</w:t>
            </w:r>
          </w:p>
        </w:tc>
      </w:tr>
      <w:tr w:rsidR="007346A9" w14:paraId="7802C6EF" w14:textId="77777777" w:rsidTr="00BC5AB9">
        <w:trPr>
          <w:tblCellSpacing w:w="15" w:type="dxa"/>
        </w:trPr>
        <w:tc>
          <w:tcPr>
            <w:tcW w:w="0" w:type="auto"/>
            <w:vAlign w:val="center"/>
          </w:tcPr>
          <w:p w14:paraId="27B62465" w14:textId="77777777" w:rsidR="007346A9" w:rsidRDefault="007346A9" w:rsidP="00BC5AB9"/>
        </w:tc>
        <w:tc>
          <w:tcPr>
            <w:tcW w:w="0" w:type="auto"/>
            <w:vAlign w:val="center"/>
          </w:tcPr>
          <w:p w14:paraId="119F07EB" w14:textId="77777777" w:rsidR="007346A9" w:rsidRDefault="007346A9" w:rsidP="00BC5AB9"/>
        </w:tc>
        <w:tc>
          <w:tcPr>
            <w:tcW w:w="0" w:type="auto"/>
            <w:vAlign w:val="center"/>
          </w:tcPr>
          <w:p w14:paraId="1CFF71F4" w14:textId="1D96C64C" w:rsidR="007346A9" w:rsidRPr="00772485" w:rsidRDefault="007346A9" w:rsidP="00BC5AB9">
            <w:pPr>
              <w:rPr>
                <w:b/>
              </w:rPr>
            </w:pPr>
            <w:r w:rsidRPr="00772485">
              <w:rPr>
                <w:b/>
              </w:rPr>
              <w:t>0</w:t>
            </w:r>
          </w:p>
        </w:tc>
        <w:tc>
          <w:tcPr>
            <w:tcW w:w="0" w:type="auto"/>
            <w:vAlign w:val="center"/>
          </w:tcPr>
          <w:p w14:paraId="0EC35E3B" w14:textId="360BD268" w:rsidR="007346A9" w:rsidRDefault="007346A9" w:rsidP="00BC5AB9">
            <w:r>
              <w:t>Associated QC Flag = 0</w:t>
            </w:r>
          </w:p>
        </w:tc>
      </w:tr>
      <w:tr w:rsidR="004E641E" w14:paraId="0AEEC62B" w14:textId="77777777" w:rsidTr="00BC5AB9">
        <w:trPr>
          <w:tblCellSpacing w:w="15" w:type="dxa"/>
        </w:trPr>
        <w:tc>
          <w:tcPr>
            <w:tcW w:w="0" w:type="auto"/>
            <w:vAlign w:val="center"/>
            <w:hideMark/>
          </w:tcPr>
          <w:p w14:paraId="5607B16F" w14:textId="77777777" w:rsidR="004E641E" w:rsidRDefault="004E641E" w:rsidP="00BC5AB9">
            <w:r>
              <w:t>2 04 000</w:t>
            </w:r>
          </w:p>
        </w:tc>
        <w:tc>
          <w:tcPr>
            <w:tcW w:w="0" w:type="auto"/>
            <w:vAlign w:val="center"/>
            <w:hideMark/>
          </w:tcPr>
          <w:p w14:paraId="002EC2A6" w14:textId="77777777" w:rsidR="004E641E" w:rsidRDefault="004E641E" w:rsidP="00BC5AB9">
            <w:r>
              <w:t>Cancel Associated Field</w:t>
            </w:r>
          </w:p>
        </w:tc>
        <w:tc>
          <w:tcPr>
            <w:tcW w:w="0" w:type="auto"/>
            <w:vAlign w:val="center"/>
            <w:hideMark/>
          </w:tcPr>
          <w:p w14:paraId="1CEE0D2F" w14:textId="77777777" w:rsidR="004E641E" w:rsidRPr="00772485" w:rsidRDefault="004E641E" w:rsidP="00BC5AB9">
            <w:pPr>
              <w:rPr>
                <w:b/>
              </w:rPr>
            </w:pPr>
          </w:p>
        </w:tc>
        <w:tc>
          <w:tcPr>
            <w:tcW w:w="0" w:type="auto"/>
            <w:vAlign w:val="center"/>
            <w:hideMark/>
          </w:tcPr>
          <w:p w14:paraId="737C845D" w14:textId="77777777" w:rsidR="004E641E" w:rsidRDefault="004E641E" w:rsidP="00BC5AB9">
            <w:pPr>
              <w:rPr>
                <w:sz w:val="24"/>
                <w:szCs w:val="24"/>
              </w:rPr>
            </w:pPr>
            <w:r>
              <w:t>Ends the associated field.</w:t>
            </w:r>
          </w:p>
        </w:tc>
      </w:tr>
    </w:tbl>
    <w:p w14:paraId="3E16EBF1" w14:textId="77777777" w:rsidR="00710AB7" w:rsidRPr="00710AB7" w:rsidRDefault="00710AB7" w:rsidP="00710AB7">
      <w:pPr>
        <w:rPr>
          <w:rStyle w:val="lev"/>
          <w:b w:val="0"/>
          <w:lang w:val="en-US"/>
        </w:rPr>
      </w:pPr>
      <w:r w:rsidRPr="00710AB7">
        <w:rPr>
          <w:rStyle w:val="lev"/>
          <w:b w:val="0"/>
          <w:lang w:val="en-US"/>
        </w:rPr>
        <w:t>QC Flag = 0 means that “</w:t>
      </w:r>
      <w:r w:rsidRPr="00710AB7">
        <w:rPr>
          <w:lang w:val="en-US"/>
        </w:rPr>
        <w:t>Data checked and declared good”.</w:t>
      </w:r>
    </w:p>
    <w:p w14:paraId="2C2EB859" w14:textId="26F10706" w:rsidR="004E641E" w:rsidRPr="00A77CD8" w:rsidRDefault="004E641E" w:rsidP="004E641E">
      <w:r w:rsidRPr="00A77CD8">
        <w:rPr>
          <w:rStyle w:val="lev"/>
          <w:bCs w:val="0"/>
        </w:rPr>
        <w:t>Implementation Note</w:t>
      </w:r>
    </w:p>
    <w:p w14:paraId="176308A0" w14:textId="3F05A023" w:rsidR="004E641E" w:rsidRPr="00A77CD8" w:rsidRDefault="004E641E" w:rsidP="004E641E">
      <w:pPr>
        <w:rPr>
          <w:lang w:val="en-US"/>
        </w:rPr>
      </w:pPr>
      <w:r w:rsidRPr="00A77CD8">
        <w:rPr>
          <w:lang w:val="en-US"/>
        </w:rPr>
        <w:t xml:space="preserve">In accordance with the </w:t>
      </w:r>
      <w:r w:rsidRPr="00A77CD8">
        <w:rPr>
          <w:rStyle w:val="Accentuation"/>
          <w:lang w:val="en-US"/>
        </w:rPr>
        <w:t>Manual on Codes</w:t>
      </w:r>
      <w:r w:rsidRPr="00A77CD8">
        <w:rPr>
          <w:lang w:val="en-US"/>
        </w:rPr>
        <w:t xml:space="preserve"> (WMO-No. 306), </w:t>
      </w:r>
      <w:r w:rsidR="00041E3E">
        <w:rPr>
          <w:lang w:val="en-US"/>
        </w:rPr>
        <w:t xml:space="preserve">a snow depth value </w:t>
      </w:r>
      <w:r w:rsidRPr="00A77CD8">
        <w:rPr>
          <w:lang w:val="en-US"/>
        </w:rPr>
        <w:t>supports two special values:</w:t>
      </w:r>
    </w:p>
    <w:p w14:paraId="4D4E90E1" w14:textId="77777777" w:rsidR="004E641E" w:rsidRDefault="004E641E" w:rsidP="004E641E">
      <w:r>
        <w:rPr>
          <w:rStyle w:val="lev"/>
        </w:rPr>
        <w:lastRenderedPageBreak/>
        <w:t>–0.01 m</w:t>
      </w:r>
      <w:r>
        <w:t xml:space="preserve"> (encoded value </w:t>
      </w:r>
      <w:r>
        <w:rPr>
          <w:rStyle w:val="lev"/>
        </w:rPr>
        <w:t>–1</w:t>
      </w:r>
      <w:r>
        <w:t xml:space="preserve"> after scaling) indicates a small amount of snow (less than </w:t>
      </w:r>
      <w:r>
        <w:rPr>
          <w:rStyle w:val="lev"/>
        </w:rPr>
        <w:t>0.005 m</w:t>
      </w:r>
      <w:r>
        <w:t xml:space="preserve">). </w:t>
      </w:r>
    </w:p>
    <w:p w14:paraId="5A18EEC3" w14:textId="77777777" w:rsidR="004E641E" w:rsidRDefault="004E641E" w:rsidP="004E641E">
      <w:r>
        <w:rPr>
          <w:rStyle w:val="lev"/>
        </w:rPr>
        <w:t>–0.02 m</w:t>
      </w:r>
      <w:r>
        <w:t xml:space="preserve"> (encoded value </w:t>
      </w:r>
      <w:r>
        <w:rPr>
          <w:rStyle w:val="lev"/>
        </w:rPr>
        <w:t>–2</w:t>
      </w:r>
      <w:r>
        <w:t xml:space="preserve"> after scaling) indicates that the snow cover is not continuous. </w:t>
      </w:r>
    </w:p>
    <w:p w14:paraId="098CA5AE" w14:textId="77777777" w:rsidR="004E641E" w:rsidRDefault="004E641E" w:rsidP="004E641E">
      <w:pPr>
        <w:pStyle w:val="Titre3"/>
      </w:pPr>
      <w:bookmarkStart w:id="146" w:name="_Toc242708322"/>
      <w:r>
        <w:t>Maximum Daily Temperature</w:t>
      </w:r>
      <w:bookmarkEnd w:id="146"/>
    </w:p>
    <w:p w14:paraId="2A58672E" w14:textId="0A93E887" w:rsidR="004E641E" w:rsidRPr="00A77CD8" w:rsidRDefault="004E641E" w:rsidP="004E641E">
      <w:pPr>
        <w:rPr>
          <w:lang w:val="en-US"/>
        </w:rPr>
      </w:pPr>
      <w:r w:rsidRPr="00A77CD8">
        <w:rPr>
          <w:lang w:val="en-US"/>
        </w:rPr>
        <w:t xml:space="preserve">The </w:t>
      </w:r>
      <w:r w:rsidRPr="00A77CD8">
        <w:rPr>
          <w:rStyle w:val="lev"/>
          <w:lang w:val="en-US"/>
        </w:rPr>
        <w:t>Maximum Daily Temperature</w:t>
      </w:r>
      <w:r w:rsidRPr="00A77CD8">
        <w:rPr>
          <w:lang w:val="en-US"/>
        </w:rPr>
        <w:t xml:space="preserve"> represents the highest air temperature occurring during the observation period associated with the </w:t>
      </w:r>
      <w:r w:rsidR="002043EC">
        <w:rPr>
          <w:lang w:val="en-US"/>
        </w:rPr>
        <w:t>C</w:t>
      </w:r>
      <w:r w:rsidRPr="00A77CD8">
        <w:rPr>
          <w:lang w:val="en-US"/>
        </w:rPr>
        <w:t xml:space="preserve">limatological </w:t>
      </w:r>
      <w:r w:rsidR="002043EC">
        <w:rPr>
          <w:lang w:val="en-US"/>
        </w:rPr>
        <w:t>D</w:t>
      </w:r>
      <w:r w:rsidRPr="00A77CD8">
        <w:rPr>
          <w:lang w:val="en-US"/>
        </w:rPr>
        <w:t>ay. It corresponds to the maximum air temperature recorded during the observation period</w:t>
      </w:r>
      <w:r w:rsidR="00041E3E">
        <w:rPr>
          <w:lang w:val="en-US"/>
        </w:rPr>
        <w:t>.</w:t>
      </w:r>
    </w:p>
    <w:p w14:paraId="1C7B1579" w14:textId="77777777" w:rsidR="004E641E" w:rsidRPr="00514B95" w:rsidRDefault="004E641E" w:rsidP="004E641E">
      <w:pPr>
        <w:rPr>
          <w:b/>
        </w:rPr>
      </w:pPr>
      <w:r w:rsidRPr="00514B95">
        <w:rPr>
          <w:b/>
        </w:rPr>
        <w:t>BUFR Representation</w:t>
      </w:r>
    </w:p>
    <w:p w14:paraId="38F37A8E" w14:textId="77777777" w:rsidR="004E641E" w:rsidRPr="00A77CD8" w:rsidRDefault="004E641E" w:rsidP="004E641E">
      <w:pPr>
        <w:rPr>
          <w:lang w:val="en-US"/>
        </w:rPr>
      </w:pPr>
      <w:r w:rsidRPr="00A77CD8">
        <w:rPr>
          <w:lang w:val="en-US"/>
        </w:rPr>
        <w:t xml:space="preserve">The </w:t>
      </w:r>
      <w:r w:rsidRPr="00A77CD8">
        <w:rPr>
          <w:rStyle w:val="lev"/>
          <w:lang w:val="en-US"/>
        </w:rPr>
        <w:t>Maximum Daily Temperature</w:t>
      </w:r>
      <w:r w:rsidRPr="00A77CD8">
        <w:rPr>
          <w:lang w:val="en-US"/>
        </w:rPr>
        <w:t xml:space="preserve"> is represented using the following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089"/>
        <w:gridCol w:w="1329"/>
        <w:gridCol w:w="4837"/>
      </w:tblGrid>
      <w:tr w:rsidR="004E641E" w14:paraId="1E247D9F" w14:textId="77777777" w:rsidTr="00BC5AB9">
        <w:trPr>
          <w:tblHeader/>
          <w:tblCellSpacing w:w="15" w:type="dxa"/>
        </w:trPr>
        <w:tc>
          <w:tcPr>
            <w:tcW w:w="0" w:type="auto"/>
            <w:vAlign w:val="center"/>
            <w:hideMark/>
          </w:tcPr>
          <w:p w14:paraId="6FB16AE1" w14:textId="77777777" w:rsidR="004E641E" w:rsidRDefault="004E641E" w:rsidP="00BC5AB9">
            <w:pPr>
              <w:jc w:val="center"/>
              <w:rPr>
                <w:b/>
                <w:bCs/>
              </w:rPr>
            </w:pPr>
            <w:r>
              <w:rPr>
                <w:b/>
                <w:bCs/>
              </w:rPr>
              <w:t>BUFR Descriptor</w:t>
            </w:r>
          </w:p>
        </w:tc>
        <w:tc>
          <w:tcPr>
            <w:tcW w:w="0" w:type="auto"/>
            <w:vAlign w:val="center"/>
            <w:hideMark/>
          </w:tcPr>
          <w:p w14:paraId="045E3D04" w14:textId="77777777" w:rsidR="004E641E" w:rsidRDefault="004E641E" w:rsidP="00BC5AB9">
            <w:pPr>
              <w:jc w:val="center"/>
              <w:rPr>
                <w:b/>
                <w:bCs/>
              </w:rPr>
            </w:pPr>
            <w:r>
              <w:rPr>
                <w:b/>
                <w:bCs/>
              </w:rPr>
              <w:t>Element Name</w:t>
            </w:r>
          </w:p>
        </w:tc>
        <w:tc>
          <w:tcPr>
            <w:tcW w:w="0" w:type="auto"/>
            <w:vAlign w:val="center"/>
            <w:hideMark/>
          </w:tcPr>
          <w:p w14:paraId="2E577EEC" w14:textId="77777777" w:rsidR="004E641E" w:rsidRDefault="004E641E" w:rsidP="00BC5AB9">
            <w:pPr>
              <w:jc w:val="center"/>
              <w:rPr>
                <w:b/>
                <w:bCs/>
              </w:rPr>
            </w:pPr>
            <w:r>
              <w:rPr>
                <w:b/>
                <w:bCs/>
              </w:rPr>
              <w:t>Example</w:t>
            </w:r>
          </w:p>
        </w:tc>
        <w:tc>
          <w:tcPr>
            <w:tcW w:w="0" w:type="auto"/>
            <w:vAlign w:val="center"/>
            <w:hideMark/>
          </w:tcPr>
          <w:p w14:paraId="6DACED9C" w14:textId="77777777" w:rsidR="004E641E" w:rsidRDefault="004E641E" w:rsidP="00BC5AB9">
            <w:pPr>
              <w:jc w:val="center"/>
              <w:rPr>
                <w:b/>
                <w:bCs/>
              </w:rPr>
            </w:pPr>
            <w:r>
              <w:rPr>
                <w:b/>
                <w:bCs/>
              </w:rPr>
              <w:t>Remarks</w:t>
            </w:r>
          </w:p>
        </w:tc>
      </w:tr>
      <w:tr w:rsidR="004E641E" w14:paraId="6F7B3238" w14:textId="77777777" w:rsidTr="00BC5AB9">
        <w:trPr>
          <w:tblCellSpacing w:w="15" w:type="dxa"/>
        </w:trPr>
        <w:tc>
          <w:tcPr>
            <w:tcW w:w="0" w:type="auto"/>
            <w:vAlign w:val="center"/>
            <w:hideMark/>
          </w:tcPr>
          <w:p w14:paraId="78F411A7" w14:textId="77777777" w:rsidR="004E641E" w:rsidRDefault="004E641E" w:rsidP="00BC5AB9">
            <w:r>
              <w:t>0 08 028</w:t>
            </w:r>
          </w:p>
        </w:tc>
        <w:tc>
          <w:tcPr>
            <w:tcW w:w="0" w:type="auto"/>
            <w:vAlign w:val="center"/>
            <w:hideMark/>
          </w:tcPr>
          <w:p w14:paraId="46562C27" w14:textId="77777777" w:rsidR="004E641E" w:rsidRDefault="004E641E" w:rsidP="00BC5AB9">
            <w:r>
              <w:t>Extended Time Significance</w:t>
            </w:r>
          </w:p>
        </w:tc>
        <w:tc>
          <w:tcPr>
            <w:tcW w:w="0" w:type="auto"/>
            <w:vAlign w:val="center"/>
            <w:hideMark/>
          </w:tcPr>
          <w:p w14:paraId="72E8B100" w14:textId="77777777" w:rsidR="004E641E" w:rsidRPr="00772485" w:rsidRDefault="004E641E" w:rsidP="00BC5AB9">
            <w:pPr>
              <w:rPr>
                <w:b/>
              </w:rPr>
            </w:pPr>
            <w:r w:rsidRPr="00772485">
              <w:rPr>
                <w:b/>
              </w:rPr>
              <w:t>41</w:t>
            </w:r>
          </w:p>
        </w:tc>
        <w:tc>
          <w:tcPr>
            <w:tcW w:w="0" w:type="auto"/>
            <w:vAlign w:val="center"/>
            <w:hideMark/>
          </w:tcPr>
          <w:p w14:paraId="63DB4F39" w14:textId="77777777" w:rsidR="004E641E" w:rsidRDefault="004E641E" w:rsidP="00BC5AB9">
            <w:r>
              <w:t>Indicates that the following information refers to an observation period.</w:t>
            </w:r>
          </w:p>
        </w:tc>
      </w:tr>
      <w:tr w:rsidR="004E641E" w14:paraId="39913CB7" w14:textId="77777777" w:rsidTr="00BC5AB9">
        <w:trPr>
          <w:tblCellSpacing w:w="15" w:type="dxa"/>
        </w:trPr>
        <w:tc>
          <w:tcPr>
            <w:tcW w:w="0" w:type="auto"/>
            <w:vAlign w:val="center"/>
            <w:hideMark/>
          </w:tcPr>
          <w:p w14:paraId="6442797D" w14:textId="77777777" w:rsidR="004E641E" w:rsidRDefault="004E641E" w:rsidP="00BC5AB9">
            <w:r>
              <w:t>3 01 014</w:t>
            </w:r>
          </w:p>
        </w:tc>
        <w:tc>
          <w:tcPr>
            <w:tcW w:w="0" w:type="auto"/>
            <w:vAlign w:val="center"/>
            <w:hideMark/>
          </w:tcPr>
          <w:p w14:paraId="653BA705" w14:textId="77777777" w:rsidR="004E641E" w:rsidRDefault="004E641E" w:rsidP="00BC5AB9">
            <w:r>
              <w:t>Time Period</w:t>
            </w:r>
          </w:p>
        </w:tc>
        <w:tc>
          <w:tcPr>
            <w:tcW w:w="0" w:type="auto"/>
            <w:vAlign w:val="center"/>
            <w:hideMark/>
          </w:tcPr>
          <w:p w14:paraId="3C835943" w14:textId="40569BB2" w:rsidR="004E641E" w:rsidRPr="00772485" w:rsidRDefault="004E641E" w:rsidP="00BC5AB9">
            <w:pPr>
              <w:rPr>
                <w:b/>
              </w:rPr>
            </w:pPr>
            <w:r w:rsidRPr="00772485">
              <w:rPr>
                <w:b/>
              </w:rPr>
              <w:t>2026-01-15 08:01</w:t>
            </w:r>
            <w:r w:rsidR="00710AB7" w:rsidRPr="00772485">
              <w:rPr>
                <w:b/>
              </w:rPr>
              <w:br/>
            </w:r>
            <w:r w:rsidRPr="00772485">
              <w:rPr>
                <w:b/>
              </w:rPr>
              <w:t>2026-01-16 08:00</w:t>
            </w:r>
          </w:p>
        </w:tc>
        <w:tc>
          <w:tcPr>
            <w:tcW w:w="0" w:type="auto"/>
            <w:vAlign w:val="center"/>
            <w:hideMark/>
          </w:tcPr>
          <w:p w14:paraId="16042F24" w14:textId="77777777" w:rsidR="004E641E" w:rsidRDefault="004E641E" w:rsidP="00BC5AB9">
            <w:r>
              <w:t>Defines the observation period (see Section 7.3.3).</w:t>
            </w:r>
          </w:p>
        </w:tc>
      </w:tr>
      <w:tr w:rsidR="004E641E" w14:paraId="30BB690B" w14:textId="77777777" w:rsidTr="00BC5AB9">
        <w:trPr>
          <w:tblCellSpacing w:w="15" w:type="dxa"/>
        </w:trPr>
        <w:tc>
          <w:tcPr>
            <w:tcW w:w="0" w:type="auto"/>
            <w:vAlign w:val="center"/>
            <w:hideMark/>
          </w:tcPr>
          <w:p w14:paraId="13D2FAA5" w14:textId="77777777" w:rsidR="004E641E" w:rsidRDefault="004E641E" w:rsidP="00BC5AB9">
            <w:r>
              <w:t>2 04 008</w:t>
            </w:r>
          </w:p>
        </w:tc>
        <w:tc>
          <w:tcPr>
            <w:tcW w:w="0" w:type="auto"/>
            <w:vAlign w:val="center"/>
            <w:hideMark/>
          </w:tcPr>
          <w:p w14:paraId="1FE64E55" w14:textId="77777777" w:rsidR="004E641E" w:rsidRDefault="004E641E" w:rsidP="00BC5AB9">
            <w:r>
              <w:t>Add Associated Field</w:t>
            </w:r>
          </w:p>
        </w:tc>
        <w:tc>
          <w:tcPr>
            <w:tcW w:w="0" w:type="auto"/>
            <w:vAlign w:val="center"/>
            <w:hideMark/>
          </w:tcPr>
          <w:p w14:paraId="6157C3CE" w14:textId="77777777" w:rsidR="004E641E" w:rsidRPr="00772485" w:rsidRDefault="004E641E" w:rsidP="00BC5AB9">
            <w:pPr>
              <w:rPr>
                <w:b/>
              </w:rPr>
            </w:pPr>
          </w:p>
        </w:tc>
        <w:tc>
          <w:tcPr>
            <w:tcW w:w="0" w:type="auto"/>
            <w:vAlign w:val="center"/>
            <w:hideMark/>
          </w:tcPr>
          <w:p w14:paraId="7EFFA720" w14:textId="5AEE325A" w:rsidR="004E641E" w:rsidRDefault="007346A9" w:rsidP="00BC5AB9">
            <w:pPr>
              <w:rPr>
                <w:sz w:val="24"/>
                <w:szCs w:val="24"/>
              </w:rPr>
            </w:pPr>
            <w:r>
              <w:t>See the Associated Field mechanism described in Section 6.3.2</w:t>
            </w:r>
          </w:p>
        </w:tc>
      </w:tr>
      <w:tr w:rsidR="004E641E" w14:paraId="3B6567DB" w14:textId="77777777" w:rsidTr="00BC5AB9">
        <w:trPr>
          <w:tblCellSpacing w:w="15" w:type="dxa"/>
        </w:trPr>
        <w:tc>
          <w:tcPr>
            <w:tcW w:w="0" w:type="auto"/>
            <w:vAlign w:val="center"/>
            <w:hideMark/>
          </w:tcPr>
          <w:p w14:paraId="20B98C90" w14:textId="77777777" w:rsidR="004E641E" w:rsidRDefault="004E641E" w:rsidP="00BC5AB9">
            <w:r>
              <w:t>0 31 021</w:t>
            </w:r>
          </w:p>
        </w:tc>
        <w:tc>
          <w:tcPr>
            <w:tcW w:w="0" w:type="auto"/>
            <w:vAlign w:val="center"/>
            <w:hideMark/>
          </w:tcPr>
          <w:p w14:paraId="09522152" w14:textId="77777777" w:rsidR="004E641E" w:rsidRDefault="004E641E" w:rsidP="00BC5AB9">
            <w:r>
              <w:t>Associated Field Significance</w:t>
            </w:r>
          </w:p>
        </w:tc>
        <w:tc>
          <w:tcPr>
            <w:tcW w:w="0" w:type="auto"/>
            <w:vAlign w:val="center"/>
            <w:hideMark/>
          </w:tcPr>
          <w:p w14:paraId="2ED4F253" w14:textId="77777777" w:rsidR="004E641E" w:rsidRPr="00772485" w:rsidRDefault="004E641E" w:rsidP="00BC5AB9">
            <w:pPr>
              <w:rPr>
                <w:b/>
              </w:rPr>
            </w:pPr>
            <w:r w:rsidRPr="00772485">
              <w:rPr>
                <w:b/>
              </w:rPr>
              <w:t>5</w:t>
            </w:r>
          </w:p>
        </w:tc>
        <w:tc>
          <w:tcPr>
            <w:tcW w:w="0" w:type="auto"/>
            <w:vAlign w:val="center"/>
            <w:hideMark/>
          </w:tcPr>
          <w:p w14:paraId="3A612216" w14:textId="6E766A9F" w:rsidR="004E641E" w:rsidRDefault="00710AB7" w:rsidP="00BC5AB9">
            <w:r w:rsidRPr="00710AB7">
              <w:rPr>
                <w:rStyle w:val="lev"/>
                <w:b w:val="0"/>
                <w:lang w:val="en-US"/>
              </w:rPr>
              <w:t>Indicates that t</w:t>
            </w:r>
            <w:r w:rsidR="007346A9" w:rsidRPr="003C395B">
              <w:rPr>
                <w:rStyle w:val="lev"/>
                <w:b w:val="0"/>
                <w:lang w:val="en-US"/>
              </w:rPr>
              <w:t>he Associated</w:t>
            </w:r>
            <w:r w:rsidR="007346A9" w:rsidRPr="003E52F3">
              <w:rPr>
                <w:rStyle w:val="lev"/>
                <w:b w:val="0"/>
                <w:lang w:val="en-US"/>
              </w:rPr>
              <w:t xml:space="preserve"> </w:t>
            </w:r>
            <w:r w:rsidR="007346A9">
              <w:rPr>
                <w:rStyle w:val="lev"/>
                <w:b w:val="0"/>
                <w:lang w:val="en-US"/>
              </w:rPr>
              <w:t>F</w:t>
            </w:r>
            <w:r w:rsidR="007346A9" w:rsidRPr="003E52F3">
              <w:rPr>
                <w:rStyle w:val="lev"/>
                <w:b w:val="0"/>
                <w:lang w:val="en-US"/>
              </w:rPr>
              <w:t>ield contains</w:t>
            </w:r>
            <w:r w:rsidR="007346A9">
              <w:rPr>
                <w:rStyle w:val="lev"/>
                <w:b w:val="0"/>
                <w:lang w:val="en-US"/>
              </w:rPr>
              <w:t xml:space="preserve"> </w:t>
            </w:r>
            <w:r w:rsidR="007346A9" w:rsidRPr="00447421">
              <w:rPr>
                <w:rStyle w:val="lev"/>
                <w:b w:val="0"/>
                <w:lang w:val="en-US"/>
              </w:rPr>
              <w:t>the DAYCLI Quality Control (QC) flag</w:t>
            </w:r>
          </w:p>
        </w:tc>
      </w:tr>
      <w:tr w:rsidR="004E641E" w14:paraId="5C261722" w14:textId="77777777" w:rsidTr="00BC5AB9">
        <w:trPr>
          <w:tblCellSpacing w:w="15" w:type="dxa"/>
        </w:trPr>
        <w:tc>
          <w:tcPr>
            <w:tcW w:w="0" w:type="auto"/>
            <w:vAlign w:val="center"/>
            <w:hideMark/>
          </w:tcPr>
          <w:p w14:paraId="3C4E0970" w14:textId="77777777" w:rsidR="004E641E" w:rsidRDefault="004E641E" w:rsidP="00BC5AB9">
            <w:r>
              <w:t>0 12 101</w:t>
            </w:r>
          </w:p>
        </w:tc>
        <w:tc>
          <w:tcPr>
            <w:tcW w:w="0" w:type="auto"/>
            <w:vAlign w:val="center"/>
            <w:hideMark/>
          </w:tcPr>
          <w:p w14:paraId="18CCCF1A" w14:textId="77777777" w:rsidR="004E641E" w:rsidRDefault="004E641E" w:rsidP="00BC5AB9">
            <w:r>
              <w:t>Maximum Daily Temperature</w:t>
            </w:r>
          </w:p>
        </w:tc>
        <w:tc>
          <w:tcPr>
            <w:tcW w:w="0" w:type="auto"/>
            <w:vAlign w:val="center"/>
            <w:hideMark/>
          </w:tcPr>
          <w:p w14:paraId="0431E1E1" w14:textId="77777777" w:rsidR="004E641E" w:rsidRPr="00772485" w:rsidRDefault="004E641E" w:rsidP="00BC5AB9">
            <w:r w:rsidRPr="00772485">
              <w:rPr>
                <w:rStyle w:val="lev"/>
              </w:rPr>
              <w:t>298.65 K</w:t>
            </w:r>
          </w:p>
        </w:tc>
        <w:tc>
          <w:tcPr>
            <w:tcW w:w="0" w:type="auto"/>
            <w:vAlign w:val="center"/>
            <w:hideMark/>
          </w:tcPr>
          <w:p w14:paraId="08B32884" w14:textId="77777777" w:rsidR="004E641E" w:rsidRDefault="004E641E" w:rsidP="00BC5AB9">
            <w:r>
              <w:t>Highest air temperature occurring during the observation period.</w:t>
            </w:r>
          </w:p>
        </w:tc>
      </w:tr>
      <w:tr w:rsidR="007346A9" w14:paraId="146882EC" w14:textId="77777777" w:rsidTr="00BC5AB9">
        <w:trPr>
          <w:tblCellSpacing w:w="15" w:type="dxa"/>
        </w:trPr>
        <w:tc>
          <w:tcPr>
            <w:tcW w:w="0" w:type="auto"/>
            <w:vAlign w:val="center"/>
          </w:tcPr>
          <w:p w14:paraId="22732CB1" w14:textId="77777777" w:rsidR="007346A9" w:rsidRDefault="007346A9" w:rsidP="00BC5AB9"/>
        </w:tc>
        <w:tc>
          <w:tcPr>
            <w:tcW w:w="0" w:type="auto"/>
            <w:vAlign w:val="center"/>
          </w:tcPr>
          <w:p w14:paraId="378636AD" w14:textId="77777777" w:rsidR="007346A9" w:rsidRDefault="007346A9" w:rsidP="00BC5AB9"/>
        </w:tc>
        <w:tc>
          <w:tcPr>
            <w:tcW w:w="0" w:type="auto"/>
            <w:vAlign w:val="center"/>
          </w:tcPr>
          <w:p w14:paraId="32EC636A" w14:textId="08735F98" w:rsidR="007346A9" w:rsidRPr="00772485" w:rsidRDefault="007346A9" w:rsidP="00BC5AB9">
            <w:pPr>
              <w:rPr>
                <w:b/>
              </w:rPr>
            </w:pPr>
            <w:r w:rsidRPr="00772485">
              <w:rPr>
                <w:b/>
              </w:rPr>
              <w:t>0</w:t>
            </w:r>
          </w:p>
        </w:tc>
        <w:tc>
          <w:tcPr>
            <w:tcW w:w="0" w:type="auto"/>
            <w:vAlign w:val="center"/>
          </w:tcPr>
          <w:p w14:paraId="31AEA7CF" w14:textId="2999221A" w:rsidR="007346A9" w:rsidRDefault="007346A9" w:rsidP="00BC5AB9">
            <w:r>
              <w:t>Associated QC Flag = 0</w:t>
            </w:r>
            <w:r w:rsidR="00F55EB6">
              <w:t xml:space="preserve"> (Table 5-3)</w:t>
            </w:r>
          </w:p>
        </w:tc>
      </w:tr>
      <w:tr w:rsidR="00F55EB6" w14:paraId="3AE4A63C" w14:textId="77777777" w:rsidTr="00BC5AB9">
        <w:trPr>
          <w:tblCellSpacing w:w="15" w:type="dxa"/>
        </w:trPr>
        <w:tc>
          <w:tcPr>
            <w:tcW w:w="0" w:type="auto"/>
            <w:vAlign w:val="center"/>
            <w:hideMark/>
          </w:tcPr>
          <w:p w14:paraId="3C52629F" w14:textId="77777777" w:rsidR="00F55EB6" w:rsidRDefault="00F55EB6" w:rsidP="00F55EB6">
            <w:r>
              <w:t>2 04 000</w:t>
            </w:r>
          </w:p>
        </w:tc>
        <w:tc>
          <w:tcPr>
            <w:tcW w:w="0" w:type="auto"/>
            <w:vAlign w:val="center"/>
            <w:hideMark/>
          </w:tcPr>
          <w:p w14:paraId="3F9E3D7C" w14:textId="77777777" w:rsidR="00F55EB6" w:rsidRDefault="00F55EB6" w:rsidP="00F55EB6">
            <w:r>
              <w:t>Cancel Associated Field</w:t>
            </w:r>
          </w:p>
        </w:tc>
        <w:tc>
          <w:tcPr>
            <w:tcW w:w="0" w:type="auto"/>
            <w:vAlign w:val="center"/>
            <w:hideMark/>
          </w:tcPr>
          <w:p w14:paraId="34A9A214" w14:textId="77777777" w:rsidR="00F55EB6" w:rsidRPr="00772485" w:rsidRDefault="00F55EB6" w:rsidP="00F55EB6">
            <w:pPr>
              <w:rPr>
                <w:b/>
              </w:rPr>
            </w:pPr>
          </w:p>
        </w:tc>
        <w:tc>
          <w:tcPr>
            <w:tcW w:w="0" w:type="auto"/>
            <w:vAlign w:val="center"/>
            <w:hideMark/>
          </w:tcPr>
          <w:p w14:paraId="6ABB9F8C" w14:textId="4FE559DC" w:rsidR="00F55EB6" w:rsidRDefault="00F55EB6" w:rsidP="00F55EB6">
            <w:pPr>
              <w:rPr>
                <w:sz w:val="24"/>
                <w:szCs w:val="24"/>
              </w:rPr>
            </w:pPr>
            <w:r>
              <w:t>See the Associated Field mechanism described in Section 6.3.2</w:t>
            </w:r>
          </w:p>
        </w:tc>
      </w:tr>
    </w:tbl>
    <w:p w14:paraId="05B5E31F" w14:textId="77777777" w:rsidR="004E641E" w:rsidRDefault="004E641E" w:rsidP="004E641E">
      <w:pPr>
        <w:pStyle w:val="Titre3"/>
      </w:pPr>
      <w:bookmarkStart w:id="147" w:name="_Toc242708323"/>
      <w:r>
        <w:rPr>
          <w:rStyle w:val="lev"/>
          <w:b/>
          <w:bCs/>
        </w:rPr>
        <w:t>Minimum Daily Temperature</w:t>
      </w:r>
      <w:bookmarkEnd w:id="147"/>
    </w:p>
    <w:p w14:paraId="24232063" w14:textId="6DDA68F9" w:rsidR="004E641E" w:rsidRPr="00514B95" w:rsidRDefault="004E641E" w:rsidP="004E641E">
      <w:pPr>
        <w:rPr>
          <w:lang w:val="en-US"/>
        </w:rPr>
      </w:pPr>
      <w:r w:rsidRPr="00514B95">
        <w:rPr>
          <w:lang w:val="en-US"/>
        </w:rPr>
        <w:t xml:space="preserve">The </w:t>
      </w:r>
      <w:r w:rsidRPr="00514B95">
        <w:rPr>
          <w:rStyle w:val="lev"/>
          <w:lang w:val="en-US"/>
        </w:rPr>
        <w:t>Minimum Daily Temperature</w:t>
      </w:r>
      <w:r w:rsidRPr="00514B95">
        <w:rPr>
          <w:lang w:val="en-US"/>
        </w:rPr>
        <w:t xml:space="preserve"> represents the lowest air temperature occurring during the observation period associated with the </w:t>
      </w:r>
      <w:r>
        <w:rPr>
          <w:lang w:val="en-US"/>
        </w:rPr>
        <w:t xml:space="preserve">NMHS-defined </w:t>
      </w:r>
      <w:r w:rsidR="002043EC">
        <w:rPr>
          <w:lang w:val="en-US"/>
        </w:rPr>
        <w:t>Climatological Day</w:t>
      </w:r>
      <w:r w:rsidRPr="00514B95">
        <w:rPr>
          <w:lang w:val="en-US"/>
        </w:rPr>
        <w:t xml:space="preserve">. </w:t>
      </w:r>
    </w:p>
    <w:p w14:paraId="729E3CEB" w14:textId="77777777" w:rsidR="004E641E" w:rsidRPr="00514B95" w:rsidRDefault="004E641E" w:rsidP="004E641E">
      <w:r w:rsidRPr="00514B95">
        <w:rPr>
          <w:rStyle w:val="lev"/>
          <w:bCs w:val="0"/>
        </w:rPr>
        <w:t>BUFR Representation</w:t>
      </w:r>
    </w:p>
    <w:p w14:paraId="3B940419" w14:textId="77777777" w:rsidR="004E641E" w:rsidRPr="00514B95" w:rsidRDefault="004E641E" w:rsidP="004E641E">
      <w:pPr>
        <w:rPr>
          <w:lang w:val="en-US"/>
        </w:rPr>
      </w:pPr>
      <w:r w:rsidRPr="00514B95">
        <w:rPr>
          <w:lang w:val="en-US"/>
        </w:rPr>
        <w:t xml:space="preserve">The </w:t>
      </w:r>
      <w:r w:rsidRPr="00514B95">
        <w:rPr>
          <w:rStyle w:val="lev"/>
          <w:lang w:val="en-US"/>
        </w:rPr>
        <w:t>Minimum Daily Temperature</w:t>
      </w:r>
      <w:r w:rsidRPr="00514B95">
        <w:rPr>
          <w:lang w:val="en-US"/>
        </w:rPr>
        <w:t xml:space="preserve"> is represented using the following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918"/>
        <w:gridCol w:w="2191"/>
        <w:gridCol w:w="4204"/>
      </w:tblGrid>
      <w:tr w:rsidR="004E641E" w14:paraId="00FD9B21" w14:textId="77777777" w:rsidTr="00BC5AB9">
        <w:trPr>
          <w:tblHeader/>
          <w:tblCellSpacing w:w="15" w:type="dxa"/>
        </w:trPr>
        <w:tc>
          <w:tcPr>
            <w:tcW w:w="0" w:type="auto"/>
            <w:vAlign w:val="center"/>
            <w:hideMark/>
          </w:tcPr>
          <w:p w14:paraId="386E0F52" w14:textId="77777777" w:rsidR="004E641E" w:rsidRDefault="004E641E" w:rsidP="00BC5AB9">
            <w:pPr>
              <w:jc w:val="center"/>
              <w:rPr>
                <w:b/>
                <w:bCs/>
              </w:rPr>
            </w:pPr>
            <w:r>
              <w:rPr>
                <w:b/>
                <w:bCs/>
              </w:rPr>
              <w:t>BUFR Descriptor</w:t>
            </w:r>
          </w:p>
        </w:tc>
        <w:tc>
          <w:tcPr>
            <w:tcW w:w="0" w:type="auto"/>
            <w:vAlign w:val="center"/>
            <w:hideMark/>
          </w:tcPr>
          <w:p w14:paraId="714E8744" w14:textId="77777777" w:rsidR="004E641E" w:rsidRDefault="004E641E" w:rsidP="00BC5AB9">
            <w:pPr>
              <w:jc w:val="center"/>
              <w:rPr>
                <w:b/>
                <w:bCs/>
              </w:rPr>
            </w:pPr>
            <w:r>
              <w:rPr>
                <w:b/>
                <w:bCs/>
              </w:rPr>
              <w:t>Element Name</w:t>
            </w:r>
          </w:p>
        </w:tc>
        <w:tc>
          <w:tcPr>
            <w:tcW w:w="0" w:type="auto"/>
            <w:vAlign w:val="center"/>
            <w:hideMark/>
          </w:tcPr>
          <w:p w14:paraId="6CA82AAB" w14:textId="77777777" w:rsidR="004E641E" w:rsidRDefault="004E641E" w:rsidP="00BC5AB9">
            <w:pPr>
              <w:jc w:val="center"/>
              <w:rPr>
                <w:b/>
                <w:bCs/>
              </w:rPr>
            </w:pPr>
            <w:r>
              <w:rPr>
                <w:b/>
                <w:bCs/>
              </w:rPr>
              <w:t>Example</w:t>
            </w:r>
          </w:p>
        </w:tc>
        <w:tc>
          <w:tcPr>
            <w:tcW w:w="0" w:type="auto"/>
            <w:vAlign w:val="center"/>
            <w:hideMark/>
          </w:tcPr>
          <w:p w14:paraId="0A79E2C7" w14:textId="77777777" w:rsidR="004E641E" w:rsidRDefault="004E641E" w:rsidP="00BC5AB9">
            <w:pPr>
              <w:jc w:val="center"/>
              <w:rPr>
                <w:b/>
                <w:bCs/>
              </w:rPr>
            </w:pPr>
            <w:r>
              <w:rPr>
                <w:b/>
                <w:bCs/>
              </w:rPr>
              <w:t>Remarks</w:t>
            </w:r>
          </w:p>
        </w:tc>
      </w:tr>
      <w:tr w:rsidR="004E641E" w14:paraId="3CD7D467" w14:textId="77777777" w:rsidTr="00BC5AB9">
        <w:trPr>
          <w:tblCellSpacing w:w="15" w:type="dxa"/>
        </w:trPr>
        <w:tc>
          <w:tcPr>
            <w:tcW w:w="0" w:type="auto"/>
            <w:vAlign w:val="center"/>
            <w:hideMark/>
          </w:tcPr>
          <w:p w14:paraId="1C34E242" w14:textId="77777777" w:rsidR="004E641E" w:rsidRDefault="004E641E" w:rsidP="00BC5AB9">
            <w:r>
              <w:t>0 08 028</w:t>
            </w:r>
          </w:p>
        </w:tc>
        <w:tc>
          <w:tcPr>
            <w:tcW w:w="0" w:type="auto"/>
            <w:vAlign w:val="center"/>
            <w:hideMark/>
          </w:tcPr>
          <w:p w14:paraId="33D8CA55" w14:textId="77777777" w:rsidR="004E641E" w:rsidRDefault="004E641E" w:rsidP="00BC5AB9">
            <w:r>
              <w:t>Extended Time Significance</w:t>
            </w:r>
          </w:p>
        </w:tc>
        <w:tc>
          <w:tcPr>
            <w:tcW w:w="0" w:type="auto"/>
            <w:vAlign w:val="center"/>
            <w:hideMark/>
          </w:tcPr>
          <w:p w14:paraId="1ED6E161" w14:textId="77777777" w:rsidR="004E641E" w:rsidRPr="00772485" w:rsidRDefault="004E641E" w:rsidP="00BC5AB9">
            <w:pPr>
              <w:rPr>
                <w:b/>
              </w:rPr>
            </w:pPr>
            <w:r w:rsidRPr="00772485">
              <w:rPr>
                <w:b/>
              </w:rPr>
              <w:t>41</w:t>
            </w:r>
          </w:p>
        </w:tc>
        <w:tc>
          <w:tcPr>
            <w:tcW w:w="0" w:type="auto"/>
            <w:vAlign w:val="center"/>
            <w:hideMark/>
          </w:tcPr>
          <w:p w14:paraId="349114CD" w14:textId="77777777" w:rsidR="004E641E" w:rsidRDefault="004E641E" w:rsidP="00BC5AB9">
            <w:r>
              <w:t>Indicates that the following information refers to an observation period.</w:t>
            </w:r>
          </w:p>
        </w:tc>
      </w:tr>
      <w:tr w:rsidR="004E641E" w14:paraId="38697B00" w14:textId="77777777" w:rsidTr="00BC5AB9">
        <w:trPr>
          <w:tblCellSpacing w:w="15" w:type="dxa"/>
        </w:trPr>
        <w:tc>
          <w:tcPr>
            <w:tcW w:w="0" w:type="auto"/>
            <w:vAlign w:val="center"/>
            <w:hideMark/>
          </w:tcPr>
          <w:p w14:paraId="3EFC4008" w14:textId="77777777" w:rsidR="004E641E" w:rsidRDefault="004E641E" w:rsidP="00BC5AB9">
            <w:r>
              <w:t>3 01 014</w:t>
            </w:r>
          </w:p>
        </w:tc>
        <w:tc>
          <w:tcPr>
            <w:tcW w:w="0" w:type="auto"/>
            <w:vAlign w:val="center"/>
            <w:hideMark/>
          </w:tcPr>
          <w:p w14:paraId="6E315582" w14:textId="77777777" w:rsidR="004E641E" w:rsidRDefault="004E641E" w:rsidP="00BC5AB9">
            <w:r>
              <w:t>Time Period</w:t>
            </w:r>
          </w:p>
        </w:tc>
        <w:tc>
          <w:tcPr>
            <w:tcW w:w="0" w:type="auto"/>
            <w:vAlign w:val="center"/>
            <w:hideMark/>
          </w:tcPr>
          <w:p w14:paraId="75AA5DED" w14:textId="77777777" w:rsidR="004E641E" w:rsidRPr="00772485" w:rsidRDefault="004E641E" w:rsidP="00BC5AB9">
            <w:pPr>
              <w:rPr>
                <w:b/>
              </w:rPr>
            </w:pPr>
            <w:r w:rsidRPr="00772485">
              <w:rPr>
                <w:b/>
              </w:rPr>
              <w:t>2026-01-15 08:01 → 2026-01-16 08:00</w:t>
            </w:r>
          </w:p>
        </w:tc>
        <w:tc>
          <w:tcPr>
            <w:tcW w:w="0" w:type="auto"/>
            <w:vAlign w:val="center"/>
            <w:hideMark/>
          </w:tcPr>
          <w:p w14:paraId="23E23720" w14:textId="77777777" w:rsidR="004E641E" w:rsidRDefault="004E641E" w:rsidP="00BC5AB9">
            <w:r>
              <w:t>Defines the observation period (see Section 7.3.3).</w:t>
            </w:r>
          </w:p>
        </w:tc>
      </w:tr>
      <w:tr w:rsidR="004E641E" w14:paraId="092439F5" w14:textId="77777777" w:rsidTr="00BC5AB9">
        <w:trPr>
          <w:tblCellSpacing w:w="15" w:type="dxa"/>
        </w:trPr>
        <w:tc>
          <w:tcPr>
            <w:tcW w:w="0" w:type="auto"/>
            <w:vAlign w:val="center"/>
            <w:hideMark/>
          </w:tcPr>
          <w:p w14:paraId="41A08791" w14:textId="77777777" w:rsidR="004E641E" w:rsidRDefault="004E641E" w:rsidP="00BC5AB9">
            <w:r>
              <w:lastRenderedPageBreak/>
              <w:t>2 04 008</w:t>
            </w:r>
          </w:p>
        </w:tc>
        <w:tc>
          <w:tcPr>
            <w:tcW w:w="0" w:type="auto"/>
            <w:vAlign w:val="center"/>
            <w:hideMark/>
          </w:tcPr>
          <w:p w14:paraId="467D93FA" w14:textId="77777777" w:rsidR="004E641E" w:rsidRDefault="004E641E" w:rsidP="00BC5AB9">
            <w:r>
              <w:t>Add Associated Field</w:t>
            </w:r>
          </w:p>
        </w:tc>
        <w:tc>
          <w:tcPr>
            <w:tcW w:w="0" w:type="auto"/>
            <w:vAlign w:val="center"/>
            <w:hideMark/>
          </w:tcPr>
          <w:p w14:paraId="5AA2B08A" w14:textId="77777777" w:rsidR="004E641E" w:rsidRPr="00772485" w:rsidRDefault="004E641E" w:rsidP="00BC5AB9">
            <w:pPr>
              <w:rPr>
                <w:b/>
              </w:rPr>
            </w:pPr>
          </w:p>
        </w:tc>
        <w:tc>
          <w:tcPr>
            <w:tcW w:w="0" w:type="auto"/>
            <w:vAlign w:val="center"/>
            <w:hideMark/>
          </w:tcPr>
          <w:p w14:paraId="2E5B8C5B" w14:textId="2CB52FC1" w:rsidR="004E641E" w:rsidRDefault="00F55EB6" w:rsidP="00BC5AB9">
            <w:pPr>
              <w:rPr>
                <w:sz w:val="24"/>
                <w:szCs w:val="24"/>
              </w:rPr>
            </w:pPr>
            <w:r>
              <w:t>See the Associated Field mechanism described in Section 6.3.2</w:t>
            </w:r>
          </w:p>
        </w:tc>
      </w:tr>
      <w:tr w:rsidR="004E641E" w14:paraId="0AA53994" w14:textId="77777777" w:rsidTr="00BC5AB9">
        <w:trPr>
          <w:tblCellSpacing w:w="15" w:type="dxa"/>
        </w:trPr>
        <w:tc>
          <w:tcPr>
            <w:tcW w:w="0" w:type="auto"/>
            <w:vAlign w:val="center"/>
            <w:hideMark/>
          </w:tcPr>
          <w:p w14:paraId="4DD016A3" w14:textId="77777777" w:rsidR="004E641E" w:rsidRDefault="004E641E" w:rsidP="00BC5AB9">
            <w:r>
              <w:t>0 31 021</w:t>
            </w:r>
          </w:p>
        </w:tc>
        <w:tc>
          <w:tcPr>
            <w:tcW w:w="0" w:type="auto"/>
            <w:vAlign w:val="center"/>
            <w:hideMark/>
          </w:tcPr>
          <w:p w14:paraId="4301529E" w14:textId="77777777" w:rsidR="004E641E" w:rsidRDefault="004E641E" w:rsidP="00BC5AB9">
            <w:r>
              <w:t>Associated Field Significance</w:t>
            </w:r>
          </w:p>
        </w:tc>
        <w:tc>
          <w:tcPr>
            <w:tcW w:w="0" w:type="auto"/>
            <w:vAlign w:val="center"/>
            <w:hideMark/>
          </w:tcPr>
          <w:p w14:paraId="24CB445A" w14:textId="77777777" w:rsidR="004E641E" w:rsidRPr="00772485" w:rsidRDefault="004E641E" w:rsidP="00BC5AB9">
            <w:pPr>
              <w:rPr>
                <w:b/>
              </w:rPr>
            </w:pPr>
            <w:r w:rsidRPr="00772485">
              <w:rPr>
                <w:b/>
              </w:rPr>
              <w:t>5</w:t>
            </w:r>
          </w:p>
        </w:tc>
        <w:tc>
          <w:tcPr>
            <w:tcW w:w="0" w:type="auto"/>
            <w:vAlign w:val="center"/>
            <w:hideMark/>
          </w:tcPr>
          <w:p w14:paraId="2509F914" w14:textId="3DF5C8FE" w:rsidR="004E641E" w:rsidRDefault="00710AB7" w:rsidP="00BC5AB9">
            <w:r w:rsidRPr="00710AB7">
              <w:rPr>
                <w:rStyle w:val="lev"/>
                <w:b w:val="0"/>
                <w:lang w:val="en-US"/>
              </w:rPr>
              <w:t>Indicates that t</w:t>
            </w:r>
            <w:r w:rsidRPr="003C395B">
              <w:rPr>
                <w:rStyle w:val="lev"/>
                <w:b w:val="0"/>
                <w:lang w:val="en-US"/>
              </w:rPr>
              <w:t>he Associated</w:t>
            </w:r>
            <w:r w:rsidRPr="003E52F3">
              <w:rPr>
                <w:rStyle w:val="lev"/>
                <w:b w:val="0"/>
                <w:lang w:val="en-US"/>
              </w:rPr>
              <w:t xml:space="preserve"> </w:t>
            </w:r>
            <w:r>
              <w:rPr>
                <w:rStyle w:val="lev"/>
                <w:b w:val="0"/>
                <w:lang w:val="en-US"/>
              </w:rPr>
              <w:t>F</w:t>
            </w:r>
            <w:r w:rsidRPr="003E52F3">
              <w:rPr>
                <w:rStyle w:val="lev"/>
                <w:b w:val="0"/>
                <w:lang w:val="en-US"/>
              </w:rPr>
              <w:t>ield contains</w:t>
            </w:r>
            <w:r>
              <w:rPr>
                <w:rStyle w:val="lev"/>
                <w:b w:val="0"/>
                <w:lang w:val="en-US"/>
              </w:rPr>
              <w:t xml:space="preserve"> </w:t>
            </w:r>
            <w:r w:rsidRPr="00447421">
              <w:rPr>
                <w:rStyle w:val="lev"/>
                <w:b w:val="0"/>
                <w:lang w:val="en-US"/>
              </w:rPr>
              <w:t>the DAYCLI Quality Control (QC) flag</w:t>
            </w:r>
          </w:p>
        </w:tc>
      </w:tr>
      <w:tr w:rsidR="004E641E" w14:paraId="7FEDFC87" w14:textId="77777777" w:rsidTr="00BC5AB9">
        <w:trPr>
          <w:tblCellSpacing w:w="15" w:type="dxa"/>
        </w:trPr>
        <w:tc>
          <w:tcPr>
            <w:tcW w:w="0" w:type="auto"/>
            <w:vAlign w:val="center"/>
            <w:hideMark/>
          </w:tcPr>
          <w:p w14:paraId="7F9E96EA" w14:textId="77777777" w:rsidR="004E641E" w:rsidRDefault="004E641E" w:rsidP="00BC5AB9">
            <w:r>
              <w:t>0 12 102</w:t>
            </w:r>
          </w:p>
        </w:tc>
        <w:tc>
          <w:tcPr>
            <w:tcW w:w="0" w:type="auto"/>
            <w:vAlign w:val="center"/>
            <w:hideMark/>
          </w:tcPr>
          <w:p w14:paraId="02107909" w14:textId="77777777" w:rsidR="004E641E" w:rsidRDefault="004E641E" w:rsidP="00BC5AB9">
            <w:r>
              <w:t>Minimum Daily Temperature</w:t>
            </w:r>
          </w:p>
        </w:tc>
        <w:tc>
          <w:tcPr>
            <w:tcW w:w="0" w:type="auto"/>
            <w:vAlign w:val="center"/>
            <w:hideMark/>
          </w:tcPr>
          <w:p w14:paraId="4D0002A5" w14:textId="77777777" w:rsidR="004E641E" w:rsidRPr="00772485" w:rsidRDefault="004E641E" w:rsidP="00BC5AB9">
            <w:r w:rsidRPr="00772485">
              <w:rPr>
                <w:rStyle w:val="lev"/>
              </w:rPr>
              <w:t>267.35 K</w:t>
            </w:r>
          </w:p>
        </w:tc>
        <w:tc>
          <w:tcPr>
            <w:tcW w:w="0" w:type="auto"/>
            <w:vAlign w:val="center"/>
            <w:hideMark/>
          </w:tcPr>
          <w:p w14:paraId="14724C83" w14:textId="77777777" w:rsidR="004E641E" w:rsidRDefault="004E641E" w:rsidP="00BC5AB9">
            <w:r>
              <w:t>Lowest air temperature occurring during the observation period.</w:t>
            </w:r>
          </w:p>
        </w:tc>
      </w:tr>
      <w:tr w:rsidR="00F55EB6" w14:paraId="0C29445B" w14:textId="77777777" w:rsidTr="00BC5AB9">
        <w:trPr>
          <w:tblCellSpacing w:w="15" w:type="dxa"/>
        </w:trPr>
        <w:tc>
          <w:tcPr>
            <w:tcW w:w="0" w:type="auto"/>
            <w:vAlign w:val="center"/>
          </w:tcPr>
          <w:p w14:paraId="1C995D56" w14:textId="77777777" w:rsidR="00F55EB6" w:rsidRDefault="00F55EB6" w:rsidP="00F55EB6"/>
        </w:tc>
        <w:tc>
          <w:tcPr>
            <w:tcW w:w="0" w:type="auto"/>
            <w:vAlign w:val="center"/>
          </w:tcPr>
          <w:p w14:paraId="429E6962" w14:textId="77777777" w:rsidR="00F55EB6" w:rsidRDefault="00F55EB6" w:rsidP="00F55EB6"/>
        </w:tc>
        <w:tc>
          <w:tcPr>
            <w:tcW w:w="0" w:type="auto"/>
            <w:vAlign w:val="center"/>
          </w:tcPr>
          <w:p w14:paraId="523DB6D5" w14:textId="26300285" w:rsidR="00F55EB6" w:rsidRPr="00772485" w:rsidRDefault="00F55EB6" w:rsidP="00F55EB6">
            <w:pPr>
              <w:rPr>
                <w:b/>
              </w:rPr>
            </w:pPr>
            <w:r w:rsidRPr="00772485">
              <w:rPr>
                <w:b/>
              </w:rPr>
              <w:t>0</w:t>
            </w:r>
          </w:p>
        </w:tc>
        <w:tc>
          <w:tcPr>
            <w:tcW w:w="0" w:type="auto"/>
            <w:vAlign w:val="center"/>
          </w:tcPr>
          <w:p w14:paraId="249BE83D" w14:textId="0CF1F038" w:rsidR="00F55EB6" w:rsidRDefault="00F55EB6" w:rsidP="00F55EB6">
            <w:r>
              <w:t>Associated QC Flag = 0 (Table 5-3)</w:t>
            </w:r>
          </w:p>
        </w:tc>
      </w:tr>
      <w:tr w:rsidR="00F55EB6" w14:paraId="7CA4EAA1" w14:textId="77777777" w:rsidTr="00BC5AB9">
        <w:trPr>
          <w:tblCellSpacing w:w="15" w:type="dxa"/>
        </w:trPr>
        <w:tc>
          <w:tcPr>
            <w:tcW w:w="0" w:type="auto"/>
            <w:vAlign w:val="center"/>
            <w:hideMark/>
          </w:tcPr>
          <w:p w14:paraId="67FDB70F" w14:textId="77777777" w:rsidR="00F55EB6" w:rsidRDefault="00F55EB6" w:rsidP="00F55EB6">
            <w:r>
              <w:t>2 04 000</w:t>
            </w:r>
          </w:p>
        </w:tc>
        <w:tc>
          <w:tcPr>
            <w:tcW w:w="0" w:type="auto"/>
            <w:vAlign w:val="center"/>
            <w:hideMark/>
          </w:tcPr>
          <w:p w14:paraId="0B64A992" w14:textId="77777777" w:rsidR="00F55EB6" w:rsidRDefault="00F55EB6" w:rsidP="00F55EB6">
            <w:r>
              <w:t>Cancel Associated Field</w:t>
            </w:r>
          </w:p>
        </w:tc>
        <w:tc>
          <w:tcPr>
            <w:tcW w:w="0" w:type="auto"/>
            <w:vAlign w:val="center"/>
            <w:hideMark/>
          </w:tcPr>
          <w:p w14:paraId="2FCA07D4" w14:textId="77777777" w:rsidR="00F55EB6" w:rsidRDefault="00F55EB6" w:rsidP="00F55EB6"/>
        </w:tc>
        <w:tc>
          <w:tcPr>
            <w:tcW w:w="0" w:type="auto"/>
            <w:vAlign w:val="center"/>
            <w:hideMark/>
          </w:tcPr>
          <w:p w14:paraId="749B15EC" w14:textId="192C95DD" w:rsidR="00F55EB6" w:rsidRDefault="00F55EB6" w:rsidP="00F55EB6">
            <w:pPr>
              <w:rPr>
                <w:sz w:val="24"/>
                <w:szCs w:val="24"/>
              </w:rPr>
            </w:pPr>
            <w:r>
              <w:t>See the Associated Field mechanism described in Section 6.3.2</w:t>
            </w:r>
          </w:p>
        </w:tc>
      </w:tr>
    </w:tbl>
    <w:p w14:paraId="1F5D9A3A" w14:textId="77777777" w:rsidR="004E641E" w:rsidRDefault="004E641E" w:rsidP="004E641E">
      <w:pPr>
        <w:pStyle w:val="Titre3"/>
      </w:pPr>
      <w:bookmarkStart w:id="148" w:name="_Toc242708324"/>
      <w:r>
        <w:rPr>
          <w:rStyle w:val="lev"/>
          <w:b/>
          <w:bCs/>
        </w:rPr>
        <w:t>Average Daily Temperature</w:t>
      </w:r>
      <w:bookmarkEnd w:id="148"/>
    </w:p>
    <w:p w14:paraId="40A9E220" w14:textId="762B153B" w:rsidR="004E641E" w:rsidRPr="00514B95" w:rsidRDefault="004E641E" w:rsidP="004E641E">
      <w:pPr>
        <w:rPr>
          <w:lang w:val="en-US"/>
        </w:rPr>
      </w:pPr>
      <w:r w:rsidRPr="00514B95">
        <w:rPr>
          <w:lang w:val="en-US"/>
        </w:rPr>
        <w:t xml:space="preserve">The </w:t>
      </w:r>
      <w:r w:rsidRPr="00514B95">
        <w:rPr>
          <w:rStyle w:val="lev"/>
          <w:lang w:val="en-US"/>
        </w:rPr>
        <w:t>Average Daily Temperature</w:t>
      </w:r>
      <w:r w:rsidRPr="00514B95">
        <w:rPr>
          <w:lang w:val="en-US"/>
        </w:rPr>
        <w:t xml:space="preserve"> is a derived daily climate variable representing the average air temperature over the observation period associated with the </w:t>
      </w:r>
      <w:r w:rsidR="002043EC">
        <w:rPr>
          <w:lang w:val="en-US"/>
        </w:rPr>
        <w:t>Climatological Day</w:t>
      </w:r>
      <w:r w:rsidRPr="00514B95">
        <w:rPr>
          <w:lang w:val="en-US"/>
        </w:rPr>
        <w:t>. Unlike the maximum and minimum daily temperatures, which correspond to the highest and lowest temperatures occurring during the observation period, the daily average temperature is calculated using a method defined by the reporting NMHS.</w:t>
      </w:r>
    </w:p>
    <w:p w14:paraId="5E4AA983" w14:textId="77777777" w:rsidR="004E641E" w:rsidRPr="0037211C" w:rsidRDefault="004E641E" w:rsidP="004E641E">
      <w:r w:rsidRPr="0037211C">
        <w:rPr>
          <w:rStyle w:val="lev"/>
          <w:bCs w:val="0"/>
        </w:rPr>
        <w:t>BUFR Representation</w:t>
      </w:r>
    </w:p>
    <w:p w14:paraId="7155F9FA" w14:textId="77777777" w:rsidR="004E641E" w:rsidRPr="00514B95" w:rsidRDefault="004E641E" w:rsidP="004E641E">
      <w:pPr>
        <w:rPr>
          <w:lang w:val="en-US"/>
        </w:rPr>
      </w:pPr>
      <w:r w:rsidRPr="00514B95">
        <w:rPr>
          <w:lang w:val="en-US"/>
        </w:rPr>
        <w:t xml:space="preserve">The </w:t>
      </w:r>
      <w:r w:rsidRPr="00514B95">
        <w:rPr>
          <w:rStyle w:val="lev"/>
          <w:lang w:val="en-US"/>
        </w:rPr>
        <w:t>Average Daily Temperature</w:t>
      </w:r>
      <w:r w:rsidRPr="00514B95">
        <w:rPr>
          <w:lang w:val="en-US"/>
        </w:rPr>
        <w:t xml:space="preserve"> is represented using the following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935"/>
        <w:gridCol w:w="2242"/>
        <w:gridCol w:w="4125"/>
      </w:tblGrid>
      <w:tr w:rsidR="004E641E" w14:paraId="46F4F224" w14:textId="77777777" w:rsidTr="00BC5AB9">
        <w:trPr>
          <w:tblHeader/>
          <w:tblCellSpacing w:w="15" w:type="dxa"/>
        </w:trPr>
        <w:tc>
          <w:tcPr>
            <w:tcW w:w="0" w:type="auto"/>
            <w:vAlign w:val="center"/>
            <w:hideMark/>
          </w:tcPr>
          <w:p w14:paraId="0A63E189" w14:textId="77777777" w:rsidR="004E641E" w:rsidRDefault="004E641E" w:rsidP="00BC5AB9">
            <w:pPr>
              <w:jc w:val="center"/>
              <w:rPr>
                <w:b/>
                <w:bCs/>
              </w:rPr>
            </w:pPr>
            <w:r>
              <w:rPr>
                <w:b/>
                <w:bCs/>
              </w:rPr>
              <w:t>BUFR Descriptor</w:t>
            </w:r>
          </w:p>
        </w:tc>
        <w:tc>
          <w:tcPr>
            <w:tcW w:w="0" w:type="auto"/>
            <w:vAlign w:val="center"/>
            <w:hideMark/>
          </w:tcPr>
          <w:p w14:paraId="34D00608" w14:textId="77777777" w:rsidR="004E641E" w:rsidRDefault="004E641E" w:rsidP="00BC5AB9">
            <w:pPr>
              <w:jc w:val="center"/>
              <w:rPr>
                <w:b/>
                <w:bCs/>
              </w:rPr>
            </w:pPr>
            <w:r>
              <w:rPr>
                <w:b/>
                <w:bCs/>
              </w:rPr>
              <w:t>Element Name</w:t>
            </w:r>
          </w:p>
        </w:tc>
        <w:tc>
          <w:tcPr>
            <w:tcW w:w="0" w:type="auto"/>
            <w:vAlign w:val="center"/>
            <w:hideMark/>
          </w:tcPr>
          <w:p w14:paraId="2B8442C4" w14:textId="77777777" w:rsidR="004E641E" w:rsidRDefault="004E641E" w:rsidP="00BC5AB9">
            <w:pPr>
              <w:jc w:val="center"/>
              <w:rPr>
                <w:b/>
                <w:bCs/>
              </w:rPr>
            </w:pPr>
            <w:r>
              <w:rPr>
                <w:b/>
                <w:bCs/>
              </w:rPr>
              <w:t>Example</w:t>
            </w:r>
          </w:p>
        </w:tc>
        <w:tc>
          <w:tcPr>
            <w:tcW w:w="0" w:type="auto"/>
            <w:vAlign w:val="center"/>
            <w:hideMark/>
          </w:tcPr>
          <w:p w14:paraId="0C021539" w14:textId="77777777" w:rsidR="004E641E" w:rsidRDefault="004E641E" w:rsidP="00BC5AB9">
            <w:pPr>
              <w:jc w:val="center"/>
              <w:rPr>
                <w:b/>
                <w:bCs/>
              </w:rPr>
            </w:pPr>
            <w:r>
              <w:rPr>
                <w:b/>
                <w:bCs/>
              </w:rPr>
              <w:t>Remarks</w:t>
            </w:r>
          </w:p>
        </w:tc>
      </w:tr>
      <w:tr w:rsidR="004E641E" w14:paraId="0FF736D9" w14:textId="77777777" w:rsidTr="00BC5AB9">
        <w:trPr>
          <w:tblCellSpacing w:w="15" w:type="dxa"/>
        </w:trPr>
        <w:tc>
          <w:tcPr>
            <w:tcW w:w="0" w:type="auto"/>
            <w:vAlign w:val="center"/>
            <w:hideMark/>
          </w:tcPr>
          <w:p w14:paraId="3DFA1F07" w14:textId="77777777" w:rsidR="004E641E" w:rsidRDefault="004E641E" w:rsidP="00BC5AB9">
            <w:r>
              <w:t>0 08 028</w:t>
            </w:r>
          </w:p>
        </w:tc>
        <w:tc>
          <w:tcPr>
            <w:tcW w:w="0" w:type="auto"/>
            <w:vAlign w:val="center"/>
            <w:hideMark/>
          </w:tcPr>
          <w:p w14:paraId="3F85221D" w14:textId="77777777" w:rsidR="004E641E" w:rsidRDefault="004E641E" w:rsidP="00BC5AB9">
            <w:r>
              <w:t>Extended Time Significance</w:t>
            </w:r>
          </w:p>
        </w:tc>
        <w:tc>
          <w:tcPr>
            <w:tcW w:w="0" w:type="auto"/>
            <w:vAlign w:val="center"/>
            <w:hideMark/>
          </w:tcPr>
          <w:p w14:paraId="717A92D1" w14:textId="77777777" w:rsidR="004E641E" w:rsidRDefault="004E641E" w:rsidP="00BC5AB9">
            <w:r>
              <w:t>41</w:t>
            </w:r>
          </w:p>
        </w:tc>
        <w:tc>
          <w:tcPr>
            <w:tcW w:w="0" w:type="auto"/>
            <w:vAlign w:val="center"/>
            <w:hideMark/>
          </w:tcPr>
          <w:p w14:paraId="065F456E" w14:textId="77777777" w:rsidR="004E641E" w:rsidRDefault="004E641E" w:rsidP="00BC5AB9">
            <w:r>
              <w:t>Indicates that the following information refers to an observation period.</w:t>
            </w:r>
          </w:p>
        </w:tc>
      </w:tr>
      <w:tr w:rsidR="004E641E" w14:paraId="419368AB" w14:textId="77777777" w:rsidTr="00BC5AB9">
        <w:trPr>
          <w:tblCellSpacing w:w="15" w:type="dxa"/>
        </w:trPr>
        <w:tc>
          <w:tcPr>
            <w:tcW w:w="0" w:type="auto"/>
            <w:vAlign w:val="center"/>
            <w:hideMark/>
          </w:tcPr>
          <w:p w14:paraId="19FFEAEA" w14:textId="77777777" w:rsidR="004E641E" w:rsidRDefault="004E641E" w:rsidP="00BC5AB9">
            <w:r>
              <w:t>3 01 014</w:t>
            </w:r>
          </w:p>
        </w:tc>
        <w:tc>
          <w:tcPr>
            <w:tcW w:w="0" w:type="auto"/>
            <w:vAlign w:val="center"/>
            <w:hideMark/>
          </w:tcPr>
          <w:p w14:paraId="09E3E2CF" w14:textId="77777777" w:rsidR="004E641E" w:rsidRDefault="004E641E" w:rsidP="00BC5AB9">
            <w:r>
              <w:t>Time Period</w:t>
            </w:r>
          </w:p>
        </w:tc>
        <w:tc>
          <w:tcPr>
            <w:tcW w:w="0" w:type="auto"/>
            <w:vAlign w:val="center"/>
            <w:hideMark/>
          </w:tcPr>
          <w:p w14:paraId="0680E3D6" w14:textId="77777777" w:rsidR="004E641E" w:rsidRDefault="004E641E" w:rsidP="00BC5AB9">
            <w:r>
              <w:t>2026-01-15 08:01 → 2026-01-16 08:00</w:t>
            </w:r>
          </w:p>
        </w:tc>
        <w:tc>
          <w:tcPr>
            <w:tcW w:w="0" w:type="auto"/>
            <w:vAlign w:val="center"/>
            <w:hideMark/>
          </w:tcPr>
          <w:p w14:paraId="19B14AE8" w14:textId="77777777" w:rsidR="004E641E" w:rsidRDefault="004E641E" w:rsidP="00BC5AB9">
            <w:r>
              <w:t>Defines the observation period (see Section 7.3.3).</w:t>
            </w:r>
          </w:p>
        </w:tc>
      </w:tr>
      <w:tr w:rsidR="00F55EB6" w14:paraId="540A87FD" w14:textId="77777777" w:rsidTr="00BC5AB9">
        <w:trPr>
          <w:tblCellSpacing w:w="15" w:type="dxa"/>
        </w:trPr>
        <w:tc>
          <w:tcPr>
            <w:tcW w:w="0" w:type="auto"/>
            <w:vAlign w:val="center"/>
            <w:hideMark/>
          </w:tcPr>
          <w:p w14:paraId="4F233F69" w14:textId="77777777" w:rsidR="00F55EB6" w:rsidRDefault="00F55EB6" w:rsidP="00F55EB6">
            <w:r>
              <w:t>2 04 008</w:t>
            </w:r>
          </w:p>
        </w:tc>
        <w:tc>
          <w:tcPr>
            <w:tcW w:w="0" w:type="auto"/>
            <w:vAlign w:val="center"/>
            <w:hideMark/>
          </w:tcPr>
          <w:p w14:paraId="16449070" w14:textId="77777777" w:rsidR="00F55EB6" w:rsidRDefault="00F55EB6" w:rsidP="00F55EB6">
            <w:r>
              <w:t>Add Associated Field</w:t>
            </w:r>
          </w:p>
        </w:tc>
        <w:tc>
          <w:tcPr>
            <w:tcW w:w="0" w:type="auto"/>
            <w:vAlign w:val="center"/>
            <w:hideMark/>
          </w:tcPr>
          <w:p w14:paraId="5F65E4BD" w14:textId="77777777" w:rsidR="00F55EB6" w:rsidRDefault="00F55EB6" w:rsidP="00F55EB6"/>
        </w:tc>
        <w:tc>
          <w:tcPr>
            <w:tcW w:w="0" w:type="auto"/>
            <w:vAlign w:val="center"/>
            <w:hideMark/>
          </w:tcPr>
          <w:p w14:paraId="63050E82" w14:textId="5E7DEDBD" w:rsidR="00F55EB6" w:rsidRDefault="00F55EB6" w:rsidP="00F55EB6">
            <w:pPr>
              <w:rPr>
                <w:sz w:val="24"/>
                <w:szCs w:val="24"/>
              </w:rPr>
            </w:pPr>
            <w:r>
              <w:t>See the Associated Field mechanism described in Section 6.3.2</w:t>
            </w:r>
          </w:p>
        </w:tc>
      </w:tr>
      <w:tr w:rsidR="00F55EB6" w14:paraId="12663160" w14:textId="77777777" w:rsidTr="00BC5AB9">
        <w:trPr>
          <w:tblCellSpacing w:w="15" w:type="dxa"/>
        </w:trPr>
        <w:tc>
          <w:tcPr>
            <w:tcW w:w="0" w:type="auto"/>
            <w:vAlign w:val="center"/>
            <w:hideMark/>
          </w:tcPr>
          <w:p w14:paraId="330FCAEE" w14:textId="77777777" w:rsidR="00F55EB6" w:rsidRDefault="00F55EB6" w:rsidP="00F55EB6">
            <w:r>
              <w:t>0 31 021</w:t>
            </w:r>
          </w:p>
        </w:tc>
        <w:tc>
          <w:tcPr>
            <w:tcW w:w="0" w:type="auto"/>
            <w:vAlign w:val="center"/>
            <w:hideMark/>
          </w:tcPr>
          <w:p w14:paraId="7FE8D404" w14:textId="77777777" w:rsidR="00F55EB6" w:rsidRDefault="00F55EB6" w:rsidP="00F55EB6">
            <w:r>
              <w:t>Associated Field Significance</w:t>
            </w:r>
          </w:p>
        </w:tc>
        <w:tc>
          <w:tcPr>
            <w:tcW w:w="0" w:type="auto"/>
            <w:vAlign w:val="center"/>
            <w:hideMark/>
          </w:tcPr>
          <w:p w14:paraId="221A8934" w14:textId="77777777" w:rsidR="00F55EB6" w:rsidRDefault="00F55EB6" w:rsidP="00F55EB6">
            <w:r>
              <w:t>5</w:t>
            </w:r>
          </w:p>
        </w:tc>
        <w:tc>
          <w:tcPr>
            <w:tcW w:w="0" w:type="auto"/>
            <w:vAlign w:val="center"/>
            <w:hideMark/>
          </w:tcPr>
          <w:p w14:paraId="6F0E4B28" w14:textId="1501684F" w:rsidR="00F55EB6" w:rsidRDefault="00710AB7" w:rsidP="00F55EB6">
            <w:r w:rsidRPr="00710AB7">
              <w:rPr>
                <w:rStyle w:val="lev"/>
                <w:b w:val="0"/>
                <w:lang w:val="en-US"/>
              </w:rPr>
              <w:t>Indicates that t</w:t>
            </w:r>
            <w:r w:rsidRPr="003C395B">
              <w:rPr>
                <w:rStyle w:val="lev"/>
                <w:b w:val="0"/>
                <w:lang w:val="en-US"/>
              </w:rPr>
              <w:t>he Associated</w:t>
            </w:r>
            <w:r w:rsidRPr="003E52F3">
              <w:rPr>
                <w:rStyle w:val="lev"/>
                <w:b w:val="0"/>
                <w:lang w:val="en-US"/>
              </w:rPr>
              <w:t xml:space="preserve"> </w:t>
            </w:r>
            <w:r>
              <w:rPr>
                <w:rStyle w:val="lev"/>
                <w:b w:val="0"/>
                <w:lang w:val="en-US"/>
              </w:rPr>
              <w:t>F</w:t>
            </w:r>
            <w:r w:rsidRPr="003E52F3">
              <w:rPr>
                <w:rStyle w:val="lev"/>
                <w:b w:val="0"/>
                <w:lang w:val="en-US"/>
              </w:rPr>
              <w:t>ield contains</w:t>
            </w:r>
            <w:r>
              <w:rPr>
                <w:rStyle w:val="lev"/>
                <w:b w:val="0"/>
                <w:lang w:val="en-US"/>
              </w:rPr>
              <w:t xml:space="preserve"> </w:t>
            </w:r>
            <w:r w:rsidRPr="00447421">
              <w:rPr>
                <w:rStyle w:val="lev"/>
                <w:b w:val="0"/>
                <w:lang w:val="en-US"/>
              </w:rPr>
              <w:t>the DAYCLI Quality Control (QC)</w:t>
            </w:r>
            <w:r w:rsidR="00F55EB6" w:rsidRPr="00447421">
              <w:rPr>
                <w:rStyle w:val="lev"/>
                <w:b w:val="0"/>
                <w:lang w:val="en-US"/>
              </w:rPr>
              <w:t xml:space="preserve"> </w:t>
            </w:r>
          </w:p>
        </w:tc>
      </w:tr>
      <w:tr w:rsidR="004E641E" w14:paraId="6D096EE1" w14:textId="77777777" w:rsidTr="00BC5AB9">
        <w:trPr>
          <w:tblCellSpacing w:w="15" w:type="dxa"/>
        </w:trPr>
        <w:tc>
          <w:tcPr>
            <w:tcW w:w="0" w:type="auto"/>
            <w:vAlign w:val="center"/>
            <w:hideMark/>
          </w:tcPr>
          <w:p w14:paraId="7580DC74" w14:textId="77777777" w:rsidR="004E641E" w:rsidRDefault="004E641E" w:rsidP="00BC5AB9">
            <w:r>
              <w:t>0 12 103</w:t>
            </w:r>
          </w:p>
        </w:tc>
        <w:tc>
          <w:tcPr>
            <w:tcW w:w="0" w:type="auto"/>
            <w:vAlign w:val="center"/>
            <w:hideMark/>
          </w:tcPr>
          <w:p w14:paraId="6B965143" w14:textId="77777777" w:rsidR="004E641E" w:rsidRDefault="004E641E" w:rsidP="00BC5AB9">
            <w:r>
              <w:t>Average Daily Temperature</w:t>
            </w:r>
          </w:p>
        </w:tc>
        <w:tc>
          <w:tcPr>
            <w:tcW w:w="0" w:type="auto"/>
            <w:vAlign w:val="center"/>
            <w:hideMark/>
          </w:tcPr>
          <w:p w14:paraId="00B872C0" w14:textId="77777777" w:rsidR="004E641E" w:rsidRDefault="004E641E" w:rsidP="00BC5AB9">
            <w:r>
              <w:rPr>
                <w:rStyle w:val="lev"/>
              </w:rPr>
              <w:t>289.75 K</w:t>
            </w:r>
          </w:p>
        </w:tc>
        <w:tc>
          <w:tcPr>
            <w:tcW w:w="0" w:type="auto"/>
            <w:vAlign w:val="center"/>
            <w:hideMark/>
          </w:tcPr>
          <w:p w14:paraId="3F16E985" w14:textId="77777777" w:rsidR="004E641E" w:rsidRDefault="004E641E" w:rsidP="00BC5AB9">
            <w:r>
              <w:t>Average air temperature for the observation period.</w:t>
            </w:r>
          </w:p>
        </w:tc>
      </w:tr>
      <w:tr w:rsidR="00F55EB6" w14:paraId="39F1FBC5" w14:textId="77777777" w:rsidTr="00BC5AB9">
        <w:trPr>
          <w:tblCellSpacing w:w="15" w:type="dxa"/>
        </w:trPr>
        <w:tc>
          <w:tcPr>
            <w:tcW w:w="0" w:type="auto"/>
            <w:vAlign w:val="center"/>
          </w:tcPr>
          <w:p w14:paraId="5E30F39D" w14:textId="77777777" w:rsidR="00F55EB6" w:rsidRDefault="00F55EB6" w:rsidP="00F55EB6"/>
        </w:tc>
        <w:tc>
          <w:tcPr>
            <w:tcW w:w="0" w:type="auto"/>
            <w:vAlign w:val="center"/>
          </w:tcPr>
          <w:p w14:paraId="16FEC2C7" w14:textId="77777777" w:rsidR="00F55EB6" w:rsidRDefault="00F55EB6" w:rsidP="00F55EB6"/>
        </w:tc>
        <w:tc>
          <w:tcPr>
            <w:tcW w:w="0" w:type="auto"/>
            <w:vAlign w:val="center"/>
          </w:tcPr>
          <w:p w14:paraId="4682FF9E" w14:textId="1354820C" w:rsidR="00F55EB6" w:rsidRDefault="00F55EB6" w:rsidP="00F55EB6">
            <w:r>
              <w:t>0</w:t>
            </w:r>
          </w:p>
        </w:tc>
        <w:tc>
          <w:tcPr>
            <w:tcW w:w="0" w:type="auto"/>
            <w:vAlign w:val="center"/>
          </w:tcPr>
          <w:p w14:paraId="2A953A80" w14:textId="54A7F730" w:rsidR="00F55EB6" w:rsidRDefault="00F55EB6" w:rsidP="00F55EB6">
            <w:r>
              <w:t>Associated QC Flag = 0 (Table 5-3)</w:t>
            </w:r>
          </w:p>
        </w:tc>
      </w:tr>
      <w:tr w:rsidR="00F55EB6" w14:paraId="1258BDC0" w14:textId="77777777" w:rsidTr="00BC5AB9">
        <w:trPr>
          <w:tblCellSpacing w:w="15" w:type="dxa"/>
        </w:trPr>
        <w:tc>
          <w:tcPr>
            <w:tcW w:w="0" w:type="auto"/>
            <w:vAlign w:val="center"/>
            <w:hideMark/>
          </w:tcPr>
          <w:p w14:paraId="1DEF91B2" w14:textId="77777777" w:rsidR="00F55EB6" w:rsidRDefault="00F55EB6" w:rsidP="00F55EB6">
            <w:r>
              <w:t>2 04 000</w:t>
            </w:r>
          </w:p>
        </w:tc>
        <w:tc>
          <w:tcPr>
            <w:tcW w:w="0" w:type="auto"/>
            <w:vAlign w:val="center"/>
            <w:hideMark/>
          </w:tcPr>
          <w:p w14:paraId="0AB51922" w14:textId="77777777" w:rsidR="00F55EB6" w:rsidRDefault="00F55EB6" w:rsidP="00F55EB6">
            <w:r>
              <w:t>Cancel Associated Field</w:t>
            </w:r>
          </w:p>
        </w:tc>
        <w:tc>
          <w:tcPr>
            <w:tcW w:w="0" w:type="auto"/>
            <w:vAlign w:val="center"/>
            <w:hideMark/>
          </w:tcPr>
          <w:p w14:paraId="6091DB0E" w14:textId="77777777" w:rsidR="00F55EB6" w:rsidRDefault="00F55EB6" w:rsidP="00F55EB6"/>
        </w:tc>
        <w:tc>
          <w:tcPr>
            <w:tcW w:w="0" w:type="auto"/>
            <w:vAlign w:val="center"/>
            <w:hideMark/>
          </w:tcPr>
          <w:p w14:paraId="568DA0A5" w14:textId="379B972D" w:rsidR="00F55EB6" w:rsidRDefault="00F55EB6" w:rsidP="00F55EB6">
            <w:pPr>
              <w:rPr>
                <w:sz w:val="24"/>
                <w:szCs w:val="24"/>
              </w:rPr>
            </w:pPr>
            <w:r>
              <w:t>See the Associated Field mechanism described in Section 6.3.2</w:t>
            </w:r>
          </w:p>
        </w:tc>
      </w:tr>
    </w:tbl>
    <w:p w14:paraId="71742020" w14:textId="0397EB50" w:rsidR="004E641E" w:rsidRPr="00514B95" w:rsidRDefault="004E641E" w:rsidP="004E641E">
      <w:pPr>
        <w:rPr>
          <w:lang w:val="en-US"/>
        </w:rPr>
      </w:pPr>
      <w:r w:rsidRPr="00514B95">
        <w:rPr>
          <w:lang w:val="en-US"/>
        </w:rPr>
        <w:t xml:space="preserve">The method used to </w:t>
      </w:r>
      <w:r w:rsidR="00041E3E">
        <w:rPr>
          <w:lang w:val="en-US"/>
        </w:rPr>
        <w:t>calculate</w:t>
      </w:r>
      <w:r w:rsidR="00041E3E" w:rsidRPr="00514B95">
        <w:rPr>
          <w:lang w:val="en-US"/>
        </w:rPr>
        <w:t xml:space="preserve"> </w:t>
      </w:r>
      <w:r w:rsidRPr="00514B95">
        <w:rPr>
          <w:lang w:val="en-US"/>
        </w:rPr>
        <w:t xml:space="preserve">the average daily temperature shall be identified using the </w:t>
      </w:r>
      <w:r w:rsidRPr="00514B95">
        <w:rPr>
          <w:rStyle w:val="lev"/>
          <w:lang w:val="en-US"/>
        </w:rPr>
        <w:t>Method Used to Derive Average Daily Temperature</w:t>
      </w:r>
      <w:r w:rsidRPr="00514B95">
        <w:rPr>
          <w:lang w:val="en-US"/>
        </w:rPr>
        <w:t xml:space="preserve"> descriptor described in Section 5</w:t>
      </w:r>
      <w:r>
        <w:rPr>
          <w:lang w:val="en-US"/>
        </w:rPr>
        <w:t xml:space="preserve"> and is included earlier in the message</w:t>
      </w:r>
      <w:r w:rsidR="00341448">
        <w:rPr>
          <w:lang w:val="en-US"/>
        </w:rPr>
        <w:t xml:space="preserve"> (BUFR descriptor 0 08 094)</w:t>
      </w:r>
      <w:r>
        <w:rPr>
          <w:lang w:val="en-US"/>
        </w:rPr>
        <w:t>.</w:t>
      </w:r>
    </w:p>
    <w:p w14:paraId="6F271477" w14:textId="670364CC" w:rsidR="004E641E" w:rsidRDefault="004E641E" w:rsidP="004E641E">
      <w:pPr>
        <w:rPr>
          <w:rStyle w:val="lev"/>
          <w:bCs w:val="0"/>
        </w:rPr>
      </w:pPr>
      <w:r w:rsidRPr="00514B95">
        <w:rPr>
          <w:rStyle w:val="lev"/>
          <w:bCs w:val="0"/>
        </w:rPr>
        <w:t>Implementation Note</w:t>
      </w:r>
      <w:r>
        <w:rPr>
          <w:rStyle w:val="lev"/>
          <w:bCs w:val="0"/>
        </w:rPr>
        <w:t xml:space="preserve">: </w:t>
      </w:r>
      <w:r>
        <w:t>DAYCLI does not prescribe a particular calculation method</w:t>
      </w:r>
      <w:r w:rsidR="007C595B">
        <w:t xml:space="preserve"> for mean temperature</w:t>
      </w:r>
      <w:r>
        <w:t>; it standardizes the representation of the resulting daily value and provides the information needed to identify how it was derived.</w:t>
      </w:r>
    </w:p>
    <w:p w14:paraId="06F53DA0" w14:textId="77777777" w:rsidR="004E641E" w:rsidRPr="007C595B" w:rsidRDefault="004E641E" w:rsidP="004E641E">
      <w:pPr>
        <w:rPr>
          <w:b/>
          <w:lang w:val="en-US"/>
        </w:rPr>
      </w:pPr>
      <w:r w:rsidRPr="007C595B">
        <w:rPr>
          <w:rStyle w:val="lev"/>
          <w:b w:val="0"/>
          <w:lang w:val="en-US"/>
        </w:rPr>
        <w:lastRenderedPageBreak/>
        <w:t>The preceding sections have described how the principal DAYCLI information elements are represented within the BUFR sequence. Together, these elements provide the complete BUFR representation required to exchange a DAYCLI message.</w:t>
      </w:r>
    </w:p>
    <w:p w14:paraId="0949D927" w14:textId="77777777" w:rsidR="004E641E" w:rsidRPr="007C595B" w:rsidRDefault="004E641E" w:rsidP="004E641E">
      <w:pPr>
        <w:rPr>
          <w:b/>
          <w:lang w:val="en-US"/>
        </w:rPr>
      </w:pPr>
      <w:r w:rsidRPr="007C595B">
        <w:rPr>
          <w:rStyle w:val="lev"/>
          <w:b w:val="0"/>
          <w:lang w:val="en-US"/>
        </w:rPr>
        <w:t>The following Part moves from the representation of DAYCLI data to the practical considerations for implementing DAYCLI within NMHSs.</w:t>
      </w:r>
    </w:p>
    <w:p w14:paraId="711C5F38" w14:textId="77777777" w:rsidR="004E641E" w:rsidRDefault="004E641E" w:rsidP="004E641E">
      <w:pPr>
        <w:jc w:val="left"/>
      </w:pPr>
      <w:r>
        <w:br w:type="page"/>
      </w:r>
    </w:p>
    <w:p w14:paraId="687DCE11" w14:textId="4961CB0F" w:rsidR="004E641E" w:rsidRPr="00596D75" w:rsidRDefault="004E641E" w:rsidP="004E641E">
      <w:pPr>
        <w:pStyle w:val="Part"/>
        <w:rPr>
          <w:lang w:eastAsia="fr-FR"/>
        </w:rPr>
      </w:pPr>
      <w:bookmarkStart w:id="149" w:name="_Toc242708325"/>
      <w:bookmarkStart w:id="150" w:name="_Toc222331201"/>
      <w:r w:rsidRPr="00596D75">
        <w:rPr>
          <w:lang w:eastAsia="fr-FR"/>
        </w:rPr>
        <w:lastRenderedPageBreak/>
        <w:t xml:space="preserve">Part V </w:t>
      </w:r>
      <w:r w:rsidR="00F324EF">
        <w:t>-</w:t>
      </w:r>
      <w:r w:rsidR="001465B4">
        <w:rPr>
          <w:lang w:eastAsia="fr-FR"/>
        </w:rPr>
        <w:t xml:space="preserve"> </w:t>
      </w:r>
      <w:r w:rsidRPr="00596D75">
        <w:rPr>
          <w:lang w:eastAsia="fr-FR"/>
        </w:rPr>
        <w:t>Implementation</w:t>
      </w:r>
      <w:bookmarkEnd w:id="149"/>
    </w:p>
    <w:p w14:paraId="5C93F2D7" w14:textId="22DC220A" w:rsidR="004E641E" w:rsidRPr="00055691" w:rsidRDefault="004E641E" w:rsidP="004E641E">
      <w:pPr>
        <w:rPr>
          <w:lang w:val="en-US" w:eastAsia="fr-FR"/>
        </w:rPr>
      </w:pPr>
      <w:r>
        <w:t xml:space="preserve">This Part provides practical guidance to support </w:t>
      </w:r>
      <w:r w:rsidR="00C73DBA">
        <w:t>the implementation of DAYCLI by NMHSs</w:t>
      </w:r>
      <w:r>
        <w:t>.</w:t>
      </w:r>
      <w:r w:rsidRPr="0064210F">
        <w:rPr>
          <w:lang w:val="en-US" w:eastAsia="fr-FR"/>
        </w:rPr>
        <w:t xml:space="preserve"> </w:t>
      </w:r>
      <w:r w:rsidRPr="00FF051D">
        <w:rPr>
          <w:lang w:val="en-US" w:eastAsia="fr-FR"/>
        </w:rPr>
        <w:t xml:space="preserve">Successful implementation begins with a thorough understanding of national climatological practices, </w:t>
      </w:r>
      <w:r w:rsidR="00C73DBA">
        <w:rPr>
          <w:lang w:val="en-US" w:eastAsia="fr-FR"/>
        </w:rPr>
        <w:t xml:space="preserve">national </w:t>
      </w:r>
      <w:r w:rsidRPr="00FF051D">
        <w:rPr>
          <w:lang w:val="en-US" w:eastAsia="fr-FR"/>
        </w:rPr>
        <w:t xml:space="preserve">operational workflows and existing </w:t>
      </w:r>
      <w:r w:rsidR="00C73DBA">
        <w:rPr>
          <w:lang w:val="en-US" w:eastAsia="fr-FR"/>
        </w:rPr>
        <w:t xml:space="preserve">national </w:t>
      </w:r>
      <w:r w:rsidRPr="00FF051D">
        <w:rPr>
          <w:lang w:val="en-US" w:eastAsia="fr-FR"/>
        </w:rPr>
        <w:t>systems.</w:t>
      </w:r>
      <w:r w:rsidRPr="0064210F">
        <w:rPr>
          <w:lang w:val="en-US" w:eastAsia="fr-FR"/>
        </w:rPr>
        <w:t xml:space="preserve"> </w:t>
      </w:r>
      <w:r w:rsidRPr="00FF051D">
        <w:rPr>
          <w:lang w:val="en-US" w:eastAsia="fr-FR"/>
        </w:rPr>
        <w:t xml:space="preserve">Once this understanding has been established, the information required for international exchange can be identified, </w:t>
      </w:r>
      <w:r w:rsidR="00502E27">
        <w:rPr>
          <w:lang w:val="en-US" w:eastAsia="fr-FR"/>
        </w:rPr>
        <w:t xml:space="preserve">compiled and </w:t>
      </w:r>
      <w:r w:rsidRPr="00FF051D">
        <w:rPr>
          <w:lang w:val="en-US" w:eastAsia="fr-FR"/>
        </w:rPr>
        <w:t>mapped to the DAYCLI exchange model and progressively integrated into operational data flows.</w:t>
      </w:r>
    </w:p>
    <w:p w14:paraId="32D80649" w14:textId="77777777" w:rsidR="004E641E" w:rsidRDefault="004E641E" w:rsidP="004E641E">
      <w:pPr>
        <w:pStyle w:val="Titre1"/>
      </w:pPr>
      <w:r w:rsidRPr="00FF051D">
        <w:rPr>
          <w:lang w:val="en-US" w:eastAsia="fr-FR"/>
        </w:rPr>
        <w:t xml:space="preserve"> </w:t>
      </w:r>
      <w:bookmarkStart w:id="151" w:name="_Toc242708326"/>
      <w:r>
        <w:t>Preparing for DAYCLI Implementation</w:t>
      </w:r>
      <w:bookmarkEnd w:id="151"/>
    </w:p>
    <w:p w14:paraId="2475F2BE" w14:textId="77777777" w:rsidR="004E641E" w:rsidRPr="00C13DEB" w:rsidRDefault="004E641E" w:rsidP="00502E27">
      <w:pPr>
        <w:pStyle w:val="Titre2"/>
        <w:numPr>
          <w:ilvl w:val="1"/>
          <w:numId w:val="18"/>
        </w:numPr>
      </w:pPr>
      <w:bookmarkStart w:id="152" w:name="_Toc242708327"/>
      <w:r w:rsidRPr="00C13DEB">
        <w:t>Understanding National Climatological Practices</w:t>
      </w:r>
      <w:bookmarkEnd w:id="152"/>
    </w:p>
    <w:p w14:paraId="5BEE1CCB" w14:textId="77777777" w:rsidR="004E641E" w:rsidRPr="001C1D71" w:rsidRDefault="004E641E" w:rsidP="004E641E">
      <w:pPr>
        <w:rPr>
          <w:lang w:val="en-US" w:eastAsia="fr-FR"/>
        </w:rPr>
      </w:pPr>
      <w:r w:rsidRPr="001C1D71">
        <w:rPr>
          <w:lang w:val="en-US" w:eastAsia="fr-FR"/>
        </w:rPr>
        <w:t>One of the fundamental principles of DAYCLI is that implementing the international exchange of daily climate data does not require NMHSs to change their established climatological practices. National definitions, observing practices and operational procedures remain under the responsibility of each NMHS and continue to provide the scientific basis for the production of official national climate datasets.</w:t>
      </w:r>
    </w:p>
    <w:p w14:paraId="58D3734F" w14:textId="02B5CCD5" w:rsidR="004E641E" w:rsidRPr="001C1D71" w:rsidRDefault="004E641E" w:rsidP="004E641E">
      <w:pPr>
        <w:rPr>
          <w:lang w:val="en-US" w:eastAsia="fr-FR"/>
        </w:rPr>
      </w:pPr>
      <w:r w:rsidRPr="001C1D71">
        <w:rPr>
          <w:lang w:val="en-US" w:eastAsia="fr-FR"/>
        </w:rPr>
        <w:t xml:space="preserve">Experience gained from the implementation of </w:t>
      </w:r>
      <w:r w:rsidR="00C73DBA">
        <w:rPr>
          <w:lang w:val="en-US" w:eastAsia="fr-FR"/>
        </w:rPr>
        <w:t xml:space="preserve">Climate Data Management System (CDMS) </w:t>
      </w:r>
      <w:r w:rsidRPr="001C1D71">
        <w:rPr>
          <w:lang w:val="en-US" w:eastAsia="fr-FR"/>
        </w:rPr>
        <w:t>in many NMHSs has shown that one of the most important preparatory steps for DAYCLI implementation is to develop a comprehensive understanding of these existing national practices. Although they form the foundation of national climate datasets, they are not always documented in a single location or described in a consistent manner. Information may be distributed across operational manuals, technical procedures, software documentation, database configurations or embedded directly within operational processing systems. In some cases, important elements of this knowledge may rely primarily on long-established operational experience. Developing this understanding often requires discussions with climatologists, observing network specialists, CDMS managers, software developers and other operational experts in order to reconstruct how daily climate values are actually produced throughout the operational data flow.</w:t>
      </w:r>
    </w:p>
    <w:p w14:paraId="42FB7631" w14:textId="34ADA88C" w:rsidR="004E641E" w:rsidRPr="001C1D71" w:rsidRDefault="004E641E" w:rsidP="004E641E">
      <w:pPr>
        <w:rPr>
          <w:lang w:val="en-US" w:eastAsia="fr-FR"/>
        </w:rPr>
      </w:pPr>
      <w:r w:rsidRPr="001C1D71">
        <w:rPr>
          <w:lang w:val="en-US" w:eastAsia="fr-FR"/>
        </w:rPr>
        <w:t xml:space="preserve">Particular attention should be given to identifying the national definitions and operational rules used to produce daily climate values. These include, for example, the national observation hours adopted for climatological purposes, the observation schedules used by conventional and AWSs, the actual observation or accumulation periods on which each reported daily climate variable is based (i.e. the </w:t>
      </w:r>
      <w:r w:rsidR="002043EC">
        <w:rPr>
          <w:lang w:val="en-US" w:eastAsia="fr-FR"/>
        </w:rPr>
        <w:t>Climatological Day</w:t>
      </w:r>
      <w:r w:rsidRPr="001C1D71">
        <w:rPr>
          <w:lang w:val="en-US" w:eastAsia="fr-FR"/>
        </w:rPr>
        <w:t>(s)), the calculation methods applied to derived variables, and the quality control and validation procedures used before daily values become part of the official national climate record. Together, these elements define the scientific context required for the correct interpretation and meaningful international exchange of daily climate data.</w:t>
      </w:r>
    </w:p>
    <w:p w14:paraId="43F1FD22" w14:textId="77777777" w:rsidR="004E641E" w:rsidRDefault="004E641E" w:rsidP="004E641E">
      <w:pPr>
        <w:rPr>
          <w:lang w:val="en-US" w:eastAsia="fr-FR"/>
        </w:rPr>
      </w:pPr>
      <w:r w:rsidRPr="001C1D71">
        <w:rPr>
          <w:lang w:val="en-US" w:eastAsia="fr-FR"/>
        </w:rPr>
        <w:t xml:space="preserve">DAYCLI implementation therefore offers an opportunity not only to prepare data for international exchange, but also to consolidate and document national climatological practices. </w:t>
      </w:r>
      <w:r>
        <w:t>This process will strengthen institutional knowledge, facilitate future system developments and contribute to the long-term preservation of climatological expertise within NMHSs.</w:t>
      </w:r>
      <w:r w:rsidRPr="003532E7">
        <w:t xml:space="preserve"> </w:t>
      </w:r>
      <w:r>
        <w:t>Consequently, many of the activities described in this section are consistent with the principles promoted in WMO guidance on climate data management and quality assurance, as well as internationally recognized quality management systems such as ISO 9001.</w:t>
      </w:r>
    </w:p>
    <w:p w14:paraId="3588D832" w14:textId="77777777" w:rsidR="004E641E" w:rsidRDefault="004E641E" w:rsidP="00502E27">
      <w:pPr>
        <w:pStyle w:val="Titre2"/>
        <w:numPr>
          <w:ilvl w:val="1"/>
          <w:numId w:val="17"/>
        </w:numPr>
        <w:rPr>
          <w:lang w:val="en-US"/>
        </w:rPr>
      </w:pPr>
      <w:bookmarkStart w:id="153" w:name="_Toc242708328"/>
      <w:r>
        <w:t>Understanding the National Operational Workflow</w:t>
      </w:r>
      <w:bookmarkEnd w:id="153"/>
    </w:p>
    <w:p w14:paraId="5DDABDA5" w14:textId="77777777" w:rsidR="004E641E" w:rsidRPr="00035B8A" w:rsidRDefault="004E641E" w:rsidP="004E641E">
      <w:pPr>
        <w:rPr>
          <w:lang w:val="en-US"/>
        </w:rPr>
      </w:pPr>
      <w:r w:rsidRPr="00035B8A">
        <w:rPr>
          <w:lang w:val="en-US"/>
        </w:rPr>
        <w:t xml:space="preserve">In addition to understanding national climatological practices, successful DAYCLI implementation requires a clear understanding of the operational workflow through which official daily climate datasets are produced. </w:t>
      </w:r>
      <w:r>
        <w:rPr>
          <w:lang w:val="en-US"/>
        </w:rPr>
        <w:t>T</w:t>
      </w:r>
      <w:r w:rsidRPr="00035B8A">
        <w:rPr>
          <w:lang w:val="en-US"/>
        </w:rPr>
        <w:t xml:space="preserve">hese datasets result from a sequence of operational processes extending from the observation network to the publication of the official national climate record. </w:t>
      </w:r>
      <w:r>
        <w:rPr>
          <w:lang w:val="en-US"/>
        </w:rPr>
        <w:t>U</w:t>
      </w:r>
      <w:r w:rsidRPr="00035B8A">
        <w:rPr>
          <w:lang w:val="en-US"/>
        </w:rPr>
        <w:t>nderstanding how the</w:t>
      </w:r>
      <w:r>
        <w:rPr>
          <w:lang w:val="en-US"/>
        </w:rPr>
        <w:t>se operational procedures</w:t>
      </w:r>
      <w:r w:rsidRPr="00035B8A">
        <w:rPr>
          <w:lang w:val="en-US"/>
        </w:rPr>
        <w:t xml:space="preserve"> interact is an essential prerequisite for integrating DAYCLI into existing operational environments.</w:t>
      </w:r>
    </w:p>
    <w:p w14:paraId="2BAA47B9" w14:textId="4EE6C260" w:rsidR="004E641E" w:rsidRPr="00035B8A" w:rsidRDefault="004E641E" w:rsidP="004E641E">
      <w:pPr>
        <w:rPr>
          <w:lang w:val="en-US"/>
        </w:rPr>
      </w:pPr>
      <w:r>
        <w:t xml:space="preserve">A typical operational workflow may include the collection of observations from conventional and automatic weather stations (AWSs), operational data acquisition and processing, ingestion into a CDMS or an equivalent climate data management environment, completeness checks, climate-specific </w:t>
      </w:r>
      <w:r w:rsidR="005909FA">
        <w:t>QC</w:t>
      </w:r>
      <w:r>
        <w:t xml:space="preserve"> procedures, computation </w:t>
      </w:r>
      <w:r>
        <w:lastRenderedPageBreak/>
        <w:t>and archiving of daily climate values as the official national climate dataset, and the production of relevant climate-related products, including CLIMAT and DAYCLI messages. These functions may be distributed across several operational systems rather than being implemented within a single application.</w:t>
      </w:r>
    </w:p>
    <w:p w14:paraId="3E8E4372" w14:textId="77777777" w:rsidR="004E641E" w:rsidRPr="00640D94" w:rsidRDefault="004E641E" w:rsidP="004E641E">
      <w:pPr>
        <w:rPr>
          <w:b/>
          <w:lang w:val="en-US"/>
        </w:rPr>
      </w:pPr>
      <w:r w:rsidRPr="00640D94">
        <w:rPr>
          <w:rStyle w:val="lev"/>
          <w:b w:val="0"/>
          <w:lang w:val="en-US"/>
        </w:rPr>
        <w:t>Particular attention should be given to identifying where the information required by DAYCLI is created, validated and maintained throughout this workflow. Some information originates directly from the observing systems, while other elements are generated during operational processing or derived during climate-specific validation and computation. Understanding these relationships helps facilitate the efficient integration of DAYCLI into the national operational environment while preserving the integrity of the official national climate record.</w:t>
      </w:r>
    </w:p>
    <w:p w14:paraId="0A5A691D" w14:textId="7160FC42" w:rsidR="004E641E" w:rsidRPr="00516893" w:rsidRDefault="004E641E" w:rsidP="004E641E">
      <w:pPr>
        <w:rPr>
          <w:rStyle w:val="Accentuation"/>
          <w:i w:val="0"/>
          <w:lang w:val="en-US"/>
        </w:rPr>
      </w:pPr>
      <w:r w:rsidRPr="00640D94">
        <w:rPr>
          <w:rStyle w:val="lev"/>
          <w:b w:val="0"/>
          <w:lang w:val="en-US"/>
        </w:rPr>
        <w:t xml:space="preserve">A generic operational workflow commonly found within NMHSs is illustrated in </w:t>
      </w:r>
      <w:r w:rsidRPr="00516893">
        <w:rPr>
          <w:rStyle w:val="Accentuation"/>
          <w:i w:val="0"/>
          <w:lang w:val="en-US"/>
        </w:rPr>
        <w:fldChar w:fldCharType="begin"/>
      </w:r>
      <w:r w:rsidRPr="00516893">
        <w:rPr>
          <w:rStyle w:val="Accentuation"/>
          <w:i w:val="0"/>
          <w:lang w:val="en-US"/>
        </w:rPr>
        <w:instrText xml:space="preserve"> REF _Ref236554097 \h </w:instrText>
      </w:r>
      <w:r>
        <w:rPr>
          <w:rStyle w:val="Accentuation"/>
          <w:i w:val="0"/>
          <w:lang w:val="en-US"/>
        </w:rPr>
        <w:instrText xml:space="preserve"> \* MERGEFORMAT </w:instrText>
      </w:r>
      <w:r w:rsidRPr="00516893">
        <w:rPr>
          <w:rStyle w:val="Accentuation"/>
          <w:i w:val="0"/>
          <w:lang w:val="en-US"/>
        </w:rPr>
      </w:r>
      <w:r w:rsidRPr="00516893">
        <w:rPr>
          <w:rStyle w:val="Accentuation"/>
          <w:i w:val="0"/>
          <w:lang w:val="en-US"/>
        </w:rPr>
        <w:fldChar w:fldCharType="separate"/>
      </w:r>
      <w:r w:rsidR="00364D01" w:rsidRPr="00364D01">
        <w:rPr>
          <w:i/>
        </w:rPr>
        <w:t xml:space="preserve">Figure </w:t>
      </w:r>
      <w:r w:rsidR="00364D01" w:rsidRPr="00364D01">
        <w:rPr>
          <w:i/>
          <w:noProof/>
        </w:rPr>
        <w:t>8</w:t>
      </w:r>
      <w:r w:rsidR="00364D01" w:rsidRPr="00364D01">
        <w:rPr>
          <w:i/>
          <w:noProof/>
        </w:rPr>
        <w:noBreakHyphen/>
        <w:t>1</w:t>
      </w:r>
      <w:r w:rsidRPr="00516893">
        <w:rPr>
          <w:rStyle w:val="Accentuation"/>
          <w:i w:val="0"/>
          <w:lang w:val="en-US"/>
        </w:rPr>
        <w:fldChar w:fldCharType="end"/>
      </w:r>
      <w:r>
        <w:rPr>
          <w:rStyle w:val="Accentuation"/>
          <w:i w:val="0"/>
          <w:lang w:val="en-US"/>
        </w:rPr>
        <w:t>.</w:t>
      </w:r>
    </w:p>
    <w:p w14:paraId="497F3A01" w14:textId="77777777" w:rsidR="004E641E" w:rsidRDefault="004E641E" w:rsidP="004E641E">
      <w:pPr>
        <w:jc w:val="center"/>
        <w:rPr>
          <w:lang w:val="en-US"/>
        </w:rPr>
      </w:pPr>
      <w:r>
        <w:rPr>
          <w:noProof/>
          <w:lang w:val="en-US"/>
        </w:rPr>
        <w:lastRenderedPageBreak/>
        <w:drawing>
          <wp:inline distT="0" distB="0" distL="0" distR="0" wp14:anchorId="2656F189" wp14:editId="707CD894">
            <wp:extent cx="4053324" cy="8348167"/>
            <wp:effectExtent l="0" t="0" r="444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YCLI_Figure_8-1.png"/>
                    <pic:cNvPicPr/>
                  </pic:nvPicPr>
                  <pic:blipFill>
                    <a:blip r:embed="rId15">
                      <a:extLst>
                        <a:ext uri="{28A0092B-C50C-407E-A947-70E740481C1C}">
                          <a14:useLocalDpi xmlns:a14="http://schemas.microsoft.com/office/drawing/2010/main" val="0"/>
                        </a:ext>
                      </a:extLst>
                    </a:blip>
                    <a:stretch>
                      <a:fillRect/>
                    </a:stretch>
                  </pic:blipFill>
                  <pic:spPr>
                    <a:xfrm>
                      <a:off x="0" y="0"/>
                      <a:ext cx="4063940" cy="8370031"/>
                    </a:xfrm>
                    <a:prstGeom prst="rect">
                      <a:avLst/>
                    </a:prstGeom>
                  </pic:spPr>
                </pic:pic>
              </a:graphicData>
            </a:graphic>
          </wp:inline>
        </w:drawing>
      </w:r>
    </w:p>
    <w:p w14:paraId="30E1023E" w14:textId="0C972446" w:rsidR="004E641E" w:rsidRPr="004929E6" w:rsidRDefault="004E641E" w:rsidP="004E641E">
      <w:pPr>
        <w:pStyle w:val="Lgende"/>
        <w:rPr>
          <w:lang w:val="en-US"/>
        </w:rPr>
      </w:pPr>
      <w:bookmarkStart w:id="154" w:name="_Ref236554097"/>
      <w:bookmarkStart w:id="155" w:name="_Toc242185847"/>
      <w:r>
        <w:t xml:space="preserve">Figure </w:t>
      </w:r>
      <w:r w:rsidR="003141D3">
        <w:fldChar w:fldCharType="begin"/>
      </w:r>
      <w:r w:rsidR="003141D3">
        <w:instrText xml:space="preserve"> STYLEREF 1 \s </w:instrText>
      </w:r>
      <w:r w:rsidR="003141D3">
        <w:fldChar w:fldCharType="separate"/>
      </w:r>
      <w:r w:rsidR="00364D01">
        <w:rPr>
          <w:noProof/>
        </w:rPr>
        <w:t>8</w:t>
      </w:r>
      <w:r w:rsidR="003141D3">
        <w:rPr>
          <w:noProof/>
        </w:rPr>
        <w:fldChar w:fldCharType="end"/>
      </w:r>
      <w:r>
        <w:noBreakHyphen/>
      </w:r>
      <w:r w:rsidR="003141D3">
        <w:fldChar w:fldCharType="begin"/>
      </w:r>
      <w:r w:rsidR="003141D3">
        <w:instrText xml:space="preserve"> SEQ Figure \* ARABIC \s 1 </w:instrText>
      </w:r>
      <w:r w:rsidR="003141D3">
        <w:fldChar w:fldCharType="separate"/>
      </w:r>
      <w:r w:rsidR="00364D01">
        <w:rPr>
          <w:noProof/>
        </w:rPr>
        <w:t>1</w:t>
      </w:r>
      <w:r w:rsidR="003141D3">
        <w:rPr>
          <w:noProof/>
        </w:rPr>
        <w:fldChar w:fldCharType="end"/>
      </w:r>
      <w:bookmarkEnd w:id="154"/>
      <w:r>
        <w:t xml:space="preserve"> Generic Operational Workflow</w:t>
      </w:r>
      <w:bookmarkEnd w:id="155"/>
    </w:p>
    <w:p w14:paraId="431FE21C" w14:textId="77777777" w:rsidR="004E641E" w:rsidRPr="003532E7" w:rsidRDefault="004E641E" w:rsidP="004E641E">
      <w:pPr>
        <w:jc w:val="left"/>
        <w:rPr>
          <w:lang w:val="en-US"/>
        </w:rPr>
      </w:pPr>
      <w:r w:rsidRPr="003532E7">
        <w:rPr>
          <w:lang w:val="en-US"/>
        </w:rPr>
        <w:br w:type="page"/>
      </w:r>
    </w:p>
    <w:p w14:paraId="393220FE" w14:textId="77777777" w:rsidR="004E641E" w:rsidRDefault="004E641E" w:rsidP="00502E27">
      <w:pPr>
        <w:pStyle w:val="Titre2"/>
        <w:numPr>
          <w:ilvl w:val="1"/>
          <w:numId w:val="17"/>
        </w:numPr>
        <w:rPr>
          <w:lang w:val="en-US"/>
        </w:rPr>
      </w:pPr>
      <w:bookmarkStart w:id="156" w:name="_Toc242708329"/>
      <w:r>
        <w:rPr>
          <w:lang w:val="en-US"/>
        </w:rPr>
        <w:lastRenderedPageBreak/>
        <w:t>Identifying Existing Documentation and Information Sources</w:t>
      </w:r>
      <w:bookmarkEnd w:id="156"/>
    </w:p>
    <w:p w14:paraId="53287B6D" w14:textId="421E6893" w:rsidR="004E641E" w:rsidRPr="00407770" w:rsidRDefault="004E641E" w:rsidP="004E641E">
      <w:pPr>
        <w:rPr>
          <w:lang w:val="en-US"/>
        </w:rPr>
      </w:pPr>
      <w:r w:rsidRPr="00407770">
        <w:rPr>
          <w:lang w:val="en-US"/>
        </w:rPr>
        <w:t>A successful DAYCLI implementation relies on the ability to identify and review the documentation and information sources that describe how official daily climate data are produced and managed. In many NMHSs, this information has accumulated over many years and may be distributed across numerous documents, information systems and operational resources.</w:t>
      </w:r>
    </w:p>
    <w:p w14:paraId="5313E58E" w14:textId="610B47A7" w:rsidR="004E641E" w:rsidRPr="00407770" w:rsidRDefault="005909FA" w:rsidP="004E641E">
      <w:pPr>
        <w:rPr>
          <w:lang w:val="en-US"/>
        </w:rPr>
      </w:pPr>
      <w:r>
        <w:rPr>
          <w:lang w:val="en-US"/>
        </w:rPr>
        <w:t xml:space="preserve">Ideally, this information is documented, but </w:t>
      </w:r>
      <w:r w:rsidR="004E641E" w:rsidRPr="00407770">
        <w:rPr>
          <w:lang w:val="en-US"/>
        </w:rPr>
        <w:t xml:space="preserve">may </w:t>
      </w:r>
      <w:r w:rsidR="006A58ED">
        <w:rPr>
          <w:lang w:val="en-US"/>
        </w:rPr>
        <w:t>be spread across</w:t>
      </w:r>
      <w:r w:rsidR="004E641E" w:rsidRPr="00407770">
        <w:rPr>
          <w:lang w:val="en-US"/>
        </w:rPr>
        <w:t xml:space="preserve"> observing manuals, climatological procedures, metadata repositories, CDMS documentation, database descriptions, software specifications, operational instructions, technical reports or historical project documentation. Some information may also be embedded directly within software applications, database configurations or automated processing routines rather than being explicitly documented.</w:t>
      </w:r>
    </w:p>
    <w:p w14:paraId="3D5A5413" w14:textId="239EA9EB" w:rsidR="004E641E" w:rsidRPr="00407770" w:rsidRDefault="004E641E" w:rsidP="004E641E">
      <w:pPr>
        <w:rPr>
          <w:lang w:val="en-US"/>
        </w:rPr>
      </w:pPr>
      <w:r w:rsidRPr="00407770">
        <w:rPr>
          <w:lang w:val="en-US"/>
        </w:rPr>
        <w:t>The objective of this review is to identify the sources that describe the origin, processing, validation and management of the information required for DAYCLI. This review also helps identify documentation gaps, inconsistencies or undocumented operational practices that may require clarification before implementation begins.</w:t>
      </w:r>
    </w:p>
    <w:p w14:paraId="4D582E6D" w14:textId="77777777" w:rsidR="004E641E" w:rsidRPr="00407770" w:rsidRDefault="004E641E" w:rsidP="004E641E">
      <w:pPr>
        <w:rPr>
          <w:lang w:val="en-US"/>
        </w:rPr>
      </w:pPr>
      <w:r w:rsidRPr="00407770">
        <w:rPr>
          <w:lang w:val="en-US"/>
        </w:rPr>
        <w:t>Where documentation is incomplete or outdated, discussions with operational experts and experienced staff may be necessary to reconstruct important aspects of the production process. These exchanges frequently reveal operational knowledge that has never been formally documented but remains essential for understanding how official national daily climate datasets are produced.</w:t>
      </w:r>
    </w:p>
    <w:p w14:paraId="4AF9D70D" w14:textId="08BE4BCB" w:rsidR="004E641E" w:rsidRDefault="004E641E" w:rsidP="004E641E">
      <w:pPr>
        <w:rPr>
          <w:lang w:val="en-US"/>
        </w:rPr>
      </w:pPr>
      <w:r w:rsidRPr="00407770">
        <w:rPr>
          <w:lang w:val="en-US"/>
        </w:rPr>
        <w:t xml:space="preserve">This review may also provide an opportunity for NMHSs to verify that station metadata maintained in </w:t>
      </w:r>
      <w:r w:rsidR="00DB1834">
        <w:rPr>
          <w:lang w:val="en-US"/>
        </w:rPr>
        <w:t>their CDMS</w:t>
      </w:r>
      <w:r w:rsidR="0071184E">
        <w:rPr>
          <w:lang w:val="en-US"/>
        </w:rPr>
        <w:t xml:space="preserve">s or in </w:t>
      </w:r>
      <w:r w:rsidRPr="00407770">
        <w:rPr>
          <w:lang w:val="en-US"/>
        </w:rPr>
        <w:t xml:space="preserve">the WMO Observing Systems Capability Analysis and Review (OSCAR) database remain complete and up to date. Since OSCAR implements the WIGOS Metadata Standard (WMO-No. 1192), maintaining consistent and up-to-date station metadata </w:t>
      </w:r>
      <w:r>
        <w:t>supports not only the implementation of DAYCLI but also the broader interoperability of WMO observing and climate data systems</w:t>
      </w:r>
      <w:r w:rsidRPr="00407770">
        <w:rPr>
          <w:lang w:val="en-US"/>
        </w:rPr>
        <w:t>.</w:t>
      </w:r>
    </w:p>
    <w:p w14:paraId="6DBBE430" w14:textId="77777777" w:rsidR="004E641E" w:rsidRDefault="004E641E" w:rsidP="004E641E">
      <w:pPr>
        <w:jc w:val="left"/>
        <w:rPr>
          <w:lang w:val="en-US"/>
        </w:rPr>
      </w:pPr>
      <w:r>
        <w:rPr>
          <w:lang w:val="en-US"/>
        </w:rPr>
        <w:br w:type="page"/>
      </w:r>
    </w:p>
    <w:p w14:paraId="5C2DF6CD" w14:textId="77777777" w:rsidR="004E641E" w:rsidRDefault="004E641E" w:rsidP="00021BB4">
      <w:pPr>
        <w:pStyle w:val="Titre2"/>
        <w:numPr>
          <w:ilvl w:val="1"/>
          <w:numId w:val="17"/>
        </w:numPr>
        <w:rPr>
          <w:lang w:val="en-US"/>
        </w:rPr>
      </w:pPr>
      <w:bookmarkStart w:id="157" w:name="_Toc242708330"/>
      <w:r>
        <w:rPr>
          <w:lang w:val="en-US"/>
        </w:rPr>
        <w:lastRenderedPageBreak/>
        <w:t>Identifying Knowledge Holders and Operational Expertise</w:t>
      </w:r>
      <w:bookmarkEnd w:id="157"/>
    </w:p>
    <w:p w14:paraId="6A620FEE" w14:textId="77777777" w:rsidR="004E641E" w:rsidRPr="00407770" w:rsidRDefault="004E641E" w:rsidP="004E641E">
      <w:pPr>
        <w:rPr>
          <w:lang w:val="en-US"/>
        </w:rPr>
      </w:pPr>
      <w:r w:rsidRPr="00407770">
        <w:rPr>
          <w:lang w:val="en-US"/>
        </w:rPr>
        <w:t>Although many aspects of climate data production are documented, important operational knowledge often resides with experienced staff rather than within formal documentation. Successful DAYCLI implementation therefore requires NMHSs to identify the individuals and organizational units responsible for the various stages of the national climate data production process.</w:t>
      </w:r>
    </w:p>
    <w:p w14:paraId="4F0A0829" w14:textId="13B220D4" w:rsidR="004E641E" w:rsidRPr="00407770" w:rsidRDefault="0087260E" w:rsidP="004E641E">
      <w:pPr>
        <w:rPr>
          <w:lang w:val="en-US"/>
        </w:rPr>
      </w:pPr>
      <w:r>
        <w:t>Staff responsible for managing the DAYCLI implementation should consult widely with relevant personnel within their organization.</w:t>
      </w:r>
    </w:p>
    <w:p w14:paraId="4EE7D98C" w14:textId="68215E06" w:rsidR="004E641E" w:rsidRPr="00407770" w:rsidRDefault="004E641E" w:rsidP="004E641E">
      <w:pPr>
        <w:rPr>
          <w:lang w:val="en-US"/>
        </w:rPr>
      </w:pPr>
      <w:r w:rsidRPr="00407770">
        <w:rPr>
          <w:lang w:val="en-US"/>
        </w:rPr>
        <w:t xml:space="preserve">Particular attention should be given to operational knowledge that has accumulated over many years but has not been formally documented. Historical observing practices, software </w:t>
      </w:r>
      <w:proofErr w:type="spellStart"/>
      <w:r w:rsidRPr="00407770">
        <w:rPr>
          <w:lang w:val="en-US"/>
        </w:rPr>
        <w:t>behaviour</w:t>
      </w:r>
      <w:proofErr w:type="spellEnd"/>
      <w:r w:rsidRPr="00407770">
        <w:rPr>
          <w:lang w:val="en-US"/>
        </w:rPr>
        <w:t xml:space="preserve">, data processing rules, </w:t>
      </w:r>
      <w:r w:rsidR="008D16EA" w:rsidRPr="00407770">
        <w:rPr>
          <w:lang w:val="en-US"/>
        </w:rPr>
        <w:t>exception</w:t>
      </w:r>
      <w:r w:rsidR="008D16EA">
        <w:rPr>
          <w:lang w:val="en-US"/>
        </w:rPr>
        <w:t>s</w:t>
      </w:r>
      <w:r w:rsidR="008D16EA" w:rsidRPr="00407770">
        <w:rPr>
          <w:lang w:val="en-US"/>
        </w:rPr>
        <w:t xml:space="preserve"> </w:t>
      </w:r>
      <w:r w:rsidRPr="00407770">
        <w:rPr>
          <w:lang w:val="en-US"/>
        </w:rPr>
        <w:t xml:space="preserve">procedures and national conventions are sometimes known only by a limited number of experienced </w:t>
      </w:r>
      <w:proofErr w:type="gramStart"/>
      <w:r w:rsidRPr="00407770">
        <w:rPr>
          <w:lang w:val="en-US"/>
        </w:rPr>
        <w:t>staff</w:t>
      </w:r>
      <w:proofErr w:type="gramEnd"/>
      <w:r w:rsidRPr="00407770">
        <w:rPr>
          <w:lang w:val="en-US"/>
        </w:rPr>
        <w:t xml:space="preserve">. Identifying this expertise at an early stage reduces the risk of losing valuable </w:t>
      </w:r>
      <w:r w:rsidR="00772485">
        <w:rPr>
          <w:lang w:val="en-US"/>
        </w:rPr>
        <w:t xml:space="preserve">institutional </w:t>
      </w:r>
      <w:r w:rsidRPr="00407770">
        <w:rPr>
          <w:lang w:val="en-US"/>
        </w:rPr>
        <w:t>knowledge and facilitates the clarification of undocumented operational practices.</w:t>
      </w:r>
    </w:p>
    <w:p w14:paraId="2F91A2BB" w14:textId="77777777" w:rsidR="004E641E" w:rsidRPr="00407770" w:rsidRDefault="004E641E" w:rsidP="004E641E">
      <w:pPr>
        <w:rPr>
          <w:lang w:val="en-US"/>
        </w:rPr>
      </w:pPr>
      <w:r w:rsidRPr="00407770">
        <w:rPr>
          <w:lang w:val="en-US"/>
        </w:rPr>
        <w:t>Preparing for DAYCLI implementation therefore provides an opportunity not only to identify the expertise required for implementation, but also to preserve institutional knowledge and strengthen collaboration between the different organizational units involved in the production, management and exchange of official national climate datasets.</w:t>
      </w:r>
    </w:p>
    <w:p w14:paraId="011CB5BB" w14:textId="77777777" w:rsidR="004E641E" w:rsidRPr="00513FF1" w:rsidRDefault="004E641E" w:rsidP="00021BB4">
      <w:pPr>
        <w:pStyle w:val="Titre2"/>
        <w:numPr>
          <w:ilvl w:val="1"/>
          <w:numId w:val="17"/>
        </w:numPr>
        <w:rPr>
          <w:lang w:val="en-US"/>
        </w:rPr>
      </w:pPr>
      <w:bookmarkStart w:id="158" w:name="_Toc242708331"/>
      <w:r>
        <w:t>Documenting and Preserving National Climatological Knowledge</w:t>
      </w:r>
      <w:bookmarkEnd w:id="158"/>
    </w:p>
    <w:p w14:paraId="45747996" w14:textId="6B46F300" w:rsidR="004E641E" w:rsidRDefault="004E641E" w:rsidP="004E641E">
      <w:r>
        <w:t xml:space="preserve">The activities described in the previous sections frequently reveal valuable operational knowledge that is dispersed across documentation, information systems and the experience of operational staff. Consolidating this knowledge in a structured and accessible manner is an important </w:t>
      </w:r>
      <w:r w:rsidR="00772485">
        <w:t>step towa</w:t>
      </w:r>
      <w:r w:rsidR="00416C53">
        <w:t>r</w:t>
      </w:r>
      <w:r w:rsidR="00772485">
        <w:t xml:space="preserve">ds ensuring efficient access to the information required to prepare </w:t>
      </w:r>
      <w:r>
        <w:t>DAYCLI, regardless of the technical approach ultimately adopted for implementation.</w:t>
      </w:r>
    </w:p>
    <w:p w14:paraId="2069413E" w14:textId="77777777" w:rsidR="004E641E" w:rsidRDefault="004E641E" w:rsidP="004E641E">
      <w:r>
        <w:t>Documenting national climatological practices, operational workflows, metadata definitions and processing procedures helps preserve institutional knowledge, improves traceability and facilitates future maintenance and development of national climate data management systems. It also reduces dependence on individual expertise and helps ensure the continuity of operational practices as staff responsibilities evolve over time.</w:t>
      </w:r>
    </w:p>
    <w:p w14:paraId="00F8ACFC" w14:textId="77777777" w:rsidR="004E641E" w:rsidRDefault="004E641E" w:rsidP="004E641E">
      <w:r>
        <w:t>Although the primary objective of this work is to support the implementation of DAYCLI, the resulting documentation often provides broader benefits for NMHSs. It can facilitate staff training, improve communication between organizational units, support future modernization projects and contribute to the long-term stewardship of national climate datasets.</w:t>
      </w:r>
    </w:p>
    <w:p w14:paraId="5F1101A2" w14:textId="1A0A76B8" w:rsidR="004E641E" w:rsidRDefault="004E641E" w:rsidP="004E641E">
      <w:r>
        <w:t xml:space="preserve">The activities described in this chapter are also consistent with broader WMO guidance on climate data management, quality management and climate services implementation. In particular, the </w:t>
      </w:r>
      <w:r>
        <w:rPr>
          <w:rStyle w:val="Accentuation"/>
        </w:rPr>
        <w:t>Guidelines on Quality Management in Climate Services</w:t>
      </w:r>
      <w:r>
        <w:t xml:space="preserve"> (WMO-No. 1221) provide complementary guidance on the application of quality management principles to climate services, including climate data management. As part of this process, NMHSs may also wish to review the consistency of </w:t>
      </w:r>
      <w:r w:rsidR="00021BB4">
        <w:t xml:space="preserve">their </w:t>
      </w:r>
      <w:r>
        <w:t xml:space="preserve">metadata </w:t>
      </w:r>
      <w:r w:rsidR="00021BB4">
        <w:t xml:space="preserve">against what appears in </w:t>
      </w:r>
      <w:r>
        <w:t>OSCAR, and consult the relevant WMO publications referenced in Annex A.</w:t>
      </w:r>
    </w:p>
    <w:p w14:paraId="2A7885A3" w14:textId="77777777" w:rsidR="004E641E" w:rsidRPr="009A36B2" w:rsidRDefault="004E641E" w:rsidP="004E641E">
      <w:pPr>
        <w:rPr>
          <w:b/>
          <w:bCs/>
          <w:lang w:val="en-US"/>
        </w:rPr>
      </w:pPr>
      <w:r>
        <w:t>Once these preparatory activities have been completed, NMHSs are in a much better position to identify how the information required by DAYCLI can be integrated into their existing operational environment. The following section describes how DAYCLI information can be integrated into the national operational environment and prepared for operational exchange.</w:t>
      </w:r>
    </w:p>
    <w:p w14:paraId="6CAB7EBA" w14:textId="77777777" w:rsidR="004E641E" w:rsidRDefault="004E641E" w:rsidP="004E641E">
      <w:pPr>
        <w:pStyle w:val="Titre1"/>
      </w:pPr>
      <w:bookmarkStart w:id="159" w:name="_Toc242708332"/>
      <w:r>
        <w:t>Integrating DAYCLI into Existing Operational Environments</w:t>
      </w:r>
      <w:bookmarkEnd w:id="159"/>
    </w:p>
    <w:p w14:paraId="4D308318" w14:textId="77777777" w:rsidR="00106617" w:rsidRPr="005E1F94" w:rsidRDefault="00106617" w:rsidP="00106617">
      <w:pPr>
        <w:rPr>
          <w:lang w:val="en-US"/>
        </w:rPr>
      </w:pPr>
      <w:r w:rsidRPr="005E1F94">
        <w:rPr>
          <w:rStyle w:val="lev"/>
          <w:b w:val="0"/>
          <w:lang w:val="en-US"/>
        </w:rPr>
        <w:t xml:space="preserve">Rather than requiring changes to existing climatological practices or operational procedures, DAYCLI should be integrated into existing operational environments by identifying where the required information is produced, how it is managed and how it can be represented within the DAYCLI message. The implementation </w:t>
      </w:r>
      <w:r w:rsidRPr="005E1F94">
        <w:rPr>
          <w:rStyle w:val="lev"/>
          <w:b w:val="0"/>
          <w:lang w:val="en-US"/>
        </w:rPr>
        <w:lastRenderedPageBreak/>
        <w:t>process therefore focuses on understanding and mapping existing information rather than redesigning operational systems.</w:t>
      </w:r>
    </w:p>
    <w:p w14:paraId="3A5A0CF7" w14:textId="77777777" w:rsidR="00106617" w:rsidRDefault="00106617" w:rsidP="004E641E">
      <w:pPr>
        <w:rPr>
          <w:rStyle w:val="lev"/>
          <w:b w:val="0"/>
          <w:lang w:val="en-US"/>
        </w:rPr>
      </w:pPr>
      <w:r w:rsidRPr="005E1F94">
        <w:rPr>
          <w:rStyle w:val="lev"/>
          <w:b w:val="0"/>
          <w:lang w:val="en-US"/>
        </w:rPr>
        <w:t>NMHSs may implement DAYCLI progressively, starting with a limited number of stations, variables or metadata elements. This phased approach allows services to gain operational experience, refine workflows and expand coverage over time without disrupting existing national operations.</w:t>
      </w:r>
    </w:p>
    <w:p w14:paraId="4C676B54" w14:textId="4B669B21" w:rsidR="004E641E" w:rsidRDefault="004E641E" w:rsidP="004E641E">
      <w:r>
        <w:t>The following sections describe a generic approach that can be adapted to different national environments while preserving the flexibility needed to accommodate a wide variety of operational practices and technical solutions.</w:t>
      </w:r>
    </w:p>
    <w:p w14:paraId="368D6157" w14:textId="77777777" w:rsidR="004E641E" w:rsidRDefault="004E641E" w:rsidP="004E641E">
      <w:pPr>
        <w:pStyle w:val="Titre2"/>
      </w:pPr>
      <w:bookmarkStart w:id="160" w:name="_Toc242708333"/>
      <w:r>
        <w:t>General Integration Principles</w:t>
      </w:r>
      <w:bookmarkEnd w:id="160"/>
    </w:p>
    <w:p w14:paraId="68DC08B1" w14:textId="77777777" w:rsidR="004E641E" w:rsidRPr="00055691" w:rsidRDefault="004E641E" w:rsidP="004E641E">
      <w:pPr>
        <w:rPr>
          <w:lang w:val="en-US"/>
        </w:rPr>
      </w:pPr>
      <w:r w:rsidRPr="00055691">
        <w:rPr>
          <w:lang w:val="en-US" w:eastAsia="fr-FR"/>
        </w:rPr>
        <w:t>A DAYCLI message represents a tailored summary of information that has already been produced, quality controlled and officially accepted within the national operational environment and should be based on existing operational processes whenever possible</w:t>
      </w:r>
      <w:r w:rsidRPr="00055691">
        <w:rPr>
          <w:rStyle w:val="lev"/>
          <w:b w:val="0"/>
          <w:lang w:val="en-US"/>
        </w:rPr>
        <w:t>. Official daily climate values, together with their associated metadata, should be extracted from the systems in which they are already managed rather than generated through parallel processing chains developed specifically for international exchange. This approach promotes consistency between national and international datasets, reduces duplication of effort and facilitates the long-term maintenance of the implementation.</w:t>
      </w:r>
    </w:p>
    <w:p w14:paraId="5C465015" w14:textId="23AB9B8E" w:rsidR="004E641E" w:rsidRPr="00055691" w:rsidRDefault="004E641E" w:rsidP="004E641E">
      <w:pPr>
        <w:rPr>
          <w:lang w:val="en-US"/>
        </w:rPr>
      </w:pPr>
      <w:r w:rsidRPr="00055691">
        <w:rPr>
          <w:rStyle w:val="lev"/>
          <w:b w:val="0"/>
          <w:lang w:val="en-US"/>
        </w:rPr>
        <w:t>Because operational environments differ significantly between NMHSs, no single architectural solution can be recommended. Regardless of the technical architecture adopted, the objective remains the same: to ensure that the DAYCLI message faithfully represents the official national climate record.</w:t>
      </w:r>
    </w:p>
    <w:p w14:paraId="107B110B" w14:textId="77777777" w:rsidR="004E641E" w:rsidRDefault="004E641E" w:rsidP="004E641E">
      <w:r>
        <w:t>Implementing DAYCLI should therefore be viewed primarily as an information integration exercise rather than as the deployment of a new operational system. Once the required information has been identified, mapped and validated, it can be encoded using the DAYCLI BUFR sequence for international exchange.</w:t>
      </w:r>
    </w:p>
    <w:p w14:paraId="5C499D8C" w14:textId="77777777" w:rsidR="004E641E" w:rsidRDefault="004E641E" w:rsidP="004E641E">
      <w:pPr>
        <w:pStyle w:val="Titre2"/>
      </w:pPr>
      <w:bookmarkStart w:id="161" w:name="_Toc242708334"/>
      <w:r>
        <w:t>Identifying Sources of DAYCLI Information</w:t>
      </w:r>
      <w:bookmarkEnd w:id="161"/>
    </w:p>
    <w:p w14:paraId="0F2DF9CD" w14:textId="77777777" w:rsidR="004E641E" w:rsidRDefault="004E641E" w:rsidP="004E641E">
      <w:r>
        <w:t>Once the general integration principles have been established, the next step is to identify where the information required by DAYCLI is maintained within the national operational environment. This activity focuses on locating existing information rather than creating new datasets or modifying operational procedures.</w:t>
      </w:r>
    </w:p>
    <w:p w14:paraId="71D4DD33" w14:textId="3634D72C" w:rsidR="004E641E" w:rsidRDefault="004E641E" w:rsidP="004E641E">
      <w:r>
        <w:t>The information required to populate a DAYCLI message may originate from a variety of sources depending on the architecture adopted by each NMHS. Daily climate values may be maintained within a CDMS, an operational database, a data warehouse or another climate data management environment. Associated metadata may be stored in dedicated metadata repositories, station management systems, WIGOS metadata records</w:t>
      </w:r>
      <w:r w:rsidR="004570C8">
        <w:t>, CDMSs</w:t>
      </w:r>
      <w:r>
        <w:t xml:space="preserve"> or other operational information systems. In some cases, the required information may be distributed across several independent systems that together support the production of official national climate datasets.</w:t>
      </w:r>
    </w:p>
    <w:p w14:paraId="0E36E26B" w14:textId="77777777" w:rsidR="004E641E" w:rsidRDefault="004E641E" w:rsidP="004E641E">
      <w:r>
        <w:t>In many NMHSs, the information required by DAYCLI is also maintained by different organizational units with distinct operational responsibilities. For example, daily climate datasets may be managed by climatological services, while observing metadata, station classifications or WIGOS information may be maintained by observing network or metadata management teams. Successful implementation therefore requires effective coordination between these different areas of expertise to ensure that the information exchanged through DAYCLI remains consistent with the official national climate record.</w:t>
      </w:r>
    </w:p>
    <w:p w14:paraId="6A98E422" w14:textId="77777777" w:rsidR="004E641E" w:rsidRPr="003B3CDD" w:rsidRDefault="004E641E" w:rsidP="004E641E">
      <w:r>
        <w:t>For each element of the DAYCLI message, NMHSs should identify the authoritative source of information from which the value or metadata will be obtained. This includes not only the daily climate values themselves, but also the associated metadata, quality information and other descriptive elements required by the DAYCLI specification.</w:t>
      </w:r>
    </w:p>
    <w:p w14:paraId="0674CE36" w14:textId="77777777" w:rsidR="004E641E" w:rsidRDefault="004E641E" w:rsidP="004E641E">
      <w:pPr>
        <w:pStyle w:val="Titre2"/>
      </w:pPr>
      <w:bookmarkStart w:id="162" w:name="_Toc242708335"/>
      <w:r>
        <w:lastRenderedPageBreak/>
        <w:t>Mapping National Information to the DAYCLI Specification</w:t>
      </w:r>
      <w:bookmarkEnd w:id="162"/>
    </w:p>
    <w:p w14:paraId="3B1809E0" w14:textId="3B3811C4" w:rsidR="00D04F88" w:rsidRDefault="00D04F88" w:rsidP="00D04F88">
      <w:r>
        <w:t xml:space="preserve">The next step is information mapping. </w:t>
      </w:r>
      <w:r w:rsidR="006727C9">
        <w:t>The objective of information mapping is to determine how existing national information corresponds to the variables, metadata and descriptive elements required to formulate the DAYCLI message, while preserving nationally established definitions and operational procedures without requiring changes to national practices.</w:t>
      </w:r>
    </w:p>
    <w:p w14:paraId="19986F17" w14:textId="685ABE00" w:rsidR="00D04F88" w:rsidRDefault="00D04F88" w:rsidP="00D04F88">
      <w:r>
        <w:t xml:space="preserve">In many cases, the required information can be transferred directly to the corresponding DAYCLI element. In other situations, transformation rules may be required. These may include the conversion of data formats, the translation of national classification schemes such as QC flagging schemes to </w:t>
      </w:r>
      <w:r w:rsidR="009E5CBE">
        <w:t>DAYCLI flags</w:t>
      </w:r>
      <w:r>
        <w:t>, the derivation of additional information from existing data or the association of metadata maintained in separate operational systems. Such transformations should be fully documented to ensure transparency, reproducibility and long-term maintenance of the implementation.</w:t>
      </w:r>
    </w:p>
    <w:p w14:paraId="08D398A7" w14:textId="75E4DEE8" w:rsidR="004E641E" w:rsidRDefault="004E641E" w:rsidP="004E641E">
      <w:r>
        <w:t xml:space="preserve">Particular attention should be given to the mapping of quality information. National QC schemes are generally designed to support the complete management and traceability of climate observations throughout their operational lifecycle and may therefore contain a much richer set of quality codes and status indicators than those </w:t>
      </w:r>
      <w:r w:rsidR="009E5CBE">
        <w:t xml:space="preserve">required </w:t>
      </w:r>
      <w:r>
        <w:t>by the DAYCLI specification. On the other hand, DAYCLI QC flags may require information that is not routinely recorded in NMHS quality assessments: for instance, the DAYCLI flag for “Out of instrument range” may not be routinely incorporated into NMHS QC procedures and flagging</w:t>
      </w:r>
      <w:r w:rsidR="006727C9">
        <w:t>. Such information may nevertheless be valuable for extremes analysis and downstream applications, including engineering applications.</w:t>
      </w:r>
      <w:r>
        <w:t xml:space="preserve"> Finally, the quality information exchanged through DAYCLI is intended to communicate the status of the data for international exchange, rather than to reproduce the full operational history maintained by the NMHS.</w:t>
      </w:r>
    </w:p>
    <w:p w14:paraId="3893E841" w14:textId="209948CB" w:rsidR="004E641E" w:rsidRDefault="004E641E" w:rsidP="004E641E">
      <w:r>
        <w:t xml:space="preserve">As a consequence, a one-to-one correspondence between national quality codes and DAYCLI quality indicators will not always be possible. In some cases, several national quality codes may need to be mapped to a single DAYCLI </w:t>
      </w:r>
      <w:r w:rsidR="009E5CBE">
        <w:t>flag</w:t>
      </w:r>
      <w:r>
        <w:t>, while in others, information maintained within national systems may not be represented in the exchanged message.</w:t>
      </w:r>
      <w:r w:rsidR="009E5CBE">
        <w:t xml:space="preserve"> For instance, for DAYCLI purposes it is immaterial whether data has been flagged via a fully automated process only, versus automated flagging of suspects that are then subject to additional, usually manual, follow-up, whereas this distinction may be important at the national level.</w:t>
      </w:r>
      <w:r>
        <w:t xml:space="preserve"> Similarly, some observations retained within national databases for traceability purposes may not be suitable for international exchange. Such mapping decisions should be </w:t>
      </w:r>
      <w:r w:rsidR="00DD60EE">
        <w:t xml:space="preserve">clearly </w:t>
      </w:r>
      <w:r>
        <w:t xml:space="preserve">documented </w:t>
      </w:r>
      <w:r w:rsidR="00DD60EE">
        <w:t xml:space="preserve">by the NMHS </w:t>
      </w:r>
      <w:r>
        <w:t>to ensure transparency, consistency and reproducibility over time.</w:t>
      </w:r>
    </w:p>
    <w:p w14:paraId="020F635C" w14:textId="366A1648" w:rsidR="004E641E" w:rsidRDefault="004E641E" w:rsidP="004E641E">
      <w:r>
        <w:t xml:space="preserve">The mapping process may also identify information that is not currently available or that cannot yet be represented consistently within the existing operational environment. The above example of Out of </w:t>
      </w:r>
      <w:r w:rsidR="00DD60EE">
        <w:t xml:space="preserve">Instrument </w:t>
      </w:r>
      <w:r>
        <w:t>Range is an example. Rather than delaying implementation, NMHSs should document these situations and consider progressive implementation strategies that allow additional information to be incorporated as national systems continue to evolve.</w:t>
      </w:r>
    </w:p>
    <w:p w14:paraId="2363838F" w14:textId="77777777" w:rsidR="004E641E" w:rsidRDefault="004E641E" w:rsidP="004E641E">
      <w:pPr>
        <w:pStyle w:val="Titre2"/>
      </w:pPr>
      <w:bookmarkStart w:id="163" w:name="_Toc242708336"/>
      <w:r>
        <w:t>Managing Missing or Unavailable Information</w:t>
      </w:r>
      <w:bookmarkEnd w:id="163"/>
    </w:p>
    <w:p w14:paraId="3BBAD533" w14:textId="4D676D9D" w:rsidR="004E641E" w:rsidRPr="005D5D7E" w:rsidRDefault="004E641E" w:rsidP="004E641E">
      <w:pPr>
        <w:rPr>
          <w:lang w:val="en-US"/>
        </w:rPr>
      </w:pPr>
      <w:r w:rsidRPr="005D5D7E">
        <w:rPr>
          <w:lang w:val="en-US"/>
        </w:rPr>
        <w:t>During the mapping process, NMHSs may identify information required by the DAYCLI specification that is not currently available within their operational environment or cannot yet be extracted automatically. Such situations are common, particularly during the initial implementation of DAYCLI</w:t>
      </w:r>
      <w:r w:rsidR="00591388">
        <w:rPr>
          <w:lang w:val="en-US"/>
        </w:rPr>
        <w:t>.</w:t>
      </w:r>
    </w:p>
    <w:p w14:paraId="50B20ACC" w14:textId="0773D357" w:rsidR="00591388" w:rsidRDefault="004E641E" w:rsidP="004E641E">
      <w:r>
        <w:t xml:space="preserve">The absence of certain metadata or descriptive information does not necessarily prevent NMHSs from </w:t>
      </w:r>
      <w:r w:rsidR="00591388">
        <w:t xml:space="preserve">sharing </w:t>
      </w:r>
      <w:r>
        <w:t>DAYCLI. Where permitted by the specification, DAYCLI messages may initially be generated using the information that is available, while plans are developed to incorporate additional elements progressively as national systems evolve. This incremental approach allows operational implementation to begin without waiting for every optional or recommended information element to become available.</w:t>
      </w:r>
    </w:p>
    <w:p w14:paraId="0991E49D" w14:textId="1E809C28" w:rsidR="004E641E" w:rsidRPr="005D5D7E" w:rsidRDefault="004E641E" w:rsidP="004E641E">
      <w:pPr>
        <w:rPr>
          <w:lang w:val="en-US"/>
        </w:rPr>
      </w:pPr>
      <w:r w:rsidRPr="005D5D7E">
        <w:rPr>
          <w:lang w:val="en-US"/>
        </w:rPr>
        <w:t xml:space="preserve">Where information is unavailable, NMHSs </w:t>
      </w:r>
      <w:r w:rsidR="006727C9">
        <w:rPr>
          <w:lang w:val="en-US"/>
        </w:rPr>
        <w:t>should</w:t>
      </w:r>
      <w:r w:rsidR="00591388">
        <w:rPr>
          <w:lang w:val="en-US"/>
        </w:rPr>
        <w:t xml:space="preserve"> </w:t>
      </w:r>
      <w:r w:rsidRPr="005D5D7E">
        <w:rPr>
          <w:lang w:val="en-US"/>
        </w:rPr>
        <w:t>document the reason for its absence and identify whether the limitation arises from operational practices, historical data availability, metadata management or technical constraints. This documentation provides a basis for future improvements and helps maintain transparency regarding the completeness of the exchanged information.</w:t>
      </w:r>
    </w:p>
    <w:p w14:paraId="3CFC21C5" w14:textId="77777777" w:rsidR="004E641E" w:rsidRPr="005D5D7E" w:rsidRDefault="004E641E" w:rsidP="004E641E">
      <w:pPr>
        <w:rPr>
          <w:lang w:val="en-US"/>
        </w:rPr>
      </w:pPr>
      <w:r w:rsidRPr="005D5D7E">
        <w:rPr>
          <w:lang w:val="en-US"/>
        </w:rPr>
        <w:lastRenderedPageBreak/>
        <w:t xml:space="preserve">Similarly, where national information cannot be represented directly within the current DAYCLI specification, NMHSs should preserve this information within their national systems while exchanging the information that is supported by the international standard. The purpose of DAYCLI </w:t>
      </w:r>
      <w:r>
        <w:rPr>
          <w:lang w:val="en-US"/>
        </w:rPr>
        <w:t xml:space="preserve">specification </w:t>
      </w:r>
      <w:r w:rsidRPr="005D5D7E">
        <w:rPr>
          <w:lang w:val="en-US"/>
        </w:rPr>
        <w:t>is not to replace national information models, but to provide a standardized mechanism for exchanging the information required to support international climate data exchange.</w:t>
      </w:r>
    </w:p>
    <w:p w14:paraId="2FA84807" w14:textId="77777777" w:rsidR="004E641E" w:rsidRPr="00055691" w:rsidRDefault="004E641E" w:rsidP="004E641E">
      <w:pPr>
        <w:rPr>
          <w:lang w:val="en-US"/>
        </w:rPr>
      </w:pPr>
      <w:r w:rsidRPr="00055691">
        <w:rPr>
          <w:rStyle w:val="lev"/>
          <w:b w:val="0"/>
          <w:lang w:val="en-US"/>
        </w:rPr>
        <w:t>As operational systems, metadata repositories and climate data management practices continue to evolve, previously unavailable information may progressively become available for inclusion in future DAYCLI exchanges. DAYCLI implementation should therefore be viewed as an evolutionary process that can mature over time rather than as a one-time implementation project.</w:t>
      </w:r>
    </w:p>
    <w:p w14:paraId="5343724F" w14:textId="77777777" w:rsidR="004A1E88" w:rsidRPr="004A1E88" w:rsidRDefault="004A1E88" w:rsidP="004A1E88">
      <w:pPr>
        <w:rPr>
          <w:lang w:val="en-US" w:eastAsia="fr-FR"/>
        </w:rPr>
      </w:pPr>
      <w:r w:rsidRPr="004A1E88">
        <w:rPr>
          <w:lang w:val="en-US" w:eastAsia="fr-FR"/>
        </w:rPr>
        <w:t>This progressive implementation approach should, however, be understood in relation to the distinction between Core Information and Rich Information described in Section 10. Core Information represents the minimum information required for routine operational international exchange of daily climate observations, while Rich Information comprises additional metadata and contextual information that may be progressively incorporated as national capabilities evolve.</w:t>
      </w:r>
    </w:p>
    <w:p w14:paraId="65DFF6A1" w14:textId="40955EDE" w:rsidR="004E641E" w:rsidRPr="00055691" w:rsidRDefault="004A1E88" w:rsidP="004E641E">
      <w:pPr>
        <w:rPr>
          <w:lang w:val="en-US"/>
        </w:rPr>
      </w:pPr>
      <w:r w:rsidRPr="004A1E88">
        <w:rPr>
          <w:lang w:val="en-US" w:eastAsia="fr-FR"/>
        </w:rPr>
        <w:t>NMHSs may therefore progressively enrich their DAYCLI messages with Rich Information and other available information without delaying implementation, while ensuring that the required Core Information is provided.</w:t>
      </w:r>
    </w:p>
    <w:p w14:paraId="5C056045" w14:textId="77777777" w:rsidR="004E641E" w:rsidRDefault="004E641E" w:rsidP="004E641E">
      <w:pPr>
        <w:pStyle w:val="Titre2"/>
      </w:pPr>
      <w:bookmarkStart w:id="164" w:name="_Toc242708337"/>
      <w:r>
        <w:t>Implementing DAYCLI Encoding and Decoding</w:t>
      </w:r>
      <w:bookmarkEnd w:id="164"/>
    </w:p>
    <w:p w14:paraId="554B127A" w14:textId="77777777" w:rsidR="004E641E" w:rsidRPr="00D07F6B" w:rsidRDefault="004E641E" w:rsidP="004E641E">
      <w:pPr>
        <w:rPr>
          <w:lang w:val="en-US" w:eastAsia="fr-FR"/>
        </w:rPr>
      </w:pPr>
      <w:r w:rsidRPr="00D07F6B">
        <w:rPr>
          <w:lang w:val="en-US" w:eastAsia="fr-FR"/>
        </w:rPr>
        <w:t>Before exchanging DAYCLI messages operationally, Members need the capability to generate and decode the DAYCLI BUFR sequence (3 07 095). Several implementation approaches may be adopted depending on national technical resources, existing software infrastructure and operational requirements.</w:t>
      </w:r>
    </w:p>
    <w:p w14:paraId="3C10C33D" w14:textId="77777777" w:rsidR="004E641E" w:rsidRPr="004E641E" w:rsidRDefault="004E641E" w:rsidP="004E641E">
      <w:pPr>
        <w:rPr>
          <w:lang w:val="en-US" w:eastAsia="fr-FR"/>
        </w:rPr>
      </w:pPr>
      <w:r w:rsidRPr="004E641E">
        <w:rPr>
          <w:lang w:val="en-US" w:eastAsia="fr-FR"/>
        </w:rPr>
        <w:t>Members may choose to:</w:t>
      </w:r>
    </w:p>
    <w:p w14:paraId="6A1ECABB" w14:textId="77777777" w:rsidR="004E641E" w:rsidRPr="001B05E4" w:rsidRDefault="004E641E" w:rsidP="00021BB4">
      <w:pPr>
        <w:pStyle w:val="Paragraphedeliste"/>
        <w:numPr>
          <w:ilvl w:val="0"/>
          <w:numId w:val="22"/>
        </w:numPr>
        <w:rPr>
          <w:lang w:val="en-US" w:eastAsia="fr-FR"/>
        </w:rPr>
      </w:pPr>
      <w:r w:rsidRPr="001B05E4">
        <w:rPr>
          <w:b/>
          <w:bCs/>
          <w:lang w:val="en-US" w:eastAsia="fr-FR"/>
        </w:rPr>
        <w:t>Develop</w:t>
      </w:r>
      <w:r w:rsidRPr="001B05E4">
        <w:rPr>
          <w:lang w:val="en-US" w:eastAsia="fr-FR"/>
        </w:rPr>
        <w:t xml:space="preserve"> a dedicated DAYCLI encoder and decoder based on the BUFR specification described in these Guidelines; </w:t>
      </w:r>
    </w:p>
    <w:p w14:paraId="3A546464" w14:textId="77777777" w:rsidR="004E641E" w:rsidRPr="001B05E4" w:rsidRDefault="004E641E" w:rsidP="00021BB4">
      <w:pPr>
        <w:pStyle w:val="Paragraphedeliste"/>
        <w:numPr>
          <w:ilvl w:val="0"/>
          <w:numId w:val="22"/>
        </w:numPr>
        <w:rPr>
          <w:lang w:val="en-US" w:eastAsia="fr-FR"/>
        </w:rPr>
      </w:pPr>
      <w:r w:rsidRPr="001B05E4">
        <w:rPr>
          <w:b/>
          <w:bCs/>
          <w:lang w:val="en-US" w:eastAsia="fr-FR"/>
        </w:rPr>
        <w:t>Adapt</w:t>
      </w:r>
      <w:r w:rsidRPr="001B05E4">
        <w:rPr>
          <w:lang w:val="en-US" w:eastAsia="fr-FR"/>
        </w:rPr>
        <w:t xml:space="preserve"> an existing BUFR software library or application to support the DAYCLI BUFR sequence; </w:t>
      </w:r>
    </w:p>
    <w:p w14:paraId="529C1EDA" w14:textId="77777777" w:rsidR="004E641E" w:rsidRPr="001B05E4" w:rsidRDefault="004E641E" w:rsidP="00021BB4">
      <w:pPr>
        <w:pStyle w:val="Paragraphedeliste"/>
        <w:numPr>
          <w:ilvl w:val="0"/>
          <w:numId w:val="22"/>
        </w:numPr>
        <w:rPr>
          <w:lang w:val="en-US" w:eastAsia="fr-FR"/>
        </w:rPr>
      </w:pPr>
      <w:r w:rsidRPr="001B05E4">
        <w:rPr>
          <w:b/>
          <w:bCs/>
          <w:lang w:val="en-US" w:eastAsia="fr-FR"/>
        </w:rPr>
        <w:t>Use</w:t>
      </w:r>
      <w:r w:rsidRPr="001B05E4">
        <w:rPr>
          <w:lang w:val="en-US" w:eastAsia="fr-FR"/>
        </w:rPr>
        <w:t xml:space="preserve"> an existing DAYCLI implementation or software solution where available. </w:t>
      </w:r>
    </w:p>
    <w:p w14:paraId="4A5878D2" w14:textId="77777777" w:rsidR="004E641E" w:rsidRPr="00D07F6B" w:rsidRDefault="004E641E" w:rsidP="004E641E">
      <w:pPr>
        <w:rPr>
          <w:lang w:val="en-US" w:eastAsia="fr-FR"/>
        </w:rPr>
      </w:pPr>
      <w:r w:rsidRPr="00D07F6B">
        <w:rPr>
          <w:lang w:val="en-US" w:eastAsia="fr-FR"/>
        </w:rPr>
        <w:t xml:space="preserve">The choice of implementation approach remains the responsibility of each </w:t>
      </w:r>
      <w:r>
        <w:rPr>
          <w:lang w:val="en-US" w:eastAsia="fr-FR"/>
        </w:rPr>
        <w:t xml:space="preserve">NMHS. </w:t>
      </w:r>
      <w:r w:rsidRPr="00D07F6B">
        <w:rPr>
          <w:lang w:val="en-US" w:eastAsia="fr-FR"/>
        </w:rPr>
        <w:t>Regardless of the approach adopted, the resulting implementation should generate and interpret DAYCLI messages in full conformity with the DAYCLI BUFR specification.</w:t>
      </w:r>
    </w:p>
    <w:p w14:paraId="3F1FF225" w14:textId="7FB11471" w:rsidR="004E641E" w:rsidRPr="00055691" w:rsidRDefault="004E641E" w:rsidP="004E641E">
      <w:pPr>
        <w:rPr>
          <w:lang w:val="en-US"/>
        </w:rPr>
      </w:pPr>
      <w:r w:rsidRPr="00055691">
        <w:rPr>
          <w:rStyle w:val="lev"/>
          <w:b w:val="0"/>
          <w:lang w:val="en-US"/>
        </w:rPr>
        <w:t xml:space="preserve">General BUFR software libraries and implementation resources are listed in Annex A (Section </w:t>
      </w:r>
      <w:r w:rsidR="00021BB4" w:rsidRPr="00055691">
        <w:rPr>
          <w:rStyle w:val="lev"/>
          <w:b w:val="0"/>
          <w:lang w:val="en-US"/>
        </w:rPr>
        <w:t>1</w:t>
      </w:r>
      <w:r w:rsidR="00021BB4">
        <w:rPr>
          <w:rStyle w:val="lev"/>
          <w:b w:val="0"/>
          <w:lang w:val="en-US"/>
        </w:rPr>
        <w:t>2</w:t>
      </w:r>
      <w:r w:rsidRPr="00055691">
        <w:rPr>
          <w:rStyle w:val="lev"/>
          <w:b w:val="0"/>
          <w:lang w:val="en-US"/>
        </w:rPr>
        <w:t>.2). An illustrative example showing how a DAYCLI BUFR message may be produced using an existing software solution is provided in Annex B. These resources are provided for information only and do not constitute an endorsement of any particular software package or implementation.</w:t>
      </w:r>
    </w:p>
    <w:p w14:paraId="53A938ED" w14:textId="77777777" w:rsidR="00AA58EE" w:rsidRDefault="00D35D4E" w:rsidP="00AA58EE">
      <w:r>
        <w:t>WIS2Box provides an existing WMO community-based environment for the dissemination and exchange of WMO data and has previously supported the encoding and decoding of earlier DAYCLI BUFR sequences. Support for the current DAYCLI BUFR sequence is expected to be incorporated into WIS2Box. NMHSs already using WIS2Box may therefore consider this environment as a natural option for the operational production and exchange of DAYCLI messages as the required functionality becomes available.</w:t>
      </w:r>
    </w:p>
    <w:p w14:paraId="60CB0015" w14:textId="1EFC6486" w:rsidR="004E641E" w:rsidRDefault="004E641E" w:rsidP="004E641E">
      <w:pPr>
        <w:pStyle w:val="Titre2"/>
      </w:pPr>
      <w:bookmarkStart w:id="165" w:name="_Toc242708338"/>
      <w:r>
        <w:t>Validation Before Operational Exchange</w:t>
      </w:r>
      <w:bookmarkEnd w:id="165"/>
    </w:p>
    <w:p w14:paraId="66CF1BF0" w14:textId="77777777" w:rsidR="004E641E" w:rsidRPr="00931EEB" w:rsidRDefault="004E641E" w:rsidP="004E641E">
      <w:pPr>
        <w:rPr>
          <w:lang w:val="en-US"/>
        </w:rPr>
      </w:pPr>
      <w:r w:rsidRPr="00931EEB">
        <w:rPr>
          <w:lang w:val="en-US"/>
        </w:rPr>
        <w:t>Before DAYCLI messages are exchanged operationally, NMHSs should verify that the implemented solution correctly represents the official national climate record and complies with the DAYCLI specification. Validation should confirm not only the technical correctness of the exchanged messages but also the consistency of the information extracted from the national operational environment.</w:t>
      </w:r>
    </w:p>
    <w:p w14:paraId="326FBF1F" w14:textId="7FE5FFA7" w:rsidR="004E641E" w:rsidRPr="00931EEB" w:rsidRDefault="004E641E" w:rsidP="004E641E">
      <w:pPr>
        <w:rPr>
          <w:lang w:val="en-US"/>
        </w:rPr>
      </w:pPr>
      <w:r w:rsidRPr="00931EEB">
        <w:rPr>
          <w:lang w:val="en-US"/>
        </w:rPr>
        <w:t>Validation should include verification that the information mapping has been implemented correctly, that the authoritative sources of information are used consistently and that any transformation rules applied during message generation</w:t>
      </w:r>
      <w:r>
        <w:rPr>
          <w:lang w:val="en-US"/>
        </w:rPr>
        <w:t xml:space="preserve"> do not lead to unintended distortions or information loss.</w:t>
      </w:r>
      <w:r w:rsidRPr="00931EEB">
        <w:rPr>
          <w:lang w:val="en-US"/>
        </w:rPr>
        <w:t xml:space="preserve"> Particular attention should be </w:t>
      </w:r>
      <w:r w:rsidRPr="00931EEB">
        <w:rPr>
          <w:lang w:val="en-US"/>
        </w:rPr>
        <w:lastRenderedPageBreak/>
        <w:t>given to quality information, metadata and derived elements whose values may depend on national operational practices.</w:t>
      </w:r>
    </w:p>
    <w:p w14:paraId="0403E88C" w14:textId="55ED4855" w:rsidR="004E641E" w:rsidRPr="00931EEB" w:rsidRDefault="004E641E" w:rsidP="004E641E">
      <w:pPr>
        <w:rPr>
          <w:lang w:val="en-US"/>
        </w:rPr>
      </w:pPr>
      <w:r w:rsidRPr="00931EEB">
        <w:rPr>
          <w:lang w:val="en-US"/>
        </w:rPr>
        <w:t xml:space="preserve">Validation should also confirm that all </w:t>
      </w:r>
      <w:r w:rsidR="00BF6D6D">
        <w:rPr>
          <w:lang w:val="en-US"/>
        </w:rPr>
        <w:t>Core</w:t>
      </w:r>
      <w:r w:rsidR="00BF6D6D" w:rsidRPr="00931EEB">
        <w:rPr>
          <w:lang w:val="en-US"/>
        </w:rPr>
        <w:t xml:space="preserve"> </w:t>
      </w:r>
      <w:r w:rsidRPr="00931EEB">
        <w:rPr>
          <w:lang w:val="en-US"/>
        </w:rPr>
        <w:t>information required by the DAYCLI specification is present before operational exchange begins. Any optional or recommended information not yet available should be documented as part of the implementation process and incorporated progressively as national capabilities evolve.</w:t>
      </w:r>
    </w:p>
    <w:p w14:paraId="24FD05FF" w14:textId="77777777" w:rsidR="004E641E" w:rsidRDefault="004E641E" w:rsidP="004E641E">
      <w:pPr>
        <w:rPr>
          <w:lang w:val="en-US"/>
        </w:rPr>
      </w:pPr>
      <w:r w:rsidRPr="00931EEB">
        <w:rPr>
          <w:lang w:val="en-US"/>
        </w:rPr>
        <w:t>Operational testing should</w:t>
      </w:r>
      <w:r>
        <w:rPr>
          <w:lang w:val="en-US"/>
        </w:rPr>
        <w:t xml:space="preserve"> include, where practicable,</w:t>
      </w:r>
      <w:r w:rsidRPr="00931EEB">
        <w:rPr>
          <w:lang w:val="en-US"/>
        </w:rPr>
        <w:t xml:space="preserve"> the generation and review of representative DAYCLI messages covering a range of situations, including different observing stations, climate variables and data quality conditions. Such testing provides confidence that the implementation behaves consistently under normal operational conditions.</w:t>
      </w:r>
    </w:p>
    <w:p w14:paraId="19DBD7E3" w14:textId="77777777" w:rsidR="004E641E" w:rsidRDefault="004E641E" w:rsidP="004E641E">
      <w:r>
        <w:t>Validation should not be limited to the technical generation of DAYCLI messages within the NMHS. Whenever possible, NMHSs are encouraged to verify that their messages are correctly interpreted by external partners, including other NMHSs and designated international data collection centres. Such interoperability testing provides additional confidence that the exchanged information is interpreted consistently across different operational environments and software implementations.</w:t>
      </w:r>
    </w:p>
    <w:p w14:paraId="21F5E78C" w14:textId="77777777" w:rsidR="004E641E" w:rsidRPr="005D5D7E" w:rsidRDefault="004E641E" w:rsidP="004E641E">
      <w:pPr>
        <w:rPr>
          <w:lang w:val="en-US"/>
        </w:rPr>
      </w:pPr>
      <w:r>
        <w:t>NMHSs should also take advantage of international validation and monitoring mechanisms as they become available. For instance, future services developed within the WMO WIGOS Data Quality Monitoring System may provide valuable feedback on the quality, consistency and interoperability of exchanged DAYCLI messages, thereby supporting continuous improvement of national implementations. Global, regional or national monitoring and data centres may also contribute to the validation and monitoring of DAYCLI messages as appropriate. Successful DAYCLI implementation is achieved not simply by producing technically valid exchange messages, but by ensuring that these messages faithfully represent the official national climate record and can be interpreted consistently throughout the international climate data exchange community.</w:t>
      </w:r>
    </w:p>
    <w:p w14:paraId="71C0B5A8" w14:textId="77777777" w:rsidR="004E641E" w:rsidRDefault="004E641E" w:rsidP="004E641E">
      <w:pPr>
        <w:pStyle w:val="Titre1"/>
      </w:pPr>
      <w:bookmarkStart w:id="166" w:name="_Toc242708339"/>
      <w:r>
        <w:t>Information Requirements for International Exchange</w:t>
      </w:r>
      <w:bookmarkEnd w:id="166"/>
    </w:p>
    <w:p w14:paraId="0905D908" w14:textId="77777777" w:rsidR="004E641E" w:rsidRDefault="004E641E" w:rsidP="004E641E">
      <w:r>
        <w:t>A technically valid DAYCLI message is a prerequisite for international exchange. Such a message complies with the BUFR encoding rules and can be successfully transmitted, decoded and processed by receiving systems. The validation of BUFR encoding is, however, outside the scope of these Guidelines.</w:t>
      </w:r>
    </w:p>
    <w:p w14:paraId="4063CA11" w14:textId="77777777" w:rsidR="004E641E" w:rsidRPr="00D14FBB" w:rsidRDefault="004E641E" w:rsidP="004E641E">
      <w:pPr>
        <w:rPr>
          <w:b/>
          <w:lang w:val="en-US"/>
        </w:rPr>
      </w:pPr>
      <w:r w:rsidRPr="00D14FBB">
        <w:rPr>
          <w:rStyle w:val="lev"/>
          <w:b w:val="0"/>
          <w:lang w:val="en-US"/>
        </w:rPr>
        <w:t>For the purpose of these Guidelines, the information contained in a DAYCLI message can be organized into two complementary categories.</w:t>
      </w:r>
    </w:p>
    <w:p w14:paraId="4F4BD6ED" w14:textId="77777777" w:rsidR="004E641E" w:rsidRPr="0067167B" w:rsidRDefault="004E641E" w:rsidP="004E641E">
      <w:pPr>
        <w:rPr>
          <w:lang w:val="en-US"/>
        </w:rPr>
      </w:pPr>
      <w:r w:rsidRPr="00D14FBB">
        <w:rPr>
          <w:b/>
        </w:rPr>
        <w:t>Core Information</w:t>
      </w:r>
      <w:r>
        <w:t xml:space="preserve"> represents the minimum information required for routine operational international exchange of daily climate observations. It enables receiving systems to correctly identify, interpret and integrate the exchanged observations.</w:t>
      </w:r>
    </w:p>
    <w:p w14:paraId="2B811964" w14:textId="77777777" w:rsidR="004E641E" w:rsidRDefault="004E641E" w:rsidP="004E641E">
      <w:pPr>
        <w:rPr>
          <w:rStyle w:val="lev"/>
          <w:lang w:val="en-US"/>
        </w:rPr>
      </w:pPr>
      <w:r w:rsidRPr="00D14FBB">
        <w:rPr>
          <w:b/>
        </w:rPr>
        <w:t>Rich Information</w:t>
      </w:r>
      <w:r>
        <w:t xml:space="preserve"> comprises additional metadata and contextual information that progressively enhance the scientific value of exchanged observations by improving their interpretation, traceability and long-term reuse.</w:t>
      </w:r>
      <w:r w:rsidRPr="0067167B">
        <w:rPr>
          <w:rStyle w:val="lev"/>
          <w:lang w:val="en-US"/>
        </w:rPr>
        <w:t xml:space="preserve"> </w:t>
      </w:r>
    </w:p>
    <w:p w14:paraId="12B7DC42" w14:textId="41EDEABE" w:rsidR="004E641E" w:rsidRPr="0067167B" w:rsidRDefault="004E641E" w:rsidP="004E641E">
      <w:pPr>
        <w:rPr>
          <w:lang w:val="en-US"/>
        </w:rPr>
      </w:pPr>
      <w:r>
        <w:t xml:space="preserve">The Core and Rich Information associated with each DAYCLI Information Family are summarized in </w:t>
      </w:r>
      <w:r>
        <w:fldChar w:fldCharType="begin"/>
      </w:r>
      <w:r>
        <w:instrText xml:space="preserve"> REF _Ref236566072 \h </w:instrText>
      </w:r>
      <w:r>
        <w:fldChar w:fldCharType="separate"/>
      </w:r>
      <w:r w:rsidR="00364D01">
        <w:t xml:space="preserve">Table </w:t>
      </w:r>
      <w:r w:rsidR="00364D01">
        <w:rPr>
          <w:noProof/>
        </w:rPr>
        <w:t>10</w:t>
      </w:r>
      <w:r w:rsidR="00364D01">
        <w:noBreakHyphen/>
      </w:r>
      <w:r w:rsidR="00364D01">
        <w:rPr>
          <w:noProof/>
        </w:rPr>
        <w:t>1</w:t>
      </w:r>
      <w:r>
        <w:fldChar w:fldCharType="end"/>
      </w:r>
      <w:r w:rsidRPr="0067167B">
        <w:rPr>
          <w:rStyle w:val="lev"/>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4297"/>
        <w:gridCol w:w="3561"/>
      </w:tblGrid>
      <w:tr w:rsidR="004E641E" w:rsidRPr="00300860" w14:paraId="43F22F60" w14:textId="77777777" w:rsidTr="00BC5AB9">
        <w:trPr>
          <w:tblHeader/>
          <w:tblCellSpacing w:w="15" w:type="dxa"/>
        </w:trPr>
        <w:tc>
          <w:tcPr>
            <w:tcW w:w="0" w:type="auto"/>
            <w:vAlign w:val="center"/>
            <w:hideMark/>
          </w:tcPr>
          <w:p w14:paraId="32899C08" w14:textId="77777777" w:rsidR="004E641E" w:rsidRPr="00300860" w:rsidRDefault="004E641E" w:rsidP="00BC5AB9">
            <w:pPr>
              <w:jc w:val="center"/>
              <w:rPr>
                <w:b/>
                <w:lang w:val="fr-FR" w:eastAsia="fr-FR"/>
              </w:rPr>
            </w:pPr>
            <w:r w:rsidRPr="00300860">
              <w:rPr>
                <w:b/>
                <w:lang w:val="fr-FR" w:eastAsia="fr-FR"/>
              </w:rPr>
              <w:t>Information Family</w:t>
            </w:r>
          </w:p>
        </w:tc>
        <w:tc>
          <w:tcPr>
            <w:tcW w:w="0" w:type="auto"/>
            <w:vAlign w:val="center"/>
            <w:hideMark/>
          </w:tcPr>
          <w:p w14:paraId="6433A064" w14:textId="77777777" w:rsidR="004E641E" w:rsidRPr="00300860" w:rsidRDefault="004E641E" w:rsidP="00BC5AB9">
            <w:pPr>
              <w:jc w:val="center"/>
              <w:rPr>
                <w:b/>
                <w:lang w:val="fr-FR" w:eastAsia="fr-FR"/>
              </w:rPr>
            </w:pPr>
            <w:proofErr w:type="spellStart"/>
            <w:r w:rsidRPr="00300860">
              <w:rPr>
                <w:b/>
                <w:lang w:val="fr-FR" w:eastAsia="fr-FR"/>
              </w:rPr>
              <w:t>Core</w:t>
            </w:r>
            <w:proofErr w:type="spellEnd"/>
            <w:r w:rsidRPr="00300860">
              <w:rPr>
                <w:b/>
                <w:lang w:val="fr-FR" w:eastAsia="fr-FR"/>
              </w:rPr>
              <w:t xml:space="preserve"> Information</w:t>
            </w:r>
          </w:p>
        </w:tc>
        <w:tc>
          <w:tcPr>
            <w:tcW w:w="0" w:type="auto"/>
            <w:vAlign w:val="center"/>
            <w:hideMark/>
          </w:tcPr>
          <w:p w14:paraId="2B9D1317" w14:textId="77777777" w:rsidR="004E641E" w:rsidRPr="00300860" w:rsidRDefault="004E641E" w:rsidP="00BC5AB9">
            <w:pPr>
              <w:jc w:val="center"/>
              <w:rPr>
                <w:b/>
                <w:lang w:val="fr-FR" w:eastAsia="fr-FR"/>
              </w:rPr>
            </w:pPr>
            <w:r w:rsidRPr="00300860">
              <w:rPr>
                <w:b/>
                <w:lang w:val="fr-FR" w:eastAsia="fr-FR"/>
              </w:rPr>
              <w:t>Rich Information</w:t>
            </w:r>
          </w:p>
        </w:tc>
      </w:tr>
      <w:tr w:rsidR="004E641E" w:rsidRPr="00300860" w14:paraId="03EA6041" w14:textId="77777777" w:rsidTr="00BC5AB9">
        <w:trPr>
          <w:tblCellSpacing w:w="15" w:type="dxa"/>
        </w:trPr>
        <w:tc>
          <w:tcPr>
            <w:tcW w:w="0" w:type="auto"/>
            <w:vAlign w:val="center"/>
            <w:hideMark/>
          </w:tcPr>
          <w:p w14:paraId="3D103D6F" w14:textId="77777777" w:rsidR="004E641E" w:rsidRPr="00300860" w:rsidRDefault="004E641E" w:rsidP="00BC5AB9">
            <w:pPr>
              <w:jc w:val="left"/>
              <w:rPr>
                <w:lang w:val="fr-FR" w:eastAsia="fr-FR"/>
              </w:rPr>
            </w:pPr>
            <w:r w:rsidRPr="00300860">
              <w:rPr>
                <w:lang w:val="fr-FR" w:eastAsia="fr-FR"/>
              </w:rPr>
              <w:t>Station Identification</w:t>
            </w:r>
          </w:p>
        </w:tc>
        <w:tc>
          <w:tcPr>
            <w:tcW w:w="0" w:type="auto"/>
            <w:vAlign w:val="center"/>
            <w:hideMark/>
          </w:tcPr>
          <w:p w14:paraId="331190B5" w14:textId="77777777" w:rsidR="004E641E" w:rsidRPr="004E2B35" w:rsidRDefault="004E641E" w:rsidP="006670FF">
            <w:pPr>
              <w:pStyle w:val="Paragraphedeliste"/>
              <w:numPr>
                <w:ilvl w:val="0"/>
                <w:numId w:val="19"/>
              </w:numPr>
              <w:jc w:val="left"/>
              <w:rPr>
                <w:lang w:val="fr-FR" w:eastAsia="fr-FR"/>
              </w:rPr>
            </w:pPr>
            <w:r w:rsidRPr="004E2B35">
              <w:rPr>
                <w:lang w:val="fr-FR" w:eastAsia="fr-FR"/>
              </w:rPr>
              <w:t>WIGOS Station Identifier</w:t>
            </w:r>
          </w:p>
        </w:tc>
        <w:tc>
          <w:tcPr>
            <w:tcW w:w="0" w:type="auto"/>
            <w:vAlign w:val="center"/>
            <w:hideMark/>
          </w:tcPr>
          <w:p w14:paraId="43E9513C" w14:textId="77777777" w:rsidR="004E641E" w:rsidRPr="007C36EC" w:rsidRDefault="004E641E" w:rsidP="006670FF">
            <w:pPr>
              <w:pStyle w:val="Paragraphedeliste"/>
              <w:numPr>
                <w:ilvl w:val="0"/>
                <w:numId w:val="19"/>
              </w:numPr>
              <w:jc w:val="left"/>
              <w:rPr>
                <w:lang w:val="en-US" w:eastAsia="fr-FR"/>
              </w:rPr>
            </w:pPr>
            <w:r>
              <w:t>WMO Block and Station Number</w:t>
            </w:r>
          </w:p>
          <w:p w14:paraId="68DE50B2" w14:textId="77777777" w:rsidR="004E641E" w:rsidRPr="007C36EC" w:rsidRDefault="004E641E" w:rsidP="006670FF">
            <w:pPr>
              <w:pStyle w:val="Paragraphedeliste"/>
              <w:numPr>
                <w:ilvl w:val="0"/>
                <w:numId w:val="19"/>
              </w:numPr>
              <w:jc w:val="left"/>
              <w:rPr>
                <w:lang w:val="en-US" w:eastAsia="fr-FR"/>
              </w:rPr>
            </w:pPr>
            <w:r>
              <w:t>Station Location</w:t>
            </w:r>
          </w:p>
          <w:p w14:paraId="33CABE11" w14:textId="77777777" w:rsidR="004E641E" w:rsidRPr="007C36EC" w:rsidRDefault="004E641E" w:rsidP="006670FF">
            <w:pPr>
              <w:pStyle w:val="Paragraphedeliste"/>
              <w:numPr>
                <w:ilvl w:val="0"/>
                <w:numId w:val="19"/>
              </w:numPr>
              <w:jc w:val="left"/>
              <w:rPr>
                <w:lang w:val="en-US" w:eastAsia="fr-FR"/>
              </w:rPr>
            </w:pPr>
            <w:r>
              <w:t>Station Elevation</w:t>
            </w:r>
          </w:p>
        </w:tc>
      </w:tr>
      <w:tr w:rsidR="004E641E" w:rsidRPr="004E641E" w14:paraId="20E618AE" w14:textId="77777777" w:rsidTr="00BC5AB9">
        <w:trPr>
          <w:tblCellSpacing w:w="15" w:type="dxa"/>
        </w:trPr>
        <w:tc>
          <w:tcPr>
            <w:tcW w:w="0" w:type="auto"/>
            <w:vAlign w:val="center"/>
            <w:hideMark/>
          </w:tcPr>
          <w:p w14:paraId="517B5B6E" w14:textId="77777777" w:rsidR="004E641E" w:rsidRPr="004E641E" w:rsidRDefault="004E641E" w:rsidP="00BC5AB9">
            <w:pPr>
              <w:jc w:val="left"/>
              <w:rPr>
                <w:lang w:val="en-US" w:eastAsia="fr-FR"/>
              </w:rPr>
            </w:pPr>
            <w:r w:rsidRPr="004E641E">
              <w:rPr>
                <w:lang w:val="en-US" w:eastAsia="fr-FR"/>
              </w:rPr>
              <w:lastRenderedPageBreak/>
              <w:t>Observation and Processing Information</w:t>
            </w:r>
          </w:p>
        </w:tc>
        <w:tc>
          <w:tcPr>
            <w:tcW w:w="0" w:type="auto"/>
            <w:vAlign w:val="center"/>
            <w:hideMark/>
          </w:tcPr>
          <w:p w14:paraId="046F5F2F"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Attribution Day</w:t>
            </w:r>
          </w:p>
          <w:p w14:paraId="3FA347D8" w14:textId="77777777" w:rsidR="004E641E" w:rsidRPr="004E641E" w:rsidRDefault="004E641E" w:rsidP="006670FF">
            <w:pPr>
              <w:pStyle w:val="Paragraphedeliste"/>
              <w:numPr>
                <w:ilvl w:val="0"/>
                <w:numId w:val="19"/>
              </w:numPr>
              <w:jc w:val="left"/>
              <w:rPr>
                <w:lang w:val="en-US" w:eastAsia="fr-FR"/>
              </w:rPr>
            </w:pPr>
            <w:r w:rsidRPr="004E641E">
              <w:rPr>
                <w:bCs/>
                <w:lang w:val="en-US" w:eastAsia="fr-FR"/>
              </w:rPr>
              <w:t>Time Difference against UTC</w:t>
            </w:r>
          </w:p>
        </w:tc>
        <w:tc>
          <w:tcPr>
            <w:tcW w:w="0" w:type="auto"/>
            <w:vAlign w:val="center"/>
            <w:hideMark/>
          </w:tcPr>
          <w:p w14:paraId="76080507"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Siting and Measurement Quality Classification for Temperature</w:t>
            </w:r>
          </w:p>
          <w:p w14:paraId="2CB5DC66"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Siting and Measurement Quality Classification for Precipitation</w:t>
            </w:r>
          </w:p>
          <w:p w14:paraId="57D4FC76"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Method Used to Calculate the Average Daily Temperature</w:t>
            </w:r>
          </w:p>
        </w:tc>
      </w:tr>
      <w:tr w:rsidR="004E641E" w:rsidRPr="004E641E" w14:paraId="4C72E61B" w14:textId="77777777" w:rsidTr="00BC5AB9">
        <w:trPr>
          <w:tblCellSpacing w:w="15" w:type="dxa"/>
        </w:trPr>
        <w:tc>
          <w:tcPr>
            <w:tcW w:w="0" w:type="auto"/>
            <w:vAlign w:val="center"/>
            <w:hideMark/>
          </w:tcPr>
          <w:p w14:paraId="364D8E93" w14:textId="77777777" w:rsidR="004E641E" w:rsidRPr="004E641E" w:rsidRDefault="004E641E" w:rsidP="00BC5AB9">
            <w:pPr>
              <w:jc w:val="left"/>
              <w:rPr>
                <w:lang w:val="en-US" w:eastAsia="fr-FR"/>
              </w:rPr>
            </w:pPr>
            <w:r w:rsidRPr="004E641E">
              <w:rPr>
                <w:lang w:val="en-US" w:eastAsia="fr-FR"/>
              </w:rPr>
              <w:t>Climate Variables</w:t>
            </w:r>
          </w:p>
        </w:tc>
        <w:tc>
          <w:tcPr>
            <w:tcW w:w="0" w:type="auto"/>
            <w:vAlign w:val="center"/>
            <w:hideMark/>
          </w:tcPr>
          <w:p w14:paraId="58635C31" w14:textId="77777777" w:rsidR="004E641E" w:rsidRPr="004E641E" w:rsidRDefault="004E641E" w:rsidP="006670FF">
            <w:pPr>
              <w:pStyle w:val="Paragraphedeliste"/>
              <w:numPr>
                <w:ilvl w:val="0"/>
                <w:numId w:val="19"/>
              </w:numPr>
              <w:jc w:val="left"/>
              <w:rPr>
                <w:lang w:val="en-US" w:eastAsia="fr-FR"/>
              </w:rPr>
            </w:pPr>
            <w:r w:rsidRPr="004E641E">
              <w:rPr>
                <w:lang w:val="en-US"/>
              </w:rPr>
              <w:t>Identification of each reported climate variable, together with either its observed value or an explicit indication that the value is unavailable.</w:t>
            </w:r>
          </w:p>
        </w:tc>
        <w:tc>
          <w:tcPr>
            <w:tcW w:w="0" w:type="auto"/>
            <w:vAlign w:val="center"/>
            <w:hideMark/>
          </w:tcPr>
          <w:p w14:paraId="76D4A5E1"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Date and Time for the Total Snow Depth observation</w:t>
            </w:r>
          </w:p>
          <w:p w14:paraId="56ECA006" w14:textId="77777777" w:rsidR="004E641E" w:rsidRPr="004E641E" w:rsidRDefault="004E641E" w:rsidP="006670FF">
            <w:pPr>
              <w:pStyle w:val="Paragraphedeliste"/>
              <w:numPr>
                <w:ilvl w:val="0"/>
                <w:numId w:val="19"/>
              </w:numPr>
              <w:jc w:val="left"/>
              <w:rPr>
                <w:lang w:val="en-US" w:eastAsia="fr-FR"/>
              </w:rPr>
            </w:pPr>
            <w:r w:rsidRPr="004E641E">
              <w:rPr>
                <w:lang w:val="en-US" w:eastAsia="fr-FR"/>
              </w:rPr>
              <w:t>Time Period (or Climatological Day) associated with each of the other reported climate variables</w:t>
            </w:r>
          </w:p>
          <w:p w14:paraId="4EC3E69D" w14:textId="77777777" w:rsidR="004E641E" w:rsidRPr="004E641E" w:rsidRDefault="004E641E" w:rsidP="006670FF">
            <w:pPr>
              <w:pStyle w:val="Paragraphedeliste"/>
              <w:numPr>
                <w:ilvl w:val="0"/>
                <w:numId w:val="19"/>
              </w:numPr>
              <w:jc w:val="left"/>
              <w:rPr>
                <w:lang w:val="en-US" w:eastAsia="fr-FR"/>
              </w:rPr>
            </w:pPr>
            <w:r w:rsidRPr="004E641E">
              <w:rPr>
                <w:lang w:val="en-US"/>
              </w:rPr>
              <w:t>QC Flag for each reported climate variable</w:t>
            </w:r>
          </w:p>
        </w:tc>
      </w:tr>
    </w:tbl>
    <w:p w14:paraId="6EF2882D" w14:textId="15F2983C" w:rsidR="004E641E" w:rsidRDefault="004E641E" w:rsidP="004E641E">
      <w:pPr>
        <w:pStyle w:val="Lgende"/>
        <w:rPr>
          <w:lang w:val="en-US"/>
        </w:rPr>
      </w:pPr>
      <w:bookmarkStart w:id="167" w:name="_Ref236566072"/>
      <w:bookmarkStart w:id="168" w:name="_Toc242185859"/>
      <w:r>
        <w:t xml:space="preserve">Table </w:t>
      </w:r>
      <w:r w:rsidR="003141D3">
        <w:fldChar w:fldCharType="begin"/>
      </w:r>
      <w:r w:rsidR="003141D3">
        <w:instrText xml:space="preserve"> STYLEREF 1 \s </w:instrText>
      </w:r>
      <w:r w:rsidR="003141D3">
        <w:fldChar w:fldCharType="separate"/>
      </w:r>
      <w:r w:rsidR="00364D01">
        <w:rPr>
          <w:noProof/>
        </w:rPr>
        <w:t>10</w:t>
      </w:r>
      <w:r w:rsidR="003141D3">
        <w:rPr>
          <w:noProof/>
        </w:rPr>
        <w:fldChar w:fldCharType="end"/>
      </w:r>
      <w:r w:rsidR="00662051">
        <w:noBreakHyphen/>
      </w:r>
      <w:r w:rsidR="003141D3">
        <w:fldChar w:fldCharType="begin"/>
      </w:r>
      <w:r w:rsidR="003141D3">
        <w:instrText xml:space="preserve"> SEQ Table \* ARABIC \s 1 </w:instrText>
      </w:r>
      <w:r w:rsidR="003141D3">
        <w:fldChar w:fldCharType="separate"/>
      </w:r>
      <w:r w:rsidR="00364D01">
        <w:rPr>
          <w:noProof/>
        </w:rPr>
        <w:t>1</w:t>
      </w:r>
      <w:r w:rsidR="003141D3">
        <w:rPr>
          <w:noProof/>
        </w:rPr>
        <w:fldChar w:fldCharType="end"/>
      </w:r>
      <w:bookmarkEnd w:id="167"/>
      <w:r>
        <w:t xml:space="preserve"> </w:t>
      </w:r>
      <w:r w:rsidRPr="004973E2">
        <w:t>Core and Rich Information Associated with the DAYCLI Information Families</w:t>
      </w:r>
      <w:bookmarkEnd w:id="168"/>
    </w:p>
    <w:p w14:paraId="695F158A" w14:textId="77777777" w:rsidR="004E641E" w:rsidRPr="00300860" w:rsidRDefault="004E641E" w:rsidP="004E641E">
      <w:pPr>
        <w:rPr>
          <w:lang w:val="en-US"/>
        </w:rPr>
      </w:pPr>
      <w:r>
        <w:rPr>
          <w:lang w:val="en-US"/>
        </w:rPr>
        <w:t>One</w:t>
      </w:r>
      <w:r w:rsidRPr="00300860">
        <w:rPr>
          <w:lang w:val="en-US"/>
        </w:rPr>
        <w:t xml:space="preserve"> important principle of DAYCLI is that the explicit indication that an expected observation is unavailable is itself valuable climate information. Reporting that a value is unavailable provides a clearer and more complete description of the climate record than omitting the observation altogether, as it distinguishes unavailable observations from missing or incomplete message transmission.</w:t>
      </w:r>
    </w:p>
    <w:p w14:paraId="7FCA3E3F" w14:textId="77777777" w:rsidR="004E641E" w:rsidRPr="00300860" w:rsidRDefault="004E641E" w:rsidP="004E641E">
      <w:pPr>
        <w:rPr>
          <w:lang w:val="en-US"/>
        </w:rPr>
      </w:pPr>
      <w:r>
        <w:t>As national climate data management systems evolve, NMHSs are encouraged to progressively enrich their DAYCLI messages with additional metadata and contextual information. While Core Information supports routine operational exchange, Rich Information increases the scientific value of internationally exchanged climate observations and promotes their consistent interpretation and long-term reuse.</w:t>
      </w:r>
    </w:p>
    <w:p w14:paraId="0CC30567" w14:textId="77777777" w:rsidR="004E641E" w:rsidRDefault="004E641E" w:rsidP="004E641E">
      <w:pPr>
        <w:pStyle w:val="Titre1"/>
      </w:pPr>
      <w:bookmarkStart w:id="169" w:name="_Toc242708340"/>
      <w:r>
        <w:t>International Exchange and Use of DAYCLI Data</w:t>
      </w:r>
      <w:bookmarkEnd w:id="169"/>
    </w:p>
    <w:p w14:paraId="30B3067A" w14:textId="77777777" w:rsidR="004E641E" w:rsidRDefault="004E641E" w:rsidP="004E641E">
      <w:pPr>
        <w:pStyle w:val="Titre2"/>
      </w:pPr>
      <w:bookmarkStart w:id="170" w:name="_Toc242708341"/>
      <w:r>
        <w:t>International Exchange of DAYCLI Messages</w:t>
      </w:r>
      <w:bookmarkEnd w:id="170"/>
    </w:p>
    <w:p w14:paraId="5F0C49CA" w14:textId="3FCA882D" w:rsidR="004E641E" w:rsidRPr="001C05E7" w:rsidRDefault="004E641E" w:rsidP="004E641E">
      <w:pPr>
        <w:rPr>
          <w:lang w:val="en-US"/>
        </w:rPr>
      </w:pPr>
      <w:r w:rsidRPr="001C05E7">
        <w:rPr>
          <w:lang w:val="en-US"/>
        </w:rPr>
        <w:t xml:space="preserve">DAYCLI messages are defined exclusively in </w:t>
      </w:r>
      <w:r w:rsidRPr="001C05E7">
        <w:rPr>
          <w:rStyle w:val="lev"/>
          <w:lang w:val="en-US"/>
        </w:rPr>
        <w:t>BUFR</w:t>
      </w:r>
      <w:r w:rsidRPr="001C05E7">
        <w:rPr>
          <w:lang w:val="en-US"/>
        </w:rPr>
        <w:t xml:space="preserve"> format and are intended for the international exchange of daily climate observations together with their associated metadata. </w:t>
      </w:r>
      <w:r>
        <w:rPr>
          <w:lang w:val="en-US"/>
        </w:rPr>
        <w:t xml:space="preserve">Messages cannot be exchanged using </w:t>
      </w:r>
      <w:r w:rsidRPr="001C05E7">
        <w:rPr>
          <w:rStyle w:val="lev"/>
          <w:lang w:val="en-US"/>
        </w:rPr>
        <w:t>Traditional Alphanumeric Code (TAC)</w:t>
      </w:r>
      <w:r w:rsidRPr="001C05E7">
        <w:rPr>
          <w:lang w:val="en-US"/>
        </w:rPr>
        <w:t xml:space="preserve"> or </w:t>
      </w:r>
      <w:r w:rsidRPr="001C05E7">
        <w:rPr>
          <w:rStyle w:val="lev"/>
          <w:lang w:val="en-US"/>
        </w:rPr>
        <w:t xml:space="preserve">Character form for the Representation and </w:t>
      </w:r>
      <w:proofErr w:type="spellStart"/>
      <w:r w:rsidRPr="001C05E7">
        <w:rPr>
          <w:rStyle w:val="lev"/>
          <w:lang w:val="en-US"/>
        </w:rPr>
        <w:t>EXchange</w:t>
      </w:r>
      <w:proofErr w:type="spellEnd"/>
      <w:r w:rsidRPr="001C05E7">
        <w:rPr>
          <w:rStyle w:val="lev"/>
          <w:lang w:val="en-US"/>
        </w:rPr>
        <w:t xml:space="preserve"> of meteorological data (CREX)</w:t>
      </w:r>
      <w:r w:rsidRPr="001C05E7">
        <w:rPr>
          <w:lang w:val="en-US"/>
        </w:rPr>
        <w:t xml:space="preserve"> representation of DAYCLI</w:t>
      </w:r>
      <w:r>
        <w:rPr>
          <w:lang w:val="en-US"/>
        </w:rPr>
        <w:t>.</w:t>
      </w:r>
    </w:p>
    <w:p w14:paraId="7577B18E" w14:textId="77777777" w:rsidR="004E641E" w:rsidRPr="001C05E7" w:rsidRDefault="004E641E" w:rsidP="004E641E">
      <w:pPr>
        <w:rPr>
          <w:lang w:val="en-US"/>
        </w:rPr>
      </w:pPr>
      <w:r w:rsidRPr="001C05E7">
        <w:rPr>
          <w:lang w:val="en-US"/>
        </w:rPr>
        <w:t xml:space="preserve">DAYCLI messages may be exchanged through the communication infrastructure provided by the </w:t>
      </w:r>
      <w:r w:rsidRPr="001C05E7">
        <w:rPr>
          <w:rStyle w:val="lev"/>
          <w:lang w:val="en-US"/>
        </w:rPr>
        <w:t>WMO Information System (WIS)</w:t>
      </w:r>
      <w:r w:rsidRPr="001C05E7">
        <w:rPr>
          <w:lang w:val="en-US"/>
        </w:rPr>
        <w:t xml:space="preserve">. Since the introduction of </w:t>
      </w:r>
      <w:r w:rsidRPr="001C05E7">
        <w:rPr>
          <w:rStyle w:val="lev"/>
          <w:lang w:val="en-US"/>
        </w:rPr>
        <w:t>WIS 2.0</w:t>
      </w:r>
      <w:r w:rsidRPr="001C05E7">
        <w:rPr>
          <w:lang w:val="en-US"/>
        </w:rPr>
        <w:t xml:space="preserve">, the WMO Information System has provided the operational framework for the discovery, access and exchange of meteorological, hydrological and climate information. During the transition from the legacy </w:t>
      </w:r>
      <w:r w:rsidRPr="001C05E7">
        <w:rPr>
          <w:rStyle w:val="lev"/>
          <w:lang w:val="en-US"/>
        </w:rPr>
        <w:t>Global Telecommunication System (GTS)</w:t>
      </w:r>
      <w:r w:rsidRPr="001C05E7">
        <w:rPr>
          <w:lang w:val="en-US"/>
        </w:rPr>
        <w:t>, Members may continue to exchange DAYCLI messages using either infrastructure, according to their operational capabilities and the WMO transition arrangements.</w:t>
      </w:r>
    </w:p>
    <w:p w14:paraId="0BE3995D" w14:textId="77777777" w:rsidR="004E641E" w:rsidRDefault="004E641E" w:rsidP="004E641E">
      <w:pPr>
        <w:rPr>
          <w:lang w:val="en-US"/>
        </w:rPr>
      </w:pPr>
      <w:r w:rsidRPr="001C05E7">
        <w:rPr>
          <w:lang w:val="en-US"/>
        </w:rPr>
        <w:t>Regardless of the communication infrastructure employed, DAYCLI messages remain fully interoperable through their common BUFR representation. The communication mechanism does not alter the content of the exchanged climate information or the principles described in these Guidelines.</w:t>
      </w:r>
    </w:p>
    <w:p w14:paraId="357F332B" w14:textId="77777777" w:rsidR="004E641E" w:rsidRDefault="004E641E" w:rsidP="004E641E">
      <w:pPr>
        <w:pStyle w:val="Titre2"/>
      </w:pPr>
      <w:bookmarkStart w:id="171" w:name="_Toc242708342"/>
      <w:r>
        <w:lastRenderedPageBreak/>
        <w:t>Collection by Regional and Global Centres</w:t>
      </w:r>
      <w:bookmarkEnd w:id="171"/>
    </w:p>
    <w:p w14:paraId="6BDABCCE" w14:textId="7052407B" w:rsidR="004E641E" w:rsidRPr="001D3C5D" w:rsidRDefault="004E641E" w:rsidP="004E641E">
      <w:pPr>
        <w:rPr>
          <w:lang w:val="en-US"/>
        </w:rPr>
      </w:pPr>
      <w:r w:rsidRPr="001D3C5D">
        <w:rPr>
          <w:lang w:val="en-US"/>
        </w:rPr>
        <w:t>DAYCLI messages may be collected, archived and disseminated by regional and global climate data cent</w:t>
      </w:r>
      <w:r w:rsidR="00FD6ABC">
        <w:rPr>
          <w:lang w:val="en-US"/>
        </w:rPr>
        <w:t>res</w:t>
      </w:r>
      <w:r w:rsidRPr="001D3C5D">
        <w:rPr>
          <w:lang w:val="en-US"/>
        </w:rPr>
        <w:t xml:space="preserve"> in support of climate monitoring, </w:t>
      </w:r>
      <w:r>
        <w:rPr>
          <w:lang w:val="en-US"/>
        </w:rPr>
        <w:t xml:space="preserve">climate </w:t>
      </w:r>
      <w:r w:rsidRPr="001D3C5D">
        <w:rPr>
          <w:lang w:val="en-US"/>
        </w:rPr>
        <w:t>assessments and climate services. Such cent</w:t>
      </w:r>
      <w:r w:rsidR="00FD6ABC">
        <w:rPr>
          <w:lang w:val="en-US"/>
        </w:rPr>
        <w:t>res</w:t>
      </w:r>
      <w:r w:rsidRPr="001D3C5D">
        <w:rPr>
          <w:lang w:val="en-US"/>
        </w:rPr>
        <w:t xml:space="preserve"> may include WMO Regional Climate Cent</w:t>
      </w:r>
      <w:r w:rsidR="00FD6ABC">
        <w:rPr>
          <w:lang w:val="en-US"/>
        </w:rPr>
        <w:t>res</w:t>
      </w:r>
      <w:r w:rsidRPr="001D3C5D">
        <w:rPr>
          <w:lang w:val="en-US"/>
        </w:rPr>
        <w:t xml:space="preserve"> (RCCs), Global Producing Cent</w:t>
      </w:r>
      <w:r w:rsidR="00FD6ABC">
        <w:rPr>
          <w:lang w:val="en-US"/>
        </w:rPr>
        <w:t>res</w:t>
      </w:r>
      <w:r w:rsidRPr="001D3C5D">
        <w:rPr>
          <w:lang w:val="en-US"/>
        </w:rPr>
        <w:t xml:space="preserve"> (GPCs), Global Data Cent</w:t>
      </w:r>
      <w:r w:rsidR="00FD6ABC">
        <w:rPr>
          <w:lang w:val="en-US"/>
        </w:rPr>
        <w:t>res</w:t>
      </w:r>
      <w:r w:rsidRPr="001D3C5D">
        <w:rPr>
          <w:lang w:val="en-US"/>
        </w:rPr>
        <w:t xml:space="preserve"> or other designated entities.</w:t>
      </w:r>
    </w:p>
    <w:p w14:paraId="418A0FEA" w14:textId="287F686D" w:rsidR="004E641E" w:rsidRPr="001D3C5D" w:rsidRDefault="004E641E" w:rsidP="004E641E">
      <w:pPr>
        <w:rPr>
          <w:lang w:val="en-US"/>
        </w:rPr>
      </w:pPr>
      <w:r w:rsidRPr="001D3C5D">
        <w:rPr>
          <w:lang w:val="en-US"/>
        </w:rPr>
        <w:t>The collection and dissemination of DAYCLI messages by regional or global cent</w:t>
      </w:r>
      <w:r w:rsidR="00FD6ABC">
        <w:rPr>
          <w:lang w:val="en-US"/>
        </w:rPr>
        <w:t>res</w:t>
      </w:r>
      <w:r w:rsidRPr="001D3C5D">
        <w:rPr>
          <w:lang w:val="en-US"/>
        </w:rPr>
        <w:t xml:space="preserve"> does not alter the national responsibility of NMHSs for the content, validation and interpretation of the observations they provide. </w:t>
      </w:r>
    </w:p>
    <w:p w14:paraId="68915F32" w14:textId="77777777" w:rsidR="004E641E" w:rsidRDefault="004E641E" w:rsidP="004E641E">
      <w:r>
        <w:t>Regional and global centres may organise DAYCLI data within databases or information systems to facilitate regional and global access, integration and analysis. Preserving the original nationally provided DAYCLI information facilitates subsequent international exchange and ensures that authoritative national observations remain clearly distinguishable from any subsequently derived datasets, analyses or products.</w:t>
      </w:r>
    </w:p>
    <w:p w14:paraId="2BFDDD2D" w14:textId="61337938" w:rsidR="004E641E" w:rsidRDefault="004E641E" w:rsidP="004E641E">
      <w:pPr>
        <w:rPr>
          <w:lang w:val="en-US"/>
        </w:rPr>
      </w:pPr>
      <w:r>
        <w:rPr>
          <w:lang w:val="en-US"/>
        </w:rPr>
        <w:t>As a reminder, w</w:t>
      </w:r>
      <w:r w:rsidRPr="001D3C5D">
        <w:rPr>
          <w:lang w:val="en-US"/>
        </w:rPr>
        <w:t xml:space="preserve">hen integrating </w:t>
      </w:r>
      <w:r w:rsidR="003528BE">
        <w:rPr>
          <w:lang w:val="en-US"/>
        </w:rPr>
        <w:t xml:space="preserve">and interpreting </w:t>
      </w:r>
      <w:r w:rsidRPr="001D3C5D">
        <w:rPr>
          <w:lang w:val="en-US"/>
        </w:rPr>
        <w:t>DAYCLI observations originating from multiple Members, the nationally defined temporal references associated with the observations should be considered. In particular, the Attribution Day and the Time Difference against UTC provide essential information for the consistent interpretation of daily climate observations, especially where national observing practices differ or where seasonal changes in local civil time are applied.</w:t>
      </w:r>
    </w:p>
    <w:p w14:paraId="461842AD" w14:textId="77777777" w:rsidR="004E641E" w:rsidRDefault="004E641E" w:rsidP="004E641E">
      <w:r w:rsidRPr="001D3C5D">
        <w:rPr>
          <w:lang w:val="en-US"/>
        </w:rPr>
        <w:t xml:space="preserve">Regional and global centres may derive additional datasets, analyses and climate products by combining observations from multiple Members or by applying additional processing for specific applications. </w:t>
      </w:r>
      <w:r>
        <w:t>Such value-added information contributes to a wide range of regional and global climate products and services while remaining clearly distinguishable from the original nationally provided DAYCLI observations.</w:t>
      </w:r>
    </w:p>
    <w:p w14:paraId="72B3607F" w14:textId="77777777" w:rsidR="004E641E" w:rsidRDefault="004E641E" w:rsidP="004E641E">
      <w:pPr>
        <w:pStyle w:val="Titre2"/>
      </w:pPr>
      <w:bookmarkStart w:id="172" w:name="_Toc242708343"/>
      <w:r>
        <w:t>Supporting Climate Services</w:t>
      </w:r>
      <w:bookmarkEnd w:id="172"/>
    </w:p>
    <w:p w14:paraId="6689E737" w14:textId="77777777" w:rsidR="004E641E" w:rsidRPr="00055691" w:rsidRDefault="004E641E" w:rsidP="004E641E">
      <w:pPr>
        <w:rPr>
          <w:lang w:val="en-US"/>
        </w:rPr>
      </w:pPr>
      <w:r w:rsidRPr="00055691">
        <w:rPr>
          <w:rStyle w:val="lev"/>
          <w:b w:val="0"/>
          <w:lang w:val="en-US"/>
        </w:rPr>
        <w:t>The international exchange of DAYCLI messages enables nationally validated daily climate observations to be combined at regional and global scales. By integrating observations contributed by multiple Members, regional and global centres are able to produce a wide range of datasets, analyses and products that complement national climate information and support climate monitoring, climate assessments, the detection and analysis of climate extremes, and other climate applications.</w:t>
      </w:r>
    </w:p>
    <w:p w14:paraId="53780537" w14:textId="77777777" w:rsidR="004E641E" w:rsidRPr="00055691" w:rsidRDefault="004E641E" w:rsidP="004E641E">
      <w:pPr>
        <w:rPr>
          <w:lang w:val="en-US"/>
        </w:rPr>
      </w:pPr>
      <w:r w:rsidRPr="00055691">
        <w:rPr>
          <w:rStyle w:val="lev"/>
          <w:b w:val="0"/>
          <w:lang w:val="en-US"/>
        </w:rPr>
        <w:t>They also provide authoritative observational datasets for climate prediction and projection activities, including model evaluation, bias assessment and long-term climate analyses. By combining observations from many countries, these products provide information that would not be available from national datasets alone.</w:t>
      </w:r>
    </w:p>
    <w:p w14:paraId="3E6CFFD3" w14:textId="77777777" w:rsidR="004E641E" w:rsidRPr="00055691" w:rsidRDefault="004E641E" w:rsidP="004E641E">
      <w:pPr>
        <w:rPr>
          <w:lang w:val="en-US"/>
        </w:rPr>
      </w:pPr>
      <w:r w:rsidRPr="00055691">
        <w:rPr>
          <w:rStyle w:val="lev"/>
          <w:b w:val="0"/>
          <w:lang w:val="en-US"/>
        </w:rPr>
        <w:t>The resulting climate information supports decision-making in sectors such as agriculture, water resources, energy, public health, disaster risk reduction, infrastructure planning and urban resilience. Through this collaborative approach, NMHSs not only contribute nationally authoritative climate observations to the international community but also benefit from regional and global climate products enriched by observations from other Members. DAYCLI therefore supports both the exchange of authoritative national climate data and the development of interoperable climate services for the benefit of all WMO Members.</w:t>
      </w:r>
    </w:p>
    <w:p w14:paraId="769F0A41" w14:textId="77777777" w:rsidR="004E641E" w:rsidRPr="00055691" w:rsidRDefault="004E641E" w:rsidP="004E641E">
      <w:pPr>
        <w:rPr>
          <w:lang w:val="en-US"/>
        </w:rPr>
      </w:pPr>
      <w:r w:rsidRPr="00055691">
        <w:rPr>
          <w:rStyle w:val="lev"/>
          <w:b w:val="0"/>
          <w:lang w:val="en-US"/>
        </w:rPr>
        <w:t>The climate information value chain enabled by DAYCLI is illustrated in Figure 11-1.</w:t>
      </w:r>
    </w:p>
    <w:p w14:paraId="4E596031" w14:textId="77777777" w:rsidR="004E641E" w:rsidRDefault="004E641E" w:rsidP="004E641E">
      <w:pPr>
        <w:rPr>
          <w:lang w:val="en-US"/>
        </w:rPr>
      </w:pPr>
    </w:p>
    <w:p w14:paraId="55CC05F3" w14:textId="77777777" w:rsidR="004E641E" w:rsidRPr="00F50A5D" w:rsidRDefault="004E641E" w:rsidP="004E641E">
      <w:pPr>
        <w:rPr>
          <w:lang w:val="en-US"/>
        </w:rPr>
      </w:pPr>
      <w:r>
        <w:rPr>
          <w:noProof/>
          <w:lang w:val="en-US"/>
        </w:rPr>
        <w:lastRenderedPageBreak/>
        <w:drawing>
          <wp:inline distT="0" distB="0" distL="0" distR="0" wp14:anchorId="008D8E5F" wp14:editId="519B7581">
            <wp:extent cx="6102350" cy="2033905"/>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YCLI_Figure_1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2350" cy="2033905"/>
                    </a:xfrm>
                    <a:prstGeom prst="rect">
                      <a:avLst/>
                    </a:prstGeom>
                  </pic:spPr>
                </pic:pic>
              </a:graphicData>
            </a:graphic>
          </wp:inline>
        </w:drawing>
      </w:r>
    </w:p>
    <w:p w14:paraId="0F0D266E" w14:textId="65FC7824" w:rsidR="004E641E" w:rsidRPr="00486AFD" w:rsidRDefault="004E641E" w:rsidP="004E641E">
      <w:pPr>
        <w:pStyle w:val="Lgende"/>
        <w:rPr>
          <w:lang w:val="en-US"/>
        </w:rPr>
      </w:pPr>
      <w:bookmarkStart w:id="173" w:name="_Ref236649511"/>
      <w:bookmarkStart w:id="174" w:name="_Toc242185848"/>
      <w:r w:rsidRPr="00486AFD">
        <w:rPr>
          <w:lang w:val="en-US"/>
        </w:rPr>
        <w:t xml:space="preserve">Figure </w:t>
      </w:r>
      <w:r>
        <w:rPr>
          <w:lang w:val="fr-FR"/>
        </w:rPr>
        <w:fldChar w:fldCharType="begin"/>
      </w:r>
      <w:r w:rsidRPr="00486AFD">
        <w:rPr>
          <w:lang w:val="en-US"/>
        </w:rPr>
        <w:instrText xml:space="preserve"> STYLEREF 1 \s </w:instrText>
      </w:r>
      <w:r>
        <w:rPr>
          <w:lang w:val="fr-FR"/>
        </w:rPr>
        <w:fldChar w:fldCharType="separate"/>
      </w:r>
      <w:r w:rsidR="00364D01">
        <w:rPr>
          <w:noProof/>
          <w:lang w:val="en-US"/>
        </w:rPr>
        <w:t>11</w:t>
      </w:r>
      <w:r>
        <w:rPr>
          <w:lang w:val="fr-FR"/>
        </w:rPr>
        <w:fldChar w:fldCharType="end"/>
      </w:r>
      <w:r w:rsidRPr="00486AFD">
        <w:rPr>
          <w:lang w:val="en-US"/>
        </w:rPr>
        <w:noBreakHyphen/>
      </w:r>
      <w:r>
        <w:rPr>
          <w:lang w:val="fr-FR"/>
        </w:rPr>
        <w:fldChar w:fldCharType="begin"/>
      </w:r>
      <w:r w:rsidRPr="00486AFD">
        <w:rPr>
          <w:lang w:val="en-US"/>
        </w:rPr>
        <w:instrText xml:space="preserve"> SEQ Figure \* ARABIC \s 1 </w:instrText>
      </w:r>
      <w:r>
        <w:rPr>
          <w:lang w:val="fr-FR"/>
        </w:rPr>
        <w:fldChar w:fldCharType="separate"/>
      </w:r>
      <w:r w:rsidR="00364D01">
        <w:rPr>
          <w:noProof/>
          <w:lang w:val="en-US"/>
        </w:rPr>
        <w:t>1</w:t>
      </w:r>
      <w:r>
        <w:rPr>
          <w:lang w:val="fr-FR"/>
        </w:rPr>
        <w:fldChar w:fldCharType="end"/>
      </w:r>
      <w:bookmarkEnd w:id="173"/>
      <w:r w:rsidRPr="00486AFD">
        <w:rPr>
          <w:lang w:val="en-US"/>
        </w:rPr>
        <w:t xml:space="preserve"> Climate Information Value Chain Enabled by DAYCLI</w:t>
      </w:r>
      <w:bookmarkEnd w:id="174"/>
    </w:p>
    <w:bookmarkEnd w:id="150"/>
    <w:p w14:paraId="0687F3B3" w14:textId="77777777" w:rsidR="004E641E" w:rsidRPr="00486AFD" w:rsidRDefault="004E641E" w:rsidP="004E641E">
      <w:pPr>
        <w:jc w:val="left"/>
        <w:rPr>
          <w:lang w:val="en-US" w:eastAsia="fr-FR"/>
        </w:rPr>
      </w:pPr>
      <w:r w:rsidRPr="00486AFD">
        <w:rPr>
          <w:lang w:val="en-US" w:eastAsia="fr-FR"/>
        </w:rPr>
        <w:br w:type="page"/>
      </w:r>
    </w:p>
    <w:p w14:paraId="289CD42C" w14:textId="77777777" w:rsidR="004E641E" w:rsidRPr="008C606F" w:rsidRDefault="004E641E" w:rsidP="004E641E">
      <w:pPr>
        <w:pStyle w:val="Titre1"/>
        <w:rPr>
          <w:rFonts w:eastAsia="Times New Roman"/>
          <w:lang w:val="en-US" w:eastAsia="fr-FR"/>
        </w:rPr>
      </w:pPr>
      <w:bookmarkStart w:id="175" w:name="_Toc222331206"/>
      <w:bookmarkStart w:id="176" w:name="_Toc242708344"/>
      <w:bookmarkStart w:id="177" w:name="_Hlk222393995"/>
      <w:r>
        <w:rPr>
          <w:lang w:val="en-US" w:eastAsia="fr-FR"/>
        </w:rPr>
        <w:lastRenderedPageBreak/>
        <w:t>Annex A - References</w:t>
      </w:r>
      <w:bookmarkEnd w:id="175"/>
      <w:bookmarkEnd w:id="176"/>
    </w:p>
    <w:p w14:paraId="23847407" w14:textId="77777777" w:rsidR="004E641E" w:rsidRPr="00E71488" w:rsidRDefault="004E641E" w:rsidP="004E641E">
      <w:pPr>
        <w:jc w:val="left"/>
        <w:rPr>
          <w:lang w:val="en-US"/>
        </w:rPr>
      </w:pPr>
      <w:r>
        <w:t>This annex lists the principal regulatory documents, technical publications and implementation resources relevant to the implementation and use of the DAYCLI BUFR message.</w:t>
      </w:r>
    </w:p>
    <w:p w14:paraId="2B63F46E" w14:textId="77777777" w:rsidR="004E641E" w:rsidRPr="00B63E77" w:rsidRDefault="004E641E" w:rsidP="004E641E">
      <w:pPr>
        <w:pStyle w:val="Titre2"/>
      </w:pPr>
      <w:bookmarkStart w:id="178" w:name="_Toc222331207"/>
      <w:bookmarkStart w:id="179" w:name="_Toc242708345"/>
      <w:r w:rsidRPr="00B63E77">
        <w:rPr>
          <w:rStyle w:val="lev"/>
          <w:b/>
          <w:bCs w:val="0"/>
        </w:rPr>
        <w:t>WMO regulatory and technical documents</w:t>
      </w:r>
      <w:bookmarkEnd w:id="178"/>
      <w:bookmarkEnd w:id="179"/>
    </w:p>
    <w:p w14:paraId="34A4E92B" w14:textId="77777777" w:rsidR="004E641E" w:rsidRDefault="004E641E" w:rsidP="006670FF">
      <w:pPr>
        <w:pStyle w:val="Paragraphedeliste"/>
        <w:numPr>
          <w:ilvl w:val="0"/>
          <w:numId w:val="23"/>
        </w:numPr>
        <w:jc w:val="left"/>
      </w:pPr>
      <w:r w:rsidRPr="00906354">
        <w:t xml:space="preserve">Manual on Codes (WMO-No. 306, Volume I.2, Edition </w:t>
      </w:r>
      <w:r>
        <w:t>2026</w:t>
      </w:r>
      <w:r w:rsidRPr="00906354">
        <w:t>)</w:t>
      </w:r>
      <w:r>
        <w:t>.</w:t>
      </w:r>
    </w:p>
    <w:p w14:paraId="3591DBDB" w14:textId="77777777" w:rsidR="004E641E" w:rsidRPr="004A45D6" w:rsidRDefault="004E641E" w:rsidP="006670FF">
      <w:pPr>
        <w:pStyle w:val="Paragraphedeliste"/>
        <w:numPr>
          <w:ilvl w:val="0"/>
          <w:numId w:val="23"/>
        </w:numPr>
        <w:rPr>
          <w:rStyle w:val="lev"/>
          <w:b w:val="0"/>
          <w:lang w:val="en-US"/>
        </w:rPr>
      </w:pPr>
      <w:r w:rsidRPr="004A45D6">
        <w:rPr>
          <w:rStyle w:val="lev"/>
          <w:b w:val="0"/>
          <w:lang w:val="en-US"/>
        </w:rPr>
        <w:t>Manual on the WMO Integrated Global Observing System (WMO-No. 1160, Edition 2024).</w:t>
      </w:r>
    </w:p>
    <w:p w14:paraId="37AC341B" w14:textId="0BBC59C6" w:rsidR="004E641E" w:rsidRDefault="004E641E" w:rsidP="006670FF">
      <w:pPr>
        <w:pStyle w:val="Paragraphedeliste"/>
        <w:numPr>
          <w:ilvl w:val="0"/>
          <w:numId w:val="23"/>
        </w:numPr>
        <w:jc w:val="left"/>
      </w:pPr>
      <w:r>
        <w:t>Manual on the High-</w:t>
      </w:r>
      <w:r w:rsidR="00457946">
        <w:t>Q</w:t>
      </w:r>
      <w:r>
        <w:t>uality Global Data Management Framework for Climate (WMO-No. 1238, Edition 2023)</w:t>
      </w:r>
      <w:r w:rsidR="00457946">
        <w:t>.</w:t>
      </w:r>
    </w:p>
    <w:p w14:paraId="6457B797" w14:textId="77777777" w:rsidR="004E641E" w:rsidRPr="00906354" w:rsidRDefault="003141D3" w:rsidP="006670FF">
      <w:pPr>
        <w:pStyle w:val="Paragraphedeliste"/>
        <w:numPr>
          <w:ilvl w:val="0"/>
          <w:numId w:val="23"/>
        </w:numPr>
        <w:jc w:val="left"/>
      </w:pPr>
      <w:hyperlink r:id="rId17" w:history="1">
        <w:r w:rsidR="004E641E" w:rsidRPr="00906354">
          <w:t>Guide to Instruments and Methods of Observation (WMO-No. 8, Volume I, Edition 2024)</w:t>
        </w:r>
      </w:hyperlink>
      <w:r w:rsidR="004E641E">
        <w:t>.</w:t>
      </w:r>
    </w:p>
    <w:p w14:paraId="142AF626" w14:textId="77777777" w:rsidR="004E641E" w:rsidRPr="004A45D6" w:rsidRDefault="004E641E" w:rsidP="006670FF">
      <w:pPr>
        <w:pStyle w:val="Paragraphedeliste"/>
        <w:numPr>
          <w:ilvl w:val="0"/>
          <w:numId w:val="23"/>
        </w:numPr>
        <w:jc w:val="left"/>
        <w:rPr>
          <w:rStyle w:val="lev"/>
          <w:b w:val="0"/>
          <w:lang w:val="en-US"/>
        </w:rPr>
      </w:pPr>
      <w:r w:rsidRPr="004A45D6">
        <w:rPr>
          <w:rStyle w:val="lev"/>
          <w:b w:val="0"/>
          <w:lang w:val="en-US"/>
        </w:rPr>
        <w:t>Guide to Climatological Practices (WMO-No. 100, Fourth Edition, 2023).</w:t>
      </w:r>
    </w:p>
    <w:p w14:paraId="4F31BE8F" w14:textId="77777777" w:rsidR="004E641E" w:rsidRPr="004A45D6" w:rsidRDefault="004E641E" w:rsidP="006670FF">
      <w:pPr>
        <w:pStyle w:val="Paragraphedeliste"/>
        <w:numPr>
          <w:ilvl w:val="0"/>
          <w:numId w:val="23"/>
        </w:numPr>
        <w:rPr>
          <w:b/>
        </w:rPr>
      </w:pPr>
      <w:r w:rsidRPr="004A45D6">
        <w:rPr>
          <w:rStyle w:val="lev"/>
          <w:b w:val="0"/>
          <w:lang w:val="en-US"/>
        </w:rPr>
        <w:t xml:space="preserve">Guide to the WMO Integrated Global Observing System (WMO-No. </w:t>
      </w:r>
      <w:r w:rsidRPr="004A45D6">
        <w:rPr>
          <w:rStyle w:val="lev"/>
          <w:b w:val="0"/>
        </w:rPr>
        <w:t>1165, Edition 2024)</w:t>
      </w:r>
      <w:r w:rsidRPr="004A45D6">
        <w:rPr>
          <w:b/>
        </w:rPr>
        <w:t>.</w:t>
      </w:r>
    </w:p>
    <w:p w14:paraId="42685AFA" w14:textId="77777777" w:rsidR="004E641E" w:rsidRDefault="004E641E" w:rsidP="006670FF">
      <w:pPr>
        <w:pStyle w:val="Paragraphedeliste"/>
        <w:numPr>
          <w:ilvl w:val="0"/>
          <w:numId w:val="23"/>
        </w:numPr>
        <w:jc w:val="left"/>
        <w:rPr>
          <w:rStyle w:val="lev"/>
          <w:b w:val="0"/>
          <w:lang w:val="en-US"/>
        </w:rPr>
      </w:pPr>
      <w:r w:rsidRPr="004A45D6">
        <w:rPr>
          <w:rStyle w:val="lev"/>
          <w:b w:val="0"/>
          <w:lang w:val="en-US"/>
        </w:rPr>
        <w:t>Climate Data Management System Specifications (WMO-No. 1131, Edition 2025).</w:t>
      </w:r>
    </w:p>
    <w:p w14:paraId="3876F94B" w14:textId="77777777" w:rsidR="004E641E" w:rsidRPr="00017E31" w:rsidRDefault="004E641E" w:rsidP="006670FF">
      <w:pPr>
        <w:pStyle w:val="Paragraphedeliste"/>
        <w:numPr>
          <w:ilvl w:val="0"/>
          <w:numId w:val="23"/>
        </w:numPr>
        <w:jc w:val="left"/>
        <w:rPr>
          <w:bCs/>
          <w:lang w:val="en-US"/>
        </w:rPr>
      </w:pPr>
      <w:r w:rsidRPr="00407770">
        <w:rPr>
          <w:lang w:val="en-US"/>
        </w:rPr>
        <w:t>WIGOS Metadata Standard (WMO-No. 1192</w:t>
      </w:r>
      <w:r>
        <w:rPr>
          <w:lang w:val="en-US"/>
        </w:rPr>
        <w:t>, Edition 2019</w:t>
      </w:r>
      <w:r w:rsidRPr="00407770">
        <w:rPr>
          <w:lang w:val="en-US"/>
        </w:rPr>
        <w:t>)</w:t>
      </w:r>
      <w:r>
        <w:rPr>
          <w:lang w:val="en-US"/>
        </w:rPr>
        <w:t>.</w:t>
      </w:r>
    </w:p>
    <w:p w14:paraId="47468F3B" w14:textId="77777777" w:rsidR="004E641E" w:rsidRPr="00017E31" w:rsidRDefault="004E641E" w:rsidP="006670FF">
      <w:pPr>
        <w:pStyle w:val="Paragraphedeliste"/>
        <w:numPr>
          <w:ilvl w:val="0"/>
          <w:numId w:val="23"/>
        </w:numPr>
        <w:jc w:val="left"/>
        <w:rPr>
          <w:bCs/>
        </w:rPr>
      </w:pPr>
      <w:r w:rsidRPr="00017E31">
        <w:rPr>
          <w:iCs/>
          <w:lang w:val="en-US"/>
        </w:rPr>
        <w:t>Guidelines on Quality Management in Climate Services</w:t>
      </w:r>
      <w:r w:rsidRPr="00017E31">
        <w:rPr>
          <w:lang w:val="en-US"/>
        </w:rPr>
        <w:t xml:space="preserve"> (WMO-No. 1221</w:t>
      </w:r>
      <w:r>
        <w:rPr>
          <w:lang w:val="en-US"/>
        </w:rPr>
        <w:t>, Edition 2018</w:t>
      </w:r>
      <w:r w:rsidRPr="00017E31">
        <w:rPr>
          <w:lang w:val="en-US"/>
        </w:rPr>
        <w:t>)</w:t>
      </w:r>
      <w:r>
        <w:rPr>
          <w:lang w:val="en-US"/>
        </w:rPr>
        <w:t>.</w:t>
      </w:r>
    </w:p>
    <w:p w14:paraId="78F1B43B" w14:textId="77777777" w:rsidR="004E641E" w:rsidRPr="004A45D6" w:rsidRDefault="004E641E" w:rsidP="006670FF">
      <w:pPr>
        <w:pStyle w:val="Paragraphedeliste"/>
        <w:numPr>
          <w:ilvl w:val="0"/>
          <w:numId w:val="23"/>
        </w:numPr>
        <w:jc w:val="left"/>
        <w:rPr>
          <w:b/>
          <w:lang w:val="en-US"/>
        </w:rPr>
      </w:pPr>
      <w:r w:rsidRPr="004A45D6">
        <w:rPr>
          <w:rStyle w:val="lev"/>
          <w:b w:val="0"/>
          <w:lang w:val="en-US"/>
        </w:rPr>
        <w:t>WMO Guidelines on Surface Station Climate Data Quality Control and Quality Assurance for Climate Applications (WMO-No. 1269, Edition 2021)</w:t>
      </w:r>
      <w:r w:rsidRPr="004A45D6">
        <w:rPr>
          <w:b/>
          <w:lang w:val="en-US"/>
        </w:rPr>
        <w:t>.</w:t>
      </w:r>
    </w:p>
    <w:p w14:paraId="6B9C278E" w14:textId="77777777" w:rsidR="004E641E" w:rsidRPr="00017E31" w:rsidRDefault="004E641E" w:rsidP="006670FF">
      <w:pPr>
        <w:pStyle w:val="Paragraphedeliste"/>
        <w:numPr>
          <w:ilvl w:val="0"/>
          <w:numId w:val="23"/>
        </w:numPr>
        <w:jc w:val="left"/>
        <w:rPr>
          <w:iCs/>
          <w:lang w:val="en-US"/>
        </w:rPr>
      </w:pPr>
      <w:r w:rsidRPr="00017E31">
        <w:rPr>
          <w:iCs/>
          <w:lang w:val="en-US"/>
        </w:rPr>
        <w:t xml:space="preserve">Jones, P.D., Lister, D.H., Osborn, T.J., Harpham, C., Salmon, M. and </w:t>
      </w:r>
      <w:proofErr w:type="spellStart"/>
      <w:r w:rsidRPr="00017E31">
        <w:rPr>
          <w:iCs/>
          <w:lang w:val="en-US"/>
        </w:rPr>
        <w:t>Morice</w:t>
      </w:r>
      <w:proofErr w:type="spellEnd"/>
      <w:r w:rsidRPr="00017E31">
        <w:rPr>
          <w:iCs/>
          <w:lang w:val="en-US"/>
        </w:rPr>
        <w:t xml:space="preserve">, C.P., 2012: </w:t>
      </w:r>
      <w:r w:rsidRPr="00017E31">
        <w:rPr>
          <w:i/>
          <w:lang w:val="en-US"/>
        </w:rPr>
        <w:t>Hemispheric and large-scale land-surface air temperature variations: An extensive revision and an update to 2010</w:t>
      </w:r>
      <w:r w:rsidRPr="00017E31">
        <w:rPr>
          <w:iCs/>
          <w:lang w:val="en-US"/>
        </w:rPr>
        <w:t xml:space="preserve">. </w:t>
      </w:r>
      <w:r w:rsidRPr="00017E31">
        <w:rPr>
          <w:b/>
          <w:bCs/>
          <w:iCs/>
          <w:lang w:val="en-US"/>
        </w:rPr>
        <w:t>Journal of Geophysical Research</w:t>
      </w:r>
      <w:r w:rsidRPr="00017E31">
        <w:rPr>
          <w:iCs/>
          <w:lang w:val="en-US"/>
        </w:rPr>
        <w:t xml:space="preserve">, 117, D05127. </w:t>
      </w:r>
      <w:hyperlink r:id="rId18" w:history="1">
        <w:r w:rsidRPr="00017E31">
          <w:rPr>
            <w:iCs/>
            <w:lang w:val="en-US"/>
          </w:rPr>
          <w:t>https://doi.org/10.1029/2011JD017139</w:t>
        </w:r>
      </w:hyperlink>
      <w:r w:rsidRPr="00017E31">
        <w:rPr>
          <w:iCs/>
          <w:lang w:val="en-US"/>
        </w:rPr>
        <w:t xml:space="preserve">. </w:t>
      </w:r>
    </w:p>
    <w:p w14:paraId="60A6509F" w14:textId="77777777" w:rsidR="004E641E" w:rsidRPr="00017E31" w:rsidRDefault="004E641E" w:rsidP="006670FF">
      <w:pPr>
        <w:pStyle w:val="Paragraphedeliste"/>
        <w:numPr>
          <w:ilvl w:val="0"/>
          <w:numId w:val="23"/>
        </w:numPr>
        <w:jc w:val="left"/>
        <w:rPr>
          <w:iCs/>
          <w:lang w:val="en-US"/>
        </w:rPr>
      </w:pPr>
      <w:r w:rsidRPr="00017E31">
        <w:rPr>
          <w:iCs/>
          <w:lang w:val="en-US"/>
        </w:rPr>
        <w:t xml:space="preserve">Van den </w:t>
      </w:r>
      <w:proofErr w:type="spellStart"/>
      <w:r w:rsidRPr="00017E31">
        <w:rPr>
          <w:iCs/>
          <w:lang w:val="en-US"/>
        </w:rPr>
        <w:t>Besselaar</w:t>
      </w:r>
      <w:proofErr w:type="spellEnd"/>
      <w:r w:rsidRPr="00017E31">
        <w:rPr>
          <w:iCs/>
          <w:lang w:val="en-US"/>
        </w:rPr>
        <w:t xml:space="preserve">, E.J.M., Klein Tank, A.M.G., van der Schrier, G. and Jones, P.D., 2012: </w:t>
      </w:r>
      <w:r w:rsidRPr="00017E31">
        <w:rPr>
          <w:i/>
          <w:lang w:val="en-US"/>
        </w:rPr>
        <w:t>Synoptic messages to extend climate data records</w:t>
      </w:r>
      <w:r w:rsidRPr="00017E31">
        <w:rPr>
          <w:iCs/>
          <w:lang w:val="en-US"/>
        </w:rPr>
        <w:t xml:space="preserve">. </w:t>
      </w:r>
      <w:r w:rsidRPr="00017E31">
        <w:rPr>
          <w:b/>
          <w:bCs/>
          <w:iCs/>
          <w:lang w:val="en-US"/>
        </w:rPr>
        <w:t>Journal of Geophysical Research</w:t>
      </w:r>
      <w:r w:rsidRPr="00017E31">
        <w:rPr>
          <w:iCs/>
          <w:lang w:val="en-US"/>
        </w:rPr>
        <w:t xml:space="preserve">, 117, D07101. </w:t>
      </w:r>
      <w:hyperlink r:id="rId19" w:history="1">
        <w:r w:rsidRPr="00017E31">
          <w:rPr>
            <w:iCs/>
            <w:lang w:val="en-US"/>
          </w:rPr>
          <w:t>https://doi.org/10.1029/2011JD016687</w:t>
        </w:r>
      </w:hyperlink>
      <w:r w:rsidRPr="00017E31">
        <w:rPr>
          <w:iCs/>
          <w:lang w:val="en-US"/>
        </w:rPr>
        <w:t>.</w:t>
      </w:r>
    </w:p>
    <w:p w14:paraId="676FBC1A" w14:textId="77777777" w:rsidR="004E641E" w:rsidRPr="00B63E77" w:rsidRDefault="004E641E" w:rsidP="004E641E">
      <w:pPr>
        <w:pStyle w:val="Titre2"/>
      </w:pPr>
      <w:bookmarkStart w:id="180" w:name="_Toc222331208"/>
      <w:bookmarkStart w:id="181" w:name="_Toc242708346"/>
      <w:r w:rsidRPr="00B63E77">
        <w:rPr>
          <w:rStyle w:val="lev"/>
          <w:b/>
          <w:bCs w:val="0"/>
        </w:rPr>
        <w:t>BUFR software and implementation resources</w:t>
      </w:r>
      <w:bookmarkEnd w:id="180"/>
      <w:bookmarkEnd w:id="181"/>
    </w:p>
    <w:p w14:paraId="44901134" w14:textId="77777777" w:rsidR="004E641E" w:rsidRPr="00D2106F" w:rsidRDefault="004E641E" w:rsidP="004E641E">
      <w:pPr>
        <w:rPr>
          <w:i/>
          <w:lang w:val="en-US"/>
        </w:rPr>
      </w:pPr>
      <w:r w:rsidRPr="00D2106F">
        <w:rPr>
          <w:rStyle w:val="Accentuation"/>
          <w:i w:val="0"/>
          <w:lang w:val="en-US"/>
        </w:rPr>
        <w:t xml:space="preserve">This </w:t>
      </w:r>
      <w:r w:rsidRPr="00D2106F">
        <w:rPr>
          <w:rStyle w:val="Accentuation"/>
          <w:rFonts w:eastAsiaTheme="majorEastAsia"/>
          <w:i w:val="0"/>
          <w:lang w:val="en-US"/>
        </w:rPr>
        <w:t>sub</w:t>
      </w:r>
      <w:r w:rsidRPr="00D2106F">
        <w:rPr>
          <w:rStyle w:val="Accentuation"/>
          <w:i w:val="0"/>
          <w:lang w:val="en-US"/>
        </w:rPr>
        <w:t>section provides examples of BUFR software, libraries and implementation resources that may assist Members in developing, adapting or integrating DAYCLI encoding and decoding capabilities. The list is provided for information only and is not intended to be exhaustive or to constitute an endorsement of any particular software solution.</w:t>
      </w:r>
    </w:p>
    <w:p w14:paraId="6288880B" w14:textId="6BCDAFDD" w:rsidR="00F61433" w:rsidRDefault="0026044B" w:rsidP="004E641E">
      <w:pPr>
        <w:pStyle w:val="Sansinterligne"/>
        <w:rPr>
          <w:rStyle w:val="lev"/>
          <w:lang w:val="en-US"/>
        </w:rPr>
      </w:pPr>
      <w:r>
        <w:rPr>
          <w:rStyle w:val="lev"/>
          <w:lang w:val="en-US"/>
        </w:rPr>
        <w:t>World Meteorological Organization</w:t>
      </w:r>
    </w:p>
    <w:p w14:paraId="348A9F7C" w14:textId="080860F7" w:rsidR="00D80AF6" w:rsidRPr="00022C1F" w:rsidRDefault="0026044B" w:rsidP="00D80AF6">
      <w:pPr>
        <w:pStyle w:val="Sansinterligne"/>
        <w:rPr>
          <w:rStyle w:val="lev"/>
          <w:b w:val="0"/>
          <w:lang w:val="en-US"/>
        </w:rPr>
      </w:pPr>
      <w:r w:rsidRPr="00022C1F">
        <w:rPr>
          <w:rStyle w:val="lev"/>
          <w:b w:val="0"/>
          <w:lang w:val="en-US"/>
        </w:rPr>
        <w:t>A command</w:t>
      </w:r>
      <w:r w:rsidR="00457946">
        <w:rPr>
          <w:rStyle w:val="lev"/>
          <w:b w:val="0"/>
          <w:lang w:val="en-US"/>
        </w:rPr>
        <w:t>-l</w:t>
      </w:r>
      <w:r w:rsidRPr="00022C1F">
        <w:rPr>
          <w:rStyle w:val="lev"/>
          <w:b w:val="0"/>
          <w:lang w:val="en-US"/>
        </w:rPr>
        <w:t xml:space="preserve">ine </w:t>
      </w:r>
      <w:r w:rsidR="00457946">
        <w:rPr>
          <w:rStyle w:val="lev"/>
          <w:b w:val="0"/>
          <w:lang w:val="en-US"/>
        </w:rPr>
        <w:t>i</w:t>
      </w:r>
      <w:r w:rsidRPr="00022C1F">
        <w:rPr>
          <w:rStyle w:val="lev"/>
          <w:b w:val="0"/>
          <w:lang w:val="en-US"/>
        </w:rPr>
        <w:t>nterface (CLI) and an Application Programming Interface (API)</w:t>
      </w:r>
      <w:r w:rsidR="00D80AF6" w:rsidRPr="00022C1F">
        <w:rPr>
          <w:rStyle w:val="lev"/>
          <w:b w:val="0"/>
          <w:lang w:val="en-US"/>
        </w:rPr>
        <w:t xml:space="preserve"> to convert data stored in a CSV file to the WMO BUFR data format. </w:t>
      </w:r>
    </w:p>
    <w:p w14:paraId="6350A4BB" w14:textId="284D2E58" w:rsidR="00D80AF6" w:rsidRDefault="00D80AF6" w:rsidP="00D80AF6">
      <w:pPr>
        <w:pStyle w:val="Sansinterligne"/>
      </w:pPr>
      <w:r w:rsidRPr="00022C1F">
        <w:rPr>
          <w:rStyle w:val="lev"/>
          <w:b w:val="0"/>
          <w:lang w:val="en-US"/>
        </w:rPr>
        <w:t xml:space="preserve">All information available at: </w:t>
      </w:r>
      <w:hyperlink r:id="rId20" w:history="1">
        <w:r w:rsidR="00022C1F" w:rsidRPr="00022C1F">
          <w:rPr>
            <w:rStyle w:val="Lienhypertexte"/>
            <w:lang w:val="en-US"/>
          </w:rPr>
          <w:t>https://csv2bufr.readthedocs.io</w:t>
        </w:r>
      </w:hyperlink>
    </w:p>
    <w:p w14:paraId="33167604" w14:textId="00416180" w:rsidR="00D80AF6" w:rsidRDefault="00D80AF6" w:rsidP="004E641E">
      <w:pPr>
        <w:pStyle w:val="Sansinterligne"/>
        <w:rPr>
          <w:rStyle w:val="lev"/>
          <w:lang w:val="en-US"/>
        </w:rPr>
      </w:pPr>
    </w:p>
    <w:p w14:paraId="6EAF4F1D" w14:textId="77777777" w:rsidR="00D80AF6" w:rsidRDefault="00D80AF6" w:rsidP="00D80AF6">
      <w:pPr>
        <w:pStyle w:val="Sansinterligne"/>
        <w:rPr>
          <w:rStyle w:val="lev"/>
          <w:lang w:val="en-US"/>
        </w:rPr>
      </w:pPr>
      <w:r>
        <w:rPr>
          <w:rStyle w:val="lev"/>
          <w:lang w:val="en-US"/>
        </w:rPr>
        <w:t>World Meteorological Organization</w:t>
      </w:r>
    </w:p>
    <w:p w14:paraId="567AFC14" w14:textId="4269F810" w:rsidR="00D80AF6" w:rsidRPr="00DC7778" w:rsidRDefault="00D80AF6" w:rsidP="00D80AF6">
      <w:pPr>
        <w:pStyle w:val="Sansinterligne"/>
        <w:rPr>
          <w:rStyle w:val="lev"/>
          <w:b w:val="0"/>
          <w:lang w:val="en-US"/>
        </w:rPr>
      </w:pPr>
      <w:r>
        <w:rPr>
          <w:rStyle w:val="lev"/>
          <w:b w:val="0"/>
          <w:lang w:val="en-US"/>
        </w:rPr>
        <w:t>WIS2 in a Box (WIS2Box) is a reference Implementation of a WIS2 Node including the DAYCLI template.</w:t>
      </w:r>
    </w:p>
    <w:p w14:paraId="025BCBA9" w14:textId="78DB0379" w:rsidR="00D80AF6" w:rsidRDefault="00022C1F" w:rsidP="00D80AF6">
      <w:pPr>
        <w:pStyle w:val="Sansinterligne"/>
        <w:rPr>
          <w:b/>
        </w:rPr>
      </w:pPr>
      <w:r>
        <w:rPr>
          <w:rStyle w:val="lev"/>
          <w:b w:val="0"/>
          <w:lang w:val="en-US"/>
        </w:rPr>
        <w:t>WIS2Box</w:t>
      </w:r>
      <w:r w:rsidR="00D80AF6" w:rsidRPr="00DC7778">
        <w:rPr>
          <w:rStyle w:val="lev"/>
          <w:b w:val="0"/>
          <w:lang w:val="en-US"/>
        </w:rPr>
        <w:t xml:space="preserve">: </w:t>
      </w:r>
      <w:hyperlink r:id="rId21" w:history="1">
        <w:r w:rsidRPr="00022C1F">
          <w:rPr>
            <w:rStyle w:val="Lienhypertexte"/>
            <w:b/>
          </w:rPr>
          <w:t>https://docs.wis2box.wis.wmo.int/</w:t>
        </w:r>
      </w:hyperlink>
    </w:p>
    <w:p w14:paraId="3F6DF84A" w14:textId="01627672" w:rsidR="00022C1F" w:rsidRPr="00022C1F" w:rsidRDefault="00022C1F" w:rsidP="00D80AF6">
      <w:pPr>
        <w:pStyle w:val="Sansinterligne"/>
        <w:rPr>
          <w:rStyle w:val="lev"/>
        </w:rPr>
      </w:pPr>
      <w:r w:rsidRPr="00E23DEB">
        <w:rPr>
          <w:rStyle w:val="lev"/>
        </w:rPr>
        <w:t>WIS2Box training</w:t>
      </w:r>
      <w:r>
        <w:rPr>
          <w:rStyle w:val="lev"/>
        </w:rPr>
        <w:t xml:space="preserve">: </w:t>
      </w:r>
      <w:hyperlink r:id="rId22" w:history="1">
        <w:r w:rsidRPr="00022C1F">
          <w:rPr>
            <w:rStyle w:val="Lienhypertexte"/>
          </w:rPr>
          <w:t>https://training.wis2box.wis.wmo.int/csv2bufr-templates/daycli-template</w:t>
        </w:r>
      </w:hyperlink>
    </w:p>
    <w:p w14:paraId="3243BD22" w14:textId="77777777" w:rsidR="00D80AF6" w:rsidRDefault="00D80AF6" w:rsidP="004E641E">
      <w:pPr>
        <w:pStyle w:val="Sansinterligne"/>
        <w:rPr>
          <w:rStyle w:val="lev"/>
          <w:lang w:val="en-US"/>
        </w:rPr>
      </w:pPr>
    </w:p>
    <w:p w14:paraId="65F0D6F9" w14:textId="2AD7F300" w:rsidR="004E641E" w:rsidRDefault="004E641E" w:rsidP="004E641E">
      <w:pPr>
        <w:pStyle w:val="Sansinterligne"/>
        <w:rPr>
          <w:rStyle w:val="lev"/>
          <w:lang w:val="en-US"/>
        </w:rPr>
      </w:pPr>
      <w:r w:rsidRPr="00E71488">
        <w:rPr>
          <w:rStyle w:val="lev"/>
          <w:lang w:val="en-US"/>
        </w:rPr>
        <w:t>Environment and Climate Change Canada</w:t>
      </w:r>
      <w:r>
        <w:rPr>
          <w:rStyle w:val="lev"/>
          <w:lang w:val="en-US"/>
        </w:rPr>
        <w:t xml:space="preserve"> (ECCC)</w:t>
      </w:r>
    </w:p>
    <w:p w14:paraId="6373FB8D" w14:textId="77777777" w:rsidR="004E641E" w:rsidRPr="00017E31" w:rsidRDefault="004E641E" w:rsidP="004E641E">
      <w:pPr>
        <w:rPr>
          <w:rStyle w:val="Sautdindex"/>
        </w:rPr>
      </w:pPr>
      <w:r w:rsidRPr="00017E31">
        <w:rPr>
          <w:rStyle w:val="Sautdindex"/>
        </w:rPr>
        <w:t xml:space="preserve">BUFR encoding and decoding library supporting climatological applications: </w:t>
      </w:r>
      <w:hyperlink r:id="rId23" w:history="1">
        <w:r w:rsidRPr="00017E31">
          <w:rPr>
            <w:rStyle w:val="Sautdindex"/>
          </w:rPr>
          <w:t>https://github.com/ECCC-MSC/libecbufr</w:t>
        </w:r>
      </w:hyperlink>
    </w:p>
    <w:p w14:paraId="73863C0B" w14:textId="77777777" w:rsidR="004E641E" w:rsidRPr="00017E31" w:rsidRDefault="004E641E" w:rsidP="004E641E">
      <w:pPr>
        <w:pStyle w:val="Sansinterligne"/>
        <w:rPr>
          <w:b/>
        </w:rPr>
      </w:pPr>
      <w:r w:rsidRPr="00017E31">
        <w:rPr>
          <w:b/>
        </w:rPr>
        <w:t>European Centre for Medium-Range Weather Forecasts (ECMWF)</w:t>
      </w:r>
    </w:p>
    <w:p w14:paraId="7FBA5A71" w14:textId="77777777" w:rsidR="004E641E" w:rsidRPr="00017E31" w:rsidRDefault="004E641E" w:rsidP="004E641E">
      <w:pPr>
        <w:pStyle w:val="Sansinterligne"/>
      </w:pPr>
      <w:r w:rsidRPr="00017E31">
        <w:t>Reference software library for encoding and decoding BUFR and GRIB messages, supporting C, Fortran and Python interfaces.</w:t>
      </w:r>
    </w:p>
    <w:p w14:paraId="2B2CA959" w14:textId="77777777" w:rsidR="004E641E" w:rsidRPr="00361FD1" w:rsidRDefault="004E641E" w:rsidP="004E641E">
      <w:pPr>
        <w:pStyle w:val="Sansinterligne"/>
        <w:rPr>
          <w:rFonts w:eastAsia="Times New Roman" w:cstheme="minorHAnsi"/>
          <w:kern w:val="0"/>
          <w:lang w:val="en-US" w:eastAsia="fr-FR"/>
          <w14:ligatures w14:val="none"/>
        </w:rPr>
      </w:pPr>
      <w:r w:rsidRPr="00361FD1">
        <w:rPr>
          <w:rFonts w:eastAsia="Times New Roman" w:cstheme="minorHAnsi"/>
          <w:bCs/>
          <w:kern w:val="0"/>
          <w:lang w:val="en-US" w:eastAsia="fr-FR"/>
          <w14:ligatures w14:val="none"/>
        </w:rPr>
        <w:t xml:space="preserve">GitHub </w:t>
      </w:r>
      <w:proofErr w:type="spellStart"/>
      <w:r w:rsidRPr="00361FD1">
        <w:rPr>
          <w:rFonts w:eastAsia="Times New Roman" w:cstheme="minorHAnsi"/>
          <w:bCs/>
          <w:kern w:val="0"/>
          <w:lang w:val="en-US" w:eastAsia="fr-FR"/>
          <w14:ligatures w14:val="none"/>
        </w:rPr>
        <w:t>ecCodes</w:t>
      </w:r>
      <w:proofErr w:type="spellEnd"/>
      <w:r w:rsidRPr="00361FD1">
        <w:rPr>
          <w:rFonts w:eastAsia="Times New Roman" w:cstheme="minorHAnsi"/>
          <w:bCs/>
          <w:kern w:val="0"/>
          <w:lang w:val="en-US" w:eastAsia="fr-FR"/>
          <w14:ligatures w14:val="none"/>
        </w:rPr>
        <w:t>:</w:t>
      </w:r>
      <w:r>
        <w:rPr>
          <w:rFonts w:eastAsia="Times New Roman" w:cstheme="minorHAnsi"/>
          <w:bCs/>
          <w:kern w:val="0"/>
          <w:lang w:val="en-US" w:eastAsia="fr-FR"/>
          <w14:ligatures w14:val="none"/>
        </w:rPr>
        <w:t xml:space="preserve"> </w:t>
      </w:r>
      <w:hyperlink r:id="rId24" w:tgtFrame="_new" w:history="1">
        <w:r w:rsidRPr="00361FD1">
          <w:rPr>
            <w:rFonts w:eastAsia="Times New Roman" w:cstheme="minorHAnsi"/>
            <w:color w:val="0000FF"/>
            <w:kern w:val="0"/>
            <w:u w:val="single"/>
            <w:lang w:val="en-US" w:eastAsia="fr-FR"/>
            <w14:ligatures w14:val="none"/>
          </w:rPr>
          <w:t>https://github.com/ecmwf/eccodes</w:t>
        </w:r>
      </w:hyperlink>
    </w:p>
    <w:p w14:paraId="6B697E64" w14:textId="6AA06495" w:rsidR="004E641E" w:rsidRDefault="004E641E" w:rsidP="004E641E">
      <w:pPr>
        <w:rPr>
          <w:lang w:val="en-US"/>
        </w:rPr>
      </w:pPr>
      <w:r w:rsidRPr="00EF6BD6">
        <w:rPr>
          <w:lang w:val="en-US"/>
        </w:rPr>
        <w:t xml:space="preserve">Documentation and download: </w:t>
      </w:r>
      <w:hyperlink r:id="rId25" w:history="1">
        <w:r w:rsidRPr="00EF6BD6">
          <w:rPr>
            <w:lang w:val="en-US"/>
          </w:rPr>
          <w:t>https://confluence.ecmwf.int/display/ECC/ecCodes+Home</w:t>
        </w:r>
      </w:hyperlink>
    </w:p>
    <w:p w14:paraId="4922B1F9" w14:textId="77777777" w:rsidR="004E641E" w:rsidRPr="00017E31" w:rsidRDefault="004E641E" w:rsidP="004E641E">
      <w:pPr>
        <w:pStyle w:val="Sansinterligne"/>
        <w:rPr>
          <w:b/>
        </w:rPr>
      </w:pPr>
      <w:r w:rsidRPr="00017E31">
        <w:rPr>
          <w:b/>
        </w:rPr>
        <w:t>National Institute for Space Research in Brazil (INPE)</w:t>
      </w:r>
    </w:p>
    <w:p w14:paraId="531269CF" w14:textId="77777777" w:rsidR="004E641E" w:rsidRPr="00E71488" w:rsidRDefault="004E641E" w:rsidP="004E641E">
      <w:pPr>
        <w:jc w:val="left"/>
        <w:rPr>
          <w:lang w:val="en-US"/>
        </w:rPr>
      </w:pPr>
      <w:r w:rsidRPr="00E71488">
        <w:rPr>
          <w:lang w:val="en-US"/>
        </w:rPr>
        <w:t>Example implementation supporting DAYCLI BUFR encoding and decoding, provided as an open reference for NMHSs</w:t>
      </w:r>
      <w:r>
        <w:rPr>
          <w:lang w:val="en-US"/>
        </w:rPr>
        <w:t xml:space="preserve">: </w:t>
      </w:r>
      <w:hyperlink r:id="rId26" w:history="1">
        <w:r w:rsidRPr="00950F5A">
          <w:rPr>
            <w:rStyle w:val="Lienhypertexte"/>
          </w:rPr>
          <w:t>http://mtc-m12e.sid.inpe.br/ibi/8JMKD2USNRW34T/4FTJ6U2</w:t>
        </w:r>
      </w:hyperlink>
    </w:p>
    <w:p w14:paraId="04720790" w14:textId="77777777" w:rsidR="004E641E" w:rsidRPr="00017E31" w:rsidRDefault="004E641E" w:rsidP="004E641E">
      <w:pPr>
        <w:pStyle w:val="Sansinterligne"/>
        <w:rPr>
          <w:b/>
        </w:rPr>
      </w:pPr>
      <w:r w:rsidRPr="00017E31">
        <w:rPr>
          <w:b/>
        </w:rPr>
        <w:lastRenderedPageBreak/>
        <w:t>National Oceanic and Atmospheric Administration (NOAA)</w:t>
      </w:r>
    </w:p>
    <w:p w14:paraId="2598DF3A" w14:textId="77777777" w:rsidR="004E641E" w:rsidRPr="00017E31" w:rsidRDefault="004E641E" w:rsidP="004E641E">
      <w:pPr>
        <w:jc w:val="left"/>
        <w:rPr>
          <w:b/>
        </w:rPr>
      </w:pPr>
      <w:r w:rsidRPr="00E71488">
        <w:rPr>
          <w:lang w:val="en-US"/>
        </w:rPr>
        <w:t>BUFR processing library used operationally within NOAA environments</w:t>
      </w:r>
      <w:r>
        <w:rPr>
          <w:lang w:val="en-US"/>
        </w:rPr>
        <w:t>:</w:t>
      </w:r>
      <w:r w:rsidRPr="00241F71">
        <w:rPr>
          <w:rFonts w:ascii="Times New Roman" w:hAnsi="Times New Roman" w:cs="Times New Roman"/>
          <w:sz w:val="24"/>
          <w:szCs w:val="24"/>
          <w:lang w:val="en-US" w:eastAsia="fr-FR"/>
        </w:rPr>
        <w:t xml:space="preserve"> </w:t>
      </w:r>
      <w:hyperlink r:id="rId27" w:tgtFrame="_new" w:history="1">
        <w:r w:rsidRPr="00241F71">
          <w:rPr>
            <w:color w:val="0000FF"/>
            <w:u w:val="single"/>
            <w:lang w:val="en-US" w:eastAsia="fr-FR"/>
          </w:rPr>
          <w:t>https://github.com/NOAA-EMC/NCEPLIBS-bufr</w:t>
        </w:r>
      </w:hyperlink>
    </w:p>
    <w:bookmarkEnd w:id="177"/>
    <w:p w14:paraId="74B88B95" w14:textId="77777777" w:rsidR="004E641E" w:rsidRDefault="004E641E" w:rsidP="004E641E">
      <w:pPr>
        <w:jc w:val="left"/>
        <w:rPr>
          <w:rFonts w:asciiTheme="majorHAnsi" w:eastAsiaTheme="majorEastAsia" w:hAnsiTheme="majorHAnsi" w:cstheme="majorBidi"/>
          <w:b/>
          <w:color w:val="2F5496" w:themeColor="accent1" w:themeShade="BF"/>
          <w:sz w:val="26"/>
          <w:szCs w:val="26"/>
          <w:lang w:val="en-US" w:eastAsia="fr-FR"/>
        </w:rPr>
      </w:pPr>
      <w:r>
        <w:rPr>
          <w:lang w:val="en-US" w:eastAsia="fr-FR"/>
        </w:rPr>
        <w:br w:type="page"/>
      </w:r>
    </w:p>
    <w:p w14:paraId="66CFD953" w14:textId="6B4A3166" w:rsidR="004E641E" w:rsidRPr="00E71488" w:rsidRDefault="004E641E" w:rsidP="004E641E">
      <w:pPr>
        <w:pStyle w:val="Titre1"/>
        <w:rPr>
          <w:lang w:val="en-US"/>
        </w:rPr>
      </w:pPr>
      <w:bookmarkStart w:id="182" w:name="_Toc242708347"/>
      <w:r>
        <w:rPr>
          <w:lang w:val="en-US"/>
        </w:rPr>
        <w:lastRenderedPageBreak/>
        <w:t xml:space="preserve">Annex </w:t>
      </w:r>
      <w:r w:rsidR="0049767B">
        <w:rPr>
          <w:lang w:val="en-US"/>
        </w:rPr>
        <w:t>B -</w:t>
      </w:r>
      <w:r>
        <w:rPr>
          <w:lang w:val="en-US"/>
        </w:rPr>
        <w:t xml:space="preserve"> Example Implementation of DAYCLI Production Using Existing Software (INPE, Brazil)</w:t>
      </w:r>
      <w:bookmarkEnd w:id="182"/>
    </w:p>
    <w:p w14:paraId="4ED12B47" w14:textId="77777777" w:rsidR="004E641E" w:rsidRDefault="004E641E" w:rsidP="004E641E">
      <w:pPr>
        <w:rPr>
          <w:lang w:val="en-US"/>
        </w:rPr>
      </w:pPr>
      <w:r w:rsidRPr="00A74295">
        <w:rPr>
          <w:lang w:val="en-US"/>
        </w:rPr>
        <w:t>This annex provides an illustrative example of how DAYCLI BUFR messages may be produced using existing software solutions. The example is intended to support understanding and experimentation and does not imply endorsement of any specific implementation, software package or operational approach.</w:t>
      </w:r>
    </w:p>
    <w:p w14:paraId="497632BC" w14:textId="77777777" w:rsidR="004E641E" w:rsidRPr="003B149C" w:rsidRDefault="004E641E" w:rsidP="004E641E">
      <w:pPr>
        <w:rPr>
          <w:highlight w:val="yellow"/>
        </w:rPr>
      </w:pPr>
      <w:r>
        <w:t xml:space="preserve">Further information on this software is available via the </w:t>
      </w:r>
      <w:hyperlink w:history="1"/>
      <w:r w:rsidRPr="0055564E">
        <w:rPr>
          <w:rStyle w:val="lev"/>
          <w:b w:val="0"/>
          <w:lang w:val="en-US"/>
        </w:rPr>
        <w:t>National Institute for Space Research in Brazil (INPE)</w:t>
      </w:r>
      <w:r w:rsidRPr="00A74295">
        <w:rPr>
          <w:highlight w:val="yellow"/>
        </w:rPr>
        <w:t xml:space="preserve"> </w:t>
      </w:r>
      <w:r w:rsidRPr="00B412E0">
        <w:rPr>
          <w:shd w:val="clear" w:color="auto" w:fill="FFFFFF" w:themeFill="background1"/>
        </w:rPr>
        <w:t>distribution link</w:t>
      </w:r>
      <w:r>
        <w:t xml:space="preserve">: </w:t>
      </w:r>
      <w:hyperlink r:id="rId28" w:history="1">
        <w:r w:rsidRPr="00950F5A">
          <w:rPr>
            <w:rStyle w:val="Lienhypertexte"/>
          </w:rPr>
          <w:t>http://mtc-m12e.sid.inpe.br/ibi/8JMKD2USNRW34T/4FTJ6U2</w:t>
        </w:r>
      </w:hyperlink>
      <w:r>
        <w:t xml:space="preserve"> or the following link: </w:t>
      </w:r>
      <w:hyperlink r:id="rId29" w:tgtFrame="_blank" w:history="1">
        <w:r>
          <w:rPr>
            <w:rStyle w:val="Lienhypertexte"/>
            <w:rFonts w:ascii="Calibri" w:hAnsi="Calibri" w:cs="Calibri"/>
            <w:lang w:val="en-US"/>
          </w:rPr>
          <w:t>https://github.com/sergioh-pessoal/daycli_toolkit</w:t>
        </w:r>
      </w:hyperlink>
      <w:r>
        <w:rPr>
          <w:rStyle w:val="object"/>
          <w:rFonts w:ascii="Calibri" w:hAnsi="Calibri" w:cs="Calibri"/>
        </w:rPr>
        <w:t>.</w:t>
      </w:r>
    </w:p>
    <w:p w14:paraId="56853E5F" w14:textId="77777777" w:rsidR="004E641E" w:rsidRPr="006B05C7" w:rsidRDefault="004E641E" w:rsidP="004E641E">
      <w:pPr>
        <w:pStyle w:val="Titre2"/>
      </w:pPr>
      <w:bookmarkStart w:id="183" w:name="_Toc242708348"/>
      <w:r w:rsidRPr="006B05C7">
        <w:rPr>
          <w:rStyle w:val="lev"/>
          <w:b/>
          <w:bCs w:val="0"/>
        </w:rPr>
        <w:t>Context and objectives</w:t>
      </w:r>
      <w:bookmarkEnd w:id="183"/>
    </w:p>
    <w:p w14:paraId="50B6A7D0" w14:textId="77777777" w:rsidR="004E641E" w:rsidRPr="00A74295" w:rsidRDefault="004E641E" w:rsidP="004E641E">
      <w:pPr>
        <w:rPr>
          <w:lang w:val="en-US"/>
        </w:rPr>
      </w:pPr>
      <w:r w:rsidRPr="00A74295">
        <w:rPr>
          <w:lang w:val="en-US"/>
        </w:rPr>
        <w:t xml:space="preserve">The example implementation is based on software developed by the Brazilian National Institute for Space Research (INPE) to support the encoding and decoding of DAYCLI BUFR messages. The </w:t>
      </w:r>
      <w:r>
        <w:rPr>
          <w:lang w:val="en-US"/>
        </w:rPr>
        <w:t xml:space="preserve">example </w:t>
      </w:r>
      <w:r w:rsidRPr="00A74295">
        <w:rPr>
          <w:lang w:val="en-US"/>
        </w:rPr>
        <w:t xml:space="preserve">software is designed to operate within typical NMHS climatological workflows and to interface with data produced and validated by a </w:t>
      </w:r>
      <w:r>
        <w:rPr>
          <w:lang w:val="en-US"/>
        </w:rPr>
        <w:t xml:space="preserve">CDMS. </w:t>
      </w:r>
    </w:p>
    <w:p w14:paraId="0A50C695" w14:textId="77777777" w:rsidR="004E641E" w:rsidRPr="00A74295" w:rsidRDefault="004E641E" w:rsidP="004E641E">
      <w:pPr>
        <w:rPr>
          <w:lang w:val="en-US"/>
        </w:rPr>
      </w:pPr>
      <w:r w:rsidRPr="00A74295">
        <w:rPr>
          <w:lang w:val="en-US"/>
        </w:rPr>
        <w:t>The objective of this example is to demonstrate how nationally validated daily climate data can be transformed into DAYCLI BUFR messages without modifying national climatological practices, definitions or quality control procedures.</w:t>
      </w:r>
    </w:p>
    <w:p w14:paraId="57DF0ACF" w14:textId="77777777" w:rsidR="004E641E" w:rsidRPr="006B05C7" w:rsidRDefault="004E641E" w:rsidP="004E641E">
      <w:pPr>
        <w:pStyle w:val="Titre2"/>
      </w:pPr>
      <w:bookmarkStart w:id="184" w:name="_Toc242708349"/>
      <w:r w:rsidRPr="006B05C7">
        <w:rPr>
          <w:rStyle w:val="lev"/>
          <w:b/>
          <w:bCs w:val="0"/>
        </w:rPr>
        <w:t>Position within NMHS workflows</w:t>
      </w:r>
      <w:bookmarkEnd w:id="184"/>
    </w:p>
    <w:p w14:paraId="22AE8862" w14:textId="77777777" w:rsidR="004E641E" w:rsidRPr="00031B6D" w:rsidRDefault="004E641E" w:rsidP="004E641E">
      <w:pPr>
        <w:rPr>
          <w:lang w:val="en-US"/>
        </w:rPr>
      </w:pPr>
      <w:r>
        <w:rPr>
          <w:lang w:val="en-US"/>
        </w:rPr>
        <w:t xml:space="preserve">Daily </w:t>
      </w:r>
      <w:r w:rsidRPr="00031B6D">
        <w:rPr>
          <w:lang w:val="en-US"/>
        </w:rPr>
        <w:t xml:space="preserve">climate values are computed, quality controlled and validated within the CDMS in accordance with national climatological practices. Once validated, the daily values </w:t>
      </w:r>
      <w:r>
        <w:rPr>
          <w:lang w:val="en-US"/>
        </w:rPr>
        <w:t xml:space="preserve">are archived as </w:t>
      </w:r>
      <w:r w:rsidRPr="00031B6D">
        <w:rPr>
          <w:lang w:val="en-US"/>
        </w:rPr>
        <w:t xml:space="preserve">the authoritative national </w:t>
      </w:r>
      <w:r>
        <w:rPr>
          <w:lang w:val="en-US"/>
        </w:rPr>
        <w:t xml:space="preserve">daily climate datasets. </w:t>
      </w:r>
    </w:p>
    <w:p w14:paraId="1CB2E1A2" w14:textId="36B837D2" w:rsidR="004E641E" w:rsidRDefault="004E641E" w:rsidP="004E641E">
      <w:pPr>
        <w:rPr>
          <w:lang w:val="en-US"/>
        </w:rPr>
      </w:pPr>
      <w:r w:rsidRPr="00031B6D">
        <w:rPr>
          <w:lang w:val="en-US"/>
        </w:rPr>
        <w:t xml:space="preserve">The DAYCLI software operates as a </w:t>
      </w:r>
      <w:r w:rsidRPr="00A74295">
        <w:rPr>
          <w:rStyle w:val="lev"/>
          <w:rFonts w:eastAsiaTheme="majorEastAsia" w:cstheme="minorHAnsi"/>
          <w:b w:val="0"/>
          <w:lang w:val="en-US"/>
        </w:rPr>
        <w:t>technical encoding layer</w:t>
      </w:r>
      <w:r w:rsidRPr="00A74295">
        <w:rPr>
          <w:b/>
          <w:lang w:val="en-US"/>
        </w:rPr>
        <w:t>,</w:t>
      </w:r>
      <w:r w:rsidRPr="00031B6D">
        <w:rPr>
          <w:lang w:val="en-US"/>
        </w:rPr>
        <w:t xml:space="preserve"> converting </w:t>
      </w:r>
      <w:r>
        <w:rPr>
          <w:lang w:val="en-US"/>
        </w:rPr>
        <w:t xml:space="preserve">these </w:t>
      </w:r>
      <w:r w:rsidRPr="00031B6D">
        <w:rPr>
          <w:lang w:val="en-US"/>
        </w:rPr>
        <w:t xml:space="preserve">daily climate data and associated metadata into DAYCLI BUFR messages for international exchange. The software does not perform climatological calculations or quality control </w:t>
      </w:r>
      <w:r w:rsidR="0074328A">
        <w:rPr>
          <w:lang w:val="en-US"/>
        </w:rPr>
        <w:t xml:space="preserve">(QC) </w:t>
      </w:r>
      <w:r w:rsidRPr="00031B6D">
        <w:rPr>
          <w:lang w:val="en-US"/>
        </w:rPr>
        <w:t>decisions.</w:t>
      </w:r>
    </w:p>
    <w:p w14:paraId="1586C903" w14:textId="77777777" w:rsidR="004E641E" w:rsidRPr="006B05C7" w:rsidRDefault="004E641E" w:rsidP="004E641E">
      <w:pPr>
        <w:pStyle w:val="Titre2"/>
      </w:pPr>
      <w:bookmarkStart w:id="185" w:name="_Toc242708350"/>
      <w:r w:rsidRPr="006B05C7">
        <w:rPr>
          <w:rStyle w:val="lev"/>
          <w:b/>
          <w:bCs w:val="0"/>
        </w:rPr>
        <w:t>Input data formats and handling of observation time practices</w:t>
      </w:r>
      <w:bookmarkEnd w:id="185"/>
    </w:p>
    <w:p w14:paraId="6EDA44AA" w14:textId="77777777" w:rsidR="004E641E" w:rsidRPr="00D057A5" w:rsidRDefault="004E641E" w:rsidP="004E641E">
      <w:pPr>
        <w:rPr>
          <w:lang w:val="en-US"/>
        </w:rPr>
      </w:pPr>
      <w:r w:rsidRPr="00D057A5">
        <w:rPr>
          <w:lang w:val="en-US"/>
        </w:rPr>
        <w:t xml:space="preserve">The example implementation </w:t>
      </w:r>
      <w:r>
        <w:rPr>
          <w:lang w:val="en-US"/>
        </w:rPr>
        <w:t xml:space="preserve">supports </w:t>
      </w:r>
      <w:r w:rsidRPr="00D057A5">
        <w:rPr>
          <w:rStyle w:val="lev"/>
          <w:lang w:val="en-US"/>
        </w:rPr>
        <w:t>two alternative input data formats</w:t>
      </w:r>
      <w:r w:rsidRPr="00D057A5">
        <w:rPr>
          <w:lang w:val="en-US"/>
        </w:rPr>
        <w:t>, reflecting different observing time practices encountered in national and historical datasets.</w:t>
      </w:r>
    </w:p>
    <w:p w14:paraId="46892006" w14:textId="77777777" w:rsidR="004E641E" w:rsidRPr="00D057A5" w:rsidRDefault="004E641E" w:rsidP="004E641E">
      <w:pPr>
        <w:rPr>
          <w:lang w:val="en-US"/>
        </w:rPr>
      </w:pPr>
      <w:r w:rsidRPr="00D057A5">
        <w:rPr>
          <w:lang w:val="en-US"/>
        </w:rPr>
        <w:t xml:space="preserve">The first input format is intended for stations whose observations are performed at </w:t>
      </w:r>
      <w:r w:rsidRPr="00D057A5">
        <w:rPr>
          <w:rStyle w:val="lev"/>
          <w:lang w:val="en-US"/>
        </w:rPr>
        <w:t>fixed and consistent times throughout the year</w:t>
      </w:r>
      <w:r w:rsidRPr="00D057A5">
        <w:rPr>
          <w:lang w:val="en-US"/>
        </w:rPr>
        <w:t>, in line with standard WMO observing practices. This format is well suited to operational surface stations where observation schedules do not vary seasonally.</w:t>
      </w:r>
    </w:p>
    <w:p w14:paraId="159E602C" w14:textId="07F14453" w:rsidR="004E641E" w:rsidRPr="00D057A5" w:rsidRDefault="004E641E" w:rsidP="004E641E">
      <w:pPr>
        <w:rPr>
          <w:lang w:val="en-US"/>
        </w:rPr>
      </w:pPr>
      <w:r w:rsidRPr="00D057A5">
        <w:rPr>
          <w:lang w:val="en-US"/>
        </w:rPr>
        <w:t xml:space="preserve">The second input format is designed to accommodate stations for which </w:t>
      </w:r>
      <w:r w:rsidRPr="00D057A5">
        <w:rPr>
          <w:rStyle w:val="lev"/>
          <w:lang w:val="en-US"/>
        </w:rPr>
        <w:t>observation times may vary during the year</w:t>
      </w:r>
      <w:r w:rsidRPr="00D057A5">
        <w:rPr>
          <w:lang w:val="en-US"/>
        </w:rPr>
        <w:t>, for example due to changes between summer and winter time.</w:t>
      </w:r>
    </w:p>
    <w:p w14:paraId="77DC313A" w14:textId="74091446" w:rsidR="004E641E" w:rsidRPr="00055691" w:rsidRDefault="004E641E" w:rsidP="004E641E">
      <w:r w:rsidRPr="00D057A5">
        <w:rPr>
          <w:lang w:val="en-US"/>
        </w:rPr>
        <w:t xml:space="preserve">By supporting both input formats, the example implementation facilitates the integration and preservation of diverse national and historical datasets, while allowing the resulting DAYCLI BUFR messages to clearly document </w:t>
      </w:r>
      <w:r>
        <w:rPr>
          <w:lang w:val="en-US"/>
        </w:rPr>
        <w:t xml:space="preserve">Attribution </w:t>
      </w:r>
      <w:r w:rsidR="002469D3">
        <w:rPr>
          <w:lang w:val="en-US"/>
        </w:rPr>
        <w:t>D</w:t>
      </w:r>
      <w:r>
        <w:rPr>
          <w:lang w:val="en-US"/>
        </w:rPr>
        <w:t>ay</w:t>
      </w:r>
      <w:r w:rsidRPr="00D057A5">
        <w:rPr>
          <w:lang w:val="en-US"/>
        </w:rPr>
        <w:t xml:space="preserve"> and associated measurement time periods. </w:t>
      </w:r>
      <w:r>
        <w:t>This flexibility supports data continuity and transparency while preserving the national climatological values and practices from which the data originate.</w:t>
      </w:r>
    </w:p>
    <w:p w14:paraId="55597594" w14:textId="77777777" w:rsidR="004E641E" w:rsidRDefault="004E641E" w:rsidP="004E641E">
      <w:pPr>
        <w:pStyle w:val="Titre2"/>
        <w:rPr>
          <w:lang w:val="en-US"/>
        </w:rPr>
      </w:pPr>
      <w:bookmarkStart w:id="186" w:name="_Toc242708351"/>
      <w:r>
        <w:rPr>
          <w:lang w:val="en-US"/>
        </w:rPr>
        <w:t>Examples of input files for DAYCLI BUFR production</w:t>
      </w:r>
      <w:bookmarkEnd w:id="186"/>
    </w:p>
    <w:p w14:paraId="6400A42D" w14:textId="61A2A342" w:rsidR="004E641E" w:rsidRPr="008D5A60" w:rsidRDefault="004E641E" w:rsidP="004E641E">
      <w:pPr>
        <w:rPr>
          <w:lang w:val="en-US" w:eastAsia="fr-FR"/>
        </w:rPr>
      </w:pPr>
      <w:r w:rsidRPr="008D5A60">
        <w:rPr>
          <w:lang w:val="en-US" w:eastAsia="fr-FR"/>
        </w:rPr>
        <w:t xml:space="preserve">The input data formats are based on a </w:t>
      </w:r>
      <w:r w:rsidRPr="008D5A60">
        <w:rPr>
          <w:b/>
          <w:bCs/>
          <w:lang w:val="en-US" w:eastAsia="fr-FR"/>
        </w:rPr>
        <w:t xml:space="preserve">Fortran </w:t>
      </w:r>
      <w:r w:rsidR="000B667F">
        <w:rPr>
          <w:b/>
          <w:bCs/>
          <w:lang w:val="en-US" w:eastAsia="fr-FR"/>
        </w:rPr>
        <w:t>N</w:t>
      </w:r>
      <w:r w:rsidR="00A73FE0" w:rsidRPr="008D5A60">
        <w:rPr>
          <w:b/>
          <w:bCs/>
          <w:lang w:val="en-US" w:eastAsia="fr-FR"/>
        </w:rPr>
        <w:t>ame</w:t>
      </w:r>
      <w:r w:rsidR="00A73FE0">
        <w:rPr>
          <w:b/>
          <w:bCs/>
          <w:lang w:val="en-US" w:eastAsia="fr-FR"/>
        </w:rPr>
        <w:t xml:space="preserve"> </w:t>
      </w:r>
      <w:r w:rsidRPr="008D5A60">
        <w:rPr>
          <w:b/>
          <w:bCs/>
          <w:lang w:val="en-US" w:eastAsia="fr-FR"/>
        </w:rPr>
        <w:t>list structure</w:t>
      </w:r>
      <w:r w:rsidRPr="008D5A60">
        <w:rPr>
          <w:lang w:val="en-US" w:eastAsia="fr-FR"/>
        </w:rPr>
        <w:t xml:space="preserve">, in which groups of information are defined using blocks starting with a group name (e.g. </w:t>
      </w:r>
      <w:r w:rsidRPr="008D5A60">
        <w:rPr>
          <w:rFonts w:ascii="Courier New" w:hAnsi="Courier New" w:cs="Courier New"/>
          <w:sz w:val="20"/>
          <w:szCs w:val="20"/>
          <w:lang w:val="en-US" w:eastAsia="fr-FR"/>
        </w:rPr>
        <w:t>$</w:t>
      </w:r>
      <w:proofErr w:type="spellStart"/>
      <w:r w:rsidRPr="008D5A60">
        <w:rPr>
          <w:rFonts w:ascii="Courier New" w:hAnsi="Courier New" w:cs="Courier New"/>
          <w:sz w:val="20"/>
          <w:szCs w:val="20"/>
          <w:lang w:val="en-US" w:eastAsia="fr-FR"/>
        </w:rPr>
        <w:t>GroupName</w:t>
      </w:r>
      <w:proofErr w:type="spellEnd"/>
      <w:r w:rsidRPr="008D5A60">
        <w:rPr>
          <w:lang w:val="en-US" w:eastAsia="fr-FR"/>
        </w:rPr>
        <w:t>) and ending with a slash (</w:t>
      </w:r>
      <w:r w:rsidRPr="008D5A60">
        <w:rPr>
          <w:rFonts w:ascii="Courier New" w:hAnsi="Courier New" w:cs="Courier New"/>
          <w:sz w:val="20"/>
          <w:szCs w:val="20"/>
          <w:lang w:val="en-US" w:eastAsia="fr-FR"/>
        </w:rPr>
        <w:t>/</w:t>
      </w:r>
      <w:r w:rsidRPr="008D5A60">
        <w:rPr>
          <w:lang w:val="en-US" w:eastAsia="fr-FR"/>
        </w:rPr>
        <w:t>).</w:t>
      </w:r>
    </w:p>
    <w:p w14:paraId="07A74464" w14:textId="77777777" w:rsidR="004E641E" w:rsidRPr="008D5A60" w:rsidRDefault="004E641E" w:rsidP="004E641E">
      <w:pPr>
        <w:rPr>
          <w:lang w:val="en-US" w:eastAsia="fr-FR"/>
        </w:rPr>
      </w:pPr>
      <w:r w:rsidRPr="008D5A60">
        <w:rPr>
          <w:lang w:val="en-US" w:eastAsia="fr-FR"/>
        </w:rPr>
        <w:t>The initial groups contain fixed metadata, such as:</w:t>
      </w:r>
    </w:p>
    <w:p w14:paraId="36F77557" w14:textId="2260BB95" w:rsidR="004E641E" w:rsidRPr="008D5A60" w:rsidRDefault="004E641E" w:rsidP="00270DDC">
      <w:pPr>
        <w:pStyle w:val="Paragraphedeliste"/>
        <w:numPr>
          <w:ilvl w:val="0"/>
          <w:numId w:val="4"/>
        </w:numPr>
        <w:rPr>
          <w:lang w:val="en-US" w:eastAsia="fr-FR"/>
        </w:rPr>
      </w:pPr>
      <w:r w:rsidRPr="008D5A60">
        <w:rPr>
          <w:lang w:val="en-US" w:eastAsia="fr-FR"/>
        </w:rPr>
        <w:lastRenderedPageBreak/>
        <w:t xml:space="preserve">generating </w:t>
      </w:r>
      <w:proofErr w:type="spellStart"/>
      <w:r w:rsidR="00ED79A5" w:rsidRPr="008D5A60">
        <w:rPr>
          <w:lang w:val="en-US" w:eastAsia="fr-FR"/>
        </w:rPr>
        <w:t>cent</w:t>
      </w:r>
      <w:r w:rsidR="00FD6ABC">
        <w:rPr>
          <w:lang w:val="en-US" w:eastAsia="fr-FR"/>
        </w:rPr>
        <w:t>re</w:t>
      </w:r>
      <w:proofErr w:type="spellEnd"/>
      <w:r w:rsidRPr="008D5A60">
        <w:rPr>
          <w:lang w:val="en-US" w:eastAsia="fr-FR"/>
        </w:rPr>
        <w:t xml:space="preserve"> and sub-</w:t>
      </w:r>
      <w:proofErr w:type="spellStart"/>
      <w:r w:rsidR="00ED79A5" w:rsidRPr="008D5A60">
        <w:rPr>
          <w:lang w:val="en-US" w:eastAsia="fr-FR"/>
        </w:rPr>
        <w:t>cent</w:t>
      </w:r>
      <w:r w:rsidR="00FD6ABC">
        <w:rPr>
          <w:lang w:val="en-US" w:eastAsia="fr-FR"/>
        </w:rPr>
        <w:t>re</w:t>
      </w:r>
      <w:proofErr w:type="spellEnd"/>
      <w:r w:rsidRPr="008D5A60">
        <w:rPr>
          <w:lang w:val="en-US" w:eastAsia="fr-FR"/>
        </w:rPr>
        <w:t xml:space="preserve"> identifiers; </w:t>
      </w:r>
    </w:p>
    <w:p w14:paraId="4E5D493F" w14:textId="77777777" w:rsidR="004E641E" w:rsidRPr="008D5A60" w:rsidRDefault="004E641E" w:rsidP="00270DDC">
      <w:pPr>
        <w:pStyle w:val="Paragraphedeliste"/>
        <w:numPr>
          <w:ilvl w:val="0"/>
          <w:numId w:val="4"/>
        </w:numPr>
        <w:rPr>
          <w:lang w:val="fr-FR" w:eastAsia="fr-FR"/>
        </w:rPr>
      </w:pPr>
      <w:proofErr w:type="gramStart"/>
      <w:r w:rsidRPr="008D5A60">
        <w:rPr>
          <w:lang w:val="fr-FR" w:eastAsia="fr-FR"/>
        </w:rPr>
        <w:t>station</w:t>
      </w:r>
      <w:proofErr w:type="gramEnd"/>
      <w:r w:rsidRPr="008D5A60">
        <w:rPr>
          <w:lang w:val="fr-FR" w:eastAsia="fr-FR"/>
        </w:rPr>
        <w:t xml:space="preserve"> location information; </w:t>
      </w:r>
    </w:p>
    <w:p w14:paraId="6BCFCA07" w14:textId="77777777" w:rsidR="004E641E" w:rsidRPr="008D5A60" w:rsidRDefault="004E641E" w:rsidP="00270DDC">
      <w:pPr>
        <w:pStyle w:val="Paragraphedeliste"/>
        <w:numPr>
          <w:ilvl w:val="0"/>
          <w:numId w:val="4"/>
        </w:numPr>
        <w:rPr>
          <w:lang w:val="en-US" w:eastAsia="fr-FR"/>
        </w:rPr>
      </w:pPr>
      <w:r w:rsidRPr="008D5A60">
        <w:rPr>
          <w:lang w:val="en-US" w:eastAsia="fr-FR"/>
        </w:rPr>
        <w:t xml:space="preserve">fixed measurement periods associated with each parameter. </w:t>
      </w:r>
    </w:p>
    <w:p w14:paraId="1D866E13" w14:textId="77777777" w:rsidR="004E641E" w:rsidRPr="008D5A60" w:rsidRDefault="004E641E" w:rsidP="004E641E">
      <w:pPr>
        <w:rPr>
          <w:lang w:val="en-US" w:eastAsia="fr-FR"/>
        </w:rPr>
      </w:pPr>
      <w:r w:rsidRPr="008D5A60">
        <w:rPr>
          <w:lang w:val="en-US" w:eastAsia="fr-FR"/>
        </w:rPr>
        <w:t xml:space="preserve">The final group, </w:t>
      </w:r>
      <w:r w:rsidRPr="008D5A60">
        <w:rPr>
          <w:rStyle w:val="Rfrencelgre"/>
          <w:rFonts w:eastAsiaTheme="majorEastAsia"/>
        </w:rPr>
        <w:t>$DATA_SECTION</w:t>
      </w:r>
      <w:r w:rsidRPr="008D5A60">
        <w:rPr>
          <w:lang w:val="en-US" w:eastAsia="fr-FR"/>
        </w:rPr>
        <w:t>, contains the actual daily climate values and associated quality flags, separated by semicolons (</w:t>
      </w:r>
      <w:r w:rsidRPr="008D5A60">
        <w:rPr>
          <w:rFonts w:ascii="Courier New" w:hAnsi="Courier New" w:cs="Courier New"/>
          <w:sz w:val="20"/>
          <w:szCs w:val="20"/>
          <w:lang w:val="en-US" w:eastAsia="fr-FR"/>
        </w:rPr>
        <w:t>;</w:t>
      </w:r>
      <w:r w:rsidRPr="008D5A60">
        <w:rPr>
          <w:lang w:val="en-US" w:eastAsia="fr-FR"/>
        </w:rPr>
        <w:t>).</w:t>
      </w:r>
    </w:p>
    <w:p w14:paraId="4939885F" w14:textId="77777777" w:rsidR="004E641E" w:rsidRDefault="004E641E" w:rsidP="004E641E">
      <w:pPr>
        <w:pStyle w:val="Titre3"/>
      </w:pPr>
      <w:bookmarkStart w:id="187" w:name="_Toc242708352"/>
      <w:r>
        <w:t>Format 1 – Fixed observation times</w:t>
      </w:r>
      <w:bookmarkEnd w:id="187"/>
    </w:p>
    <w:p w14:paraId="3F318A90" w14:textId="77777777" w:rsidR="004E641E" w:rsidRDefault="004E641E" w:rsidP="004E641E">
      <w:r>
        <w:t>In Format 1, the measurement periods are defined in separate groups and are not included in the data section. For example, for maximum temperature:</w:t>
      </w:r>
    </w:p>
    <w:p w14:paraId="6A9D9F49" w14:textId="77777777" w:rsidR="004E641E" w:rsidRPr="00986C1C" w:rsidRDefault="004E641E" w:rsidP="004E641E">
      <w:pPr>
        <w:pStyle w:val="Software"/>
      </w:pPr>
      <w:r w:rsidRPr="00986C1C">
        <w:t>&amp;STIME_TX</w:t>
      </w:r>
    </w:p>
    <w:p w14:paraId="3BF49FB7" w14:textId="77777777" w:rsidR="004E641E" w:rsidRPr="00986C1C" w:rsidRDefault="004E641E" w:rsidP="004E641E">
      <w:pPr>
        <w:pStyle w:val="Software"/>
      </w:pPr>
      <w:r w:rsidRPr="00986C1C">
        <w:t>HOUR=06</w:t>
      </w:r>
    </w:p>
    <w:p w14:paraId="32A01469" w14:textId="77777777" w:rsidR="004E641E" w:rsidRPr="00986C1C" w:rsidRDefault="004E641E" w:rsidP="004E641E">
      <w:pPr>
        <w:pStyle w:val="Software"/>
      </w:pPr>
      <w:r w:rsidRPr="00986C1C">
        <w:t>MINUTE=01</w:t>
      </w:r>
    </w:p>
    <w:p w14:paraId="423BCD52" w14:textId="77777777" w:rsidR="004E641E" w:rsidRPr="00986C1C" w:rsidRDefault="004E641E" w:rsidP="004E641E">
      <w:pPr>
        <w:pStyle w:val="Software"/>
      </w:pPr>
      <w:r w:rsidRPr="00986C1C">
        <w:t>DT=0</w:t>
      </w:r>
    </w:p>
    <w:p w14:paraId="0B40A014" w14:textId="77777777" w:rsidR="004E641E" w:rsidRDefault="004E641E" w:rsidP="004E641E">
      <w:pPr>
        <w:pStyle w:val="Software"/>
      </w:pPr>
      <w:r w:rsidRPr="00986C1C">
        <w:t>/</w:t>
      </w:r>
    </w:p>
    <w:p w14:paraId="4949D836" w14:textId="77777777" w:rsidR="004E641E" w:rsidRPr="002875BE" w:rsidRDefault="004E641E" w:rsidP="004E641E">
      <w:pPr>
        <w:rPr>
          <w:lang w:val="en-US" w:eastAsia="fr-FR"/>
        </w:rPr>
      </w:pPr>
      <w:r w:rsidRPr="002875BE">
        <w:rPr>
          <w:lang w:val="en-US" w:eastAsia="fr-FR"/>
        </w:rPr>
        <w:t>In this example:</w:t>
      </w:r>
    </w:p>
    <w:p w14:paraId="30F86B41" w14:textId="77777777" w:rsidR="004E641E" w:rsidRPr="00986C1C" w:rsidRDefault="004E641E" w:rsidP="004E641E">
      <w:pPr>
        <w:rPr>
          <w:lang w:val="en-US" w:eastAsia="fr-FR"/>
        </w:rPr>
      </w:pPr>
      <w:r w:rsidRPr="00986C1C">
        <w:rPr>
          <w:rFonts w:ascii="Courier New" w:hAnsi="Courier New" w:cs="Courier New"/>
          <w:sz w:val="20"/>
          <w:szCs w:val="20"/>
          <w:lang w:val="en-US" w:eastAsia="fr-FR"/>
        </w:rPr>
        <w:t>HOUR</w:t>
      </w:r>
      <w:r w:rsidRPr="00986C1C">
        <w:rPr>
          <w:lang w:val="en-US" w:eastAsia="fr-FR"/>
        </w:rPr>
        <w:t xml:space="preserve"> and </w:t>
      </w:r>
      <w:r w:rsidRPr="00986C1C">
        <w:rPr>
          <w:rFonts w:ascii="Courier New" w:hAnsi="Courier New" w:cs="Courier New"/>
          <w:sz w:val="20"/>
          <w:szCs w:val="20"/>
          <w:lang w:val="en-US" w:eastAsia="fr-FR"/>
        </w:rPr>
        <w:t>MINUTE</w:t>
      </w:r>
      <w:r w:rsidRPr="00986C1C">
        <w:rPr>
          <w:lang w:val="en-US" w:eastAsia="fr-FR"/>
        </w:rPr>
        <w:t xml:space="preserve"> define the observation time; </w:t>
      </w:r>
    </w:p>
    <w:p w14:paraId="45377C12" w14:textId="410AC975" w:rsidR="004E641E" w:rsidRPr="00986C1C" w:rsidRDefault="004E641E" w:rsidP="004E641E">
      <w:pPr>
        <w:rPr>
          <w:lang w:val="en-US" w:eastAsia="fr-FR"/>
        </w:rPr>
      </w:pPr>
      <w:r w:rsidRPr="00986C1C">
        <w:rPr>
          <w:rFonts w:ascii="Courier New" w:hAnsi="Courier New" w:cs="Courier New"/>
          <w:sz w:val="20"/>
          <w:szCs w:val="20"/>
          <w:lang w:val="en-US" w:eastAsia="fr-FR"/>
        </w:rPr>
        <w:t>DT = 0</w:t>
      </w:r>
      <w:r w:rsidRPr="00986C1C">
        <w:rPr>
          <w:lang w:val="en-US" w:eastAsia="fr-FR"/>
        </w:rPr>
        <w:t xml:space="preserve"> indicates that the measurement period starts on the current </w:t>
      </w:r>
      <w:r>
        <w:rPr>
          <w:lang w:val="en-US" w:eastAsia="fr-FR"/>
        </w:rPr>
        <w:t xml:space="preserve">Attribution </w:t>
      </w:r>
      <w:r w:rsidR="002469D3">
        <w:rPr>
          <w:lang w:val="en-US" w:eastAsia="fr-FR"/>
        </w:rPr>
        <w:t>D</w:t>
      </w:r>
      <w:r>
        <w:rPr>
          <w:lang w:val="en-US" w:eastAsia="fr-FR"/>
        </w:rPr>
        <w:t>ay</w:t>
      </w:r>
      <w:r w:rsidRPr="00986C1C">
        <w:rPr>
          <w:lang w:val="en-US" w:eastAsia="fr-FR"/>
        </w:rPr>
        <w:t xml:space="preserve"> (LMTZ); </w:t>
      </w:r>
    </w:p>
    <w:p w14:paraId="7C9FA81C" w14:textId="77777777" w:rsidR="004E641E" w:rsidRPr="00986C1C" w:rsidRDefault="004E641E" w:rsidP="004E641E">
      <w:pPr>
        <w:rPr>
          <w:lang w:val="en-US" w:eastAsia="fr-FR"/>
        </w:rPr>
      </w:pPr>
      <w:r w:rsidRPr="00986C1C">
        <w:rPr>
          <w:rFonts w:ascii="Courier New" w:hAnsi="Courier New" w:cs="Courier New"/>
          <w:sz w:val="20"/>
          <w:szCs w:val="20"/>
          <w:lang w:val="en-US" w:eastAsia="fr-FR"/>
        </w:rPr>
        <w:t>DT = -1</w:t>
      </w:r>
      <w:r w:rsidRPr="00986C1C">
        <w:rPr>
          <w:lang w:val="en-US" w:eastAsia="fr-FR"/>
        </w:rPr>
        <w:t xml:space="preserve"> indicates that the measurement period starts on the previous day (LMTZ). </w:t>
      </w:r>
    </w:p>
    <w:p w14:paraId="140137C1" w14:textId="77777777" w:rsidR="004E641E" w:rsidRPr="00986C1C" w:rsidRDefault="004E641E" w:rsidP="004E641E">
      <w:pPr>
        <w:rPr>
          <w:lang w:val="en-US" w:eastAsia="fr-FR"/>
        </w:rPr>
      </w:pPr>
      <w:r w:rsidRPr="00986C1C">
        <w:rPr>
          <w:lang w:val="en-US" w:eastAsia="fr-FR"/>
        </w:rPr>
        <w:t>The data section then contains only the reference date and the sequence of values and quality flags:</w:t>
      </w:r>
    </w:p>
    <w:p w14:paraId="0DC4AB14" w14:textId="77777777" w:rsidR="004E641E" w:rsidRDefault="004E641E" w:rsidP="004E641E">
      <w:pPr>
        <w:pStyle w:val="Software"/>
      </w:pPr>
      <w:r>
        <w:t>&amp;DATA_SECTION</w:t>
      </w:r>
    </w:p>
    <w:p w14:paraId="4CE3C813" w14:textId="77777777" w:rsidR="004E641E" w:rsidRDefault="004E641E" w:rsidP="004E641E">
      <w:pPr>
        <w:pStyle w:val="Software"/>
      </w:pPr>
      <w:proofErr w:type="gramStart"/>
      <w:r>
        <w:t>!date</w:t>
      </w:r>
      <w:proofErr w:type="gramEnd"/>
      <w:r>
        <w:t xml:space="preserve"> ;</w:t>
      </w:r>
      <w:proofErr w:type="spellStart"/>
      <w:r>
        <w:t>rr</w:t>
      </w:r>
      <w:proofErr w:type="spellEnd"/>
      <w:r>
        <w:t xml:space="preserve">(mm); </w:t>
      </w:r>
      <w:proofErr w:type="spellStart"/>
      <w:r>
        <w:t>qrr</w:t>
      </w:r>
      <w:proofErr w:type="spellEnd"/>
      <w:r>
        <w:t xml:space="preserve">;  </w:t>
      </w:r>
      <w:proofErr w:type="spellStart"/>
      <w:r>
        <w:t>ds;qds;tsd;qtsd;tn</w:t>
      </w:r>
      <w:proofErr w:type="spellEnd"/>
      <w:r>
        <w:t>(c);</w:t>
      </w:r>
      <w:proofErr w:type="spellStart"/>
      <w:r>
        <w:t>qtn</w:t>
      </w:r>
      <w:proofErr w:type="spellEnd"/>
      <w:r>
        <w:t xml:space="preserve">; </w:t>
      </w:r>
      <w:proofErr w:type="spellStart"/>
      <w:r>
        <w:t>tx</w:t>
      </w:r>
      <w:proofErr w:type="spellEnd"/>
      <w:r>
        <w:t xml:space="preserve">(c);  </w:t>
      </w:r>
      <w:proofErr w:type="spellStart"/>
      <w:r>
        <w:t>qtx;tm</w:t>
      </w:r>
      <w:proofErr w:type="spellEnd"/>
      <w:r>
        <w:t>(c);</w:t>
      </w:r>
      <w:proofErr w:type="spellStart"/>
      <w:r>
        <w:t>qtm</w:t>
      </w:r>
      <w:proofErr w:type="spellEnd"/>
    </w:p>
    <w:p w14:paraId="597F6861" w14:textId="77777777" w:rsidR="004E641E" w:rsidRDefault="004E641E" w:rsidP="004E641E">
      <w:pPr>
        <w:pStyle w:val="Software"/>
      </w:pPr>
      <w:r>
        <w:t>20220101 ;2.</w:t>
      </w:r>
      <w:proofErr w:type="gramStart"/>
      <w:r>
        <w:t xml:space="preserve">9;   </w:t>
      </w:r>
      <w:proofErr w:type="gramEnd"/>
      <w:r>
        <w:t>0;   ; 5 ;   ; 5 ;   23.0; 0;   31.9;    0;25.9; 0</w:t>
      </w:r>
    </w:p>
    <w:p w14:paraId="07D42529" w14:textId="77777777" w:rsidR="004E641E" w:rsidRDefault="004E641E" w:rsidP="004E641E">
      <w:pPr>
        <w:pStyle w:val="Software"/>
      </w:pPr>
      <w:r>
        <w:t>20220102 ;7,</w:t>
      </w:r>
      <w:proofErr w:type="gramStart"/>
      <w:r>
        <w:t xml:space="preserve">4;   </w:t>
      </w:r>
      <w:proofErr w:type="gramEnd"/>
      <w:r>
        <w:t>0;   ; 5 ;   ; 5 ;   23,4; 0;   32.3;    0;26.3; 0</w:t>
      </w:r>
    </w:p>
    <w:p w14:paraId="70A25A27" w14:textId="77777777" w:rsidR="004E641E" w:rsidRDefault="004E641E" w:rsidP="004E641E">
      <w:pPr>
        <w:pStyle w:val="Software"/>
      </w:pPr>
      <w:r>
        <w:t>20220103 ;6.</w:t>
      </w:r>
      <w:proofErr w:type="gramStart"/>
      <w:r>
        <w:t xml:space="preserve">0;   </w:t>
      </w:r>
      <w:proofErr w:type="gramEnd"/>
      <w:r>
        <w:t>0;   ; 5 ;   ; 5 ;   22.8; 0;   28.4;    0;24.7; 0</w:t>
      </w:r>
    </w:p>
    <w:p w14:paraId="1F697638" w14:textId="77777777" w:rsidR="004E641E" w:rsidRDefault="004E641E" w:rsidP="004E641E">
      <w:pPr>
        <w:pStyle w:val="Software"/>
      </w:pPr>
      <w:r>
        <w:t>20220104 ;3.</w:t>
      </w:r>
      <w:proofErr w:type="gramStart"/>
      <w:r>
        <w:t xml:space="preserve">3;   </w:t>
      </w:r>
      <w:proofErr w:type="gramEnd"/>
      <w:r>
        <w:t>0;   ; 5 ;   ; 5 ;   21.7; 0;   32.1;    0;25.8; 0</w:t>
      </w:r>
    </w:p>
    <w:p w14:paraId="2BE8F320" w14:textId="77777777" w:rsidR="004E641E" w:rsidRDefault="004E641E" w:rsidP="004E641E">
      <w:pPr>
        <w:pStyle w:val="Software"/>
      </w:pPr>
      <w:r>
        <w:t>20220105 ;1.</w:t>
      </w:r>
      <w:proofErr w:type="gramStart"/>
      <w:r>
        <w:t xml:space="preserve">4;   </w:t>
      </w:r>
      <w:proofErr w:type="gramEnd"/>
      <w:r>
        <w:t>0;   ; 5 ;   ; 5 ;   22.8; 0;   31.5;    0;26.4; 0</w:t>
      </w:r>
    </w:p>
    <w:p w14:paraId="22C3CF9E" w14:textId="77777777" w:rsidR="004E641E" w:rsidRDefault="004E641E" w:rsidP="004E641E">
      <w:pPr>
        <w:pStyle w:val="Software"/>
      </w:pPr>
      <w:r>
        <w:t>20220106 ;0.</w:t>
      </w:r>
      <w:proofErr w:type="gramStart"/>
      <w:r>
        <w:t xml:space="preserve">2;   </w:t>
      </w:r>
      <w:proofErr w:type="gramEnd"/>
      <w:r>
        <w:t>0;   ; 5 ;   ; 5 ;   22.9; 0;   31.9;    0;26.3; 0</w:t>
      </w:r>
    </w:p>
    <w:p w14:paraId="4D00B4B1" w14:textId="77777777" w:rsidR="004E641E" w:rsidRDefault="004E641E" w:rsidP="004E641E">
      <w:pPr>
        <w:pStyle w:val="Software"/>
      </w:pPr>
      <w:r>
        <w:t>20220107 ;0.</w:t>
      </w:r>
      <w:proofErr w:type="gramStart"/>
      <w:r>
        <w:t xml:space="preserve">1;   </w:t>
      </w:r>
      <w:proofErr w:type="gramEnd"/>
      <w:r>
        <w:t>0;   ; 5 ;   ; 5 ;   23.3; 0;   31.7;    0;26.9; 0</w:t>
      </w:r>
    </w:p>
    <w:p w14:paraId="2F20D167" w14:textId="77777777" w:rsidR="004E641E" w:rsidRDefault="004E641E" w:rsidP="004E641E">
      <w:pPr>
        <w:pStyle w:val="Software"/>
      </w:pPr>
      <w:r>
        <w:t>20220108 ;7.</w:t>
      </w:r>
      <w:proofErr w:type="gramStart"/>
      <w:r>
        <w:t xml:space="preserve">4;   </w:t>
      </w:r>
      <w:proofErr w:type="gramEnd"/>
      <w:r>
        <w:t>0;   ; 5 ;   ; 5 ;   22.5; 0;   31.1;    0;25.9; 0</w:t>
      </w:r>
    </w:p>
    <w:p w14:paraId="190E33DD" w14:textId="77777777" w:rsidR="004E641E" w:rsidRDefault="004E641E" w:rsidP="004E641E">
      <w:pPr>
        <w:pStyle w:val="Software"/>
      </w:pPr>
      <w:r>
        <w:t>/</w:t>
      </w:r>
    </w:p>
    <w:p w14:paraId="50E857C9" w14:textId="77777777" w:rsidR="004E641E" w:rsidRPr="00986C1C" w:rsidRDefault="004E641E" w:rsidP="004E641E">
      <w:pPr>
        <w:rPr>
          <w:lang w:val="fr-FR" w:eastAsia="fr-FR"/>
        </w:rPr>
      </w:pPr>
      <w:proofErr w:type="spellStart"/>
      <w:proofErr w:type="gramStart"/>
      <w:r w:rsidRPr="00986C1C">
        <w:rPr>
          <w:lang w:val="fr-FR" w:eastAsia="fr-FR"/>
        </w:rPr>
        <w:t>Where</w:t>
      </w:r>
      <w:proofErr w:type="spellEnd"/>
      <w:r w:rsidRPr="00986C1C">
        <w:rPr>
          <w:lang w:val="fr-FR" w:eastAsia="fr-FR"/>
        </w:rPr>
        <w:t>:</w:t>
      </w:r>
      <w:proofErr w:type="gramEnd"/>
    </w:p>
    <w:p w14:paraId="7C7CA431" w14:textId="77777777" w:rsidR="004E641E" w:rsidRPr="00055691" w:rsidRDefault="004E641E" w:rsidP="00270DDC">
      <w:pPr>
        <w:pStyle w:val="Paragraphedeliste"/>
        <w:numPr>
          <w:ilvl w:val="0"/>
          <w:numId w:val="5"/>
        </w:numPr>
        <w:rPr>
          <w:lang w:val="en-US" w:eastAsia="fr-FR"/>
        </w:rPr>
      </w:pPr>
      <w:proofErr w:type="spellStart"/>
      <w:r w:rsidRPr="00055691">
        <w:rPr>
          <w:rFonts w:ascii="Courier New" w:hAnsi="Courier New" w:cs="Courier New"/>
          <w:sz w:val="20"/>
          <w:szCs w:val="20"/>
          <w:lang w:val="en-US" w:eastAsia="fr-FR"/>
        </w:rPr>
        <w:t>rr</w:t>
      </w:r>
      <w:proofErr w:type="spellEnd"/>
      <w:r w:rsidRPr="00055691">
        <w:rPr>
          <w:lang w:val="en-US" w:eastAsia="fr-FR"/>
        </w:rPr>
        <w:t xml:space="preserve"> = total accumulated precipitation in mm.</w:t>
      </w:r>
    </w:p>
    <w:p w14:paraId="54B3D466" w14:textId="77777777" w:rsidR="004E641E" w:rsidRPr="00986C1C" w:rsidRDefault="004E641E" w:rsidP="00270DDC">
      <w:pPr>
        <w:pStyle w:val="Paragraphedeliste"/>
        <w:numPr>
          <w:ilvl w:val="0"/>
          <w:numId w:val="5"/>
        </w:numPr>
        <w:rPr>
          <w:lang w:val="fr-FR" w:eastAsia="fr-FR"/>
        </w:rPr>
      </w:pPr>
      <w:proofErr w:type="spellStart"/>
      <w:proofErr w:type="gramStart"/>
      <w:r w:rsidRPr="00986C1C">
        <w:rPr>
          <w:rFonts w:ascii="Courier New" w:hAnsi="Courier New" w:cs="Courier New"/>
          <w:sz w:val="20"/>
          <w:szCs w:val="20"/>
          <w:lang w:val="fr-FR" w:eastAsia="fr-FR"/>
        </w:rPr>
        <w:t>ds</w:t>
      </w:r>
      <w:proofErr w:type="spellEnd"/>
      <w:proofErr w:type="gramEnd"/>
      <w:r w:rsidRPr="00986C1C">
        <w:rPr>
          <w:lang w:val="fr-FR" w:eastAsia="fr-FR"/>
        </w:rPr>
        <w:t xml:space="preserve"> = </w:t>
      </w:r>
      <w:proofErr w:type="spellStart"/>
      <w:r w:rsidRPr="00986C1C">
        <w:rPr>
          <w:lang w:val="fr-FR" w:eastAsia="fr-FR"/>
        </w:rPr>
        <w:t>fresh</w:t>
      </w:r>
      <w:proofErr w:type="spellEnd"/>
      <w:r w:rsidRPr="00986C1C">
        <w:rPr>
          <w:lang w:val="fr-FR" w:eastAsia="fr-FR"/>
        </w:rPr>
        <w:t xml:space="preserve"> </w:t>
      </w:r>
      <w:proofErr w:type="spellStart"/>
      <w:r w:rsidRPr="00986C1C">
        <w:rPr>
          <w:lang w:val="fr-FR" w:eastAsia="fr-FR"/>
        </w:rPr>
        <w:t>snow</w:t>
      </w:r>
      <w:proofErr w:type="spellEnd"/>
      <w:r w:rsidRPr="00986C1C">
        <w:rPr>
          <w:lang w:val="fr-FR" w:eastAsia="fr-FR"/>
        </w:rPr>
        <w:t xml:space="preserve"> </w:t>
      </w:r>
    </w:p>
    <w:p w14:paraId="11E83CC7" w14:textId="77777777" w:rsidR="004E641E" w:rsidRPr="00986C1C" w:rsidRDefault="004E641E" w:rsidP="00270DDC">
      <w:pPr>
        <w:pStyle w:val="Paragraphedeliste"/>
        <w:numPr>
          <w:ilvl w:val="0"/>
          <w:numId w:val="5"/>
        </w:numPr>
        <w:rPr>
          <w:lang w:val="fr-FR" w:eastAsia="fr-FR"/>
        </w:rPr>
      </w:pPr>
      <w:proofErr w:type="spellStart"/>
      <w:proofErr w:type="gramStart"/>
      <w:r w:rsidRPr="00986C1C">
        <w:rPr>
          <w:rFonts w:ascii="Courier New" w:hAnsi="Courier New" w:cs="Courier New"/>
          <w:sz w:val="20"/>
          <w:szCs w:val="20"/>
          <w:lang w:val="fr-FR" w:eastAsia="fr-FR"/>
        </w:rPr>
        <w:t>tsd</w:t>
      </w:r>
      <w:proofErr w:type="spellEnd"/>
      <w:proofErr w:type="gramEnd"/>
      <w:r w:rsidRPr="00986C1C">
        <w:rPr>
          <w:lang w:val="fr-FR" w:eastAsia="fr-FR"/>
        </w:rPr>
        <w:t xml:space="preserve"> = total </w:t>
      </w:r>
      <w:proofErr w:type="spellStart"/>
      <w:r w:rsidRPr="00986C1C">
        <w:rPr>
          <w:lang w:val="fr-FR" w:eastAsia="fr-FR"/>
        </w:rPr>
        <w:t>snow</w:t>
      </w:r>
      <w:proofErr w:type="spellEnd"/>
      <w:r w:rsidRPr="00986C1C">
        <w:rPr>
          <w:lang w:val="fr-FR" w:eastAsia="fr-FR"/>
        </w:rPr>
        <w:t xml:space="preserve"> </w:t>
      </w:r>
      <w:proofErr w:type="spellStart"/>
      <w:r w:rsidRPr="00986C1C">
        <w:rPr>
          <w:lang w:val="fr-FR" w:eastAsia="fr-FR"/>
        </w:rPr>
        <w:t>depth</w:t>
      </w:r>
      <w:proofErr w:type="spellEnd"/>
      <w:r w:rsidRPr="00986C1C">
        <w:rPr>
          <w:lang w:val="fr-FR" w:eastAsia="fr-FR"/>
        </w:rPr>
        <w:t xml:space="preserve"> </w:t>
      </w:r>
    </w:p>
    <w:p w14:paraId="15704B1A" w14:textId="77777777" w:rsidR="004E641E" w:rsidRPr="00986C1C" w:rsidRDefault="004E641E" w:rsidP="00270DDC">
      <w:pPr>
        <w:pStyle w:val="Paragraphedeliste"/>
        <w:numPr>
          <w:ilvl w:val="0"/>
          <w:numId w:val="5"/>
        </w:numPr>
        <w:rPr>
          <w:lang w:val="fr-FR" w:eastAsia="fr-FR"/>
        </w:rPr>
      </w:pPr>
      <w:proofErr w:type="spellStart"/>
      <w:proofErr w:type="gramStart"/>
      <w:r w:rsidRPr="00986C1C">
        <w:rPr>
          <w:rFonts w:ascii="Courier New" w:hAnsi="Courier New" w:cs="Courier New"/>
          <w:sz w:val="20"/>
          <w:szCs w:val="20"/>
          <w:lang w:val="fr-FR" w:eastAsia="fr-FR"/>
        </w:rPr>
        <w:t>tn</w:t>
      </w:r>
      <w:proofErr w:type="spellEnd"/>
      <w:proofErr w:type="gramEnd"/>
      <w:r w:rsidRPr="00986C1C">
        <w:rPr>
          <w:lang w:val="fr-FR" w:eastAsia="fr-FR"/>
        </w:rPr>
        <w:t xml:space="preserve"> = minimum </w:t>
      </w:r>
      <w:proofErr w:type="spellStart"/>
      <w:r w:rsidRPr="00986C1C">
        <w:rPr>
          <w:lang w:val="fr-FR" w:eastAsia="fr-FR"/>
        </w:rPr>
        <w:t>temperature</w:t>
      </w:r>
      <w:proofErr w:type="spellEnd"/>
      <w:r w:rsidRPr="00986C1C">
        <w:rPr>
          <w:lang w:val="fr-FR" w:eastAsia="fr-FR"/>
        </w:rPr>
        <w:t xml:space="preserve"> </w:t>
      </w:r>
    </w:p>
    <w:p w14:paraId="0FFDEFC0" w14:textId="77777777" w:rsidR="004E641E" w:rsidRPr="00986C1C" w:rsidRDefault="004E641E" w:rsidP="00270DDC">
      <w:pPr>
        <w:pStyle w:val="Paragraphedeliste"/>
        <w:numPr>
          <w:ilvl w:val="0"/>
          <w:numId w:val="5"/>
        </w:numPr>
        <w:rPr>
          <w:lang w:val="fr-FR" w:eastAsia="fr-FR"/>
        </w:rPr>
      </w:pPr>
      <w:proofErr w:type="spellStart"/>
      <w:proofErr w:type="gramStart"/>
      <w:r w:rsidRPr="00986C1C">
        <w:rPr>
          <w:rFonts w:ascii="Courier New" w:hAnsi="Courier New" w:cs="Courier New"/>
          <w:sz w:val="20"/>
          <w:szCs w:val="20"/>
          <w:lang w:val="fr-FR" w:eastAsia="fr-FR"/>
        </w:rPr>
        <w:t>tx</w:t>
      </w:r>
      <w:proofErr w:type="spellEnd"/>
      <w:proofErr w:type="gramEnd"/>
      <w:r w:rsidRPr="00986C1C">
        <w:rPr>
          <w:lang w:val="fr-FR" w:eastAsia="fr-FR"/>
        </w:rPr>
        <w:t xml:space="preserve"> = maximum </w:t>
      </w:r>
      <w:proofErr w:type="spellStart"/>
      <w:r w:rsidRPr="00986C1C">
        <w:rPr>
          <w:lang w:val="fr-FR" w:eastAsia="fr-FR"/>
        </w:rPr>
        <w:t>temperature</w:t>
      </w:r>
      <w:proofErr w:type="spellEnd"/>
      <w:r w:rsidRPr="00986C1C">
        <w:rPr>
          <w:lang w:val="fr-FR" w:eastAsia="fr-FR"/>
        </w:rPr>
        <w:t xml:space="preserve"> </w:t>
      </w:r>
    </w:p>
    <w:p w14:paraId="1BE36148" w14:textId="77777777" w:rsidR="004E641E" w:rsidRPr="00986C1C" w:rsidRDefault="004E641E" w:rsidP="00270DDC">
      <w:pPr>
        <w:pStyle w:val="Paragraphedeliste"/>
        <w:numPr>
          <w:ilvl w:val="0"/>
          <w:numId w:val="5"/>
        </w:numPr>
        <w:rPr>
          <w:lang w:val="fr-FR" w:eastAsia="fr-FR"/>
        </w:rPr>
      </w:pPr>
      <w:proofErr w:type="spellStart"/>
      <w:proofErr w:type="gramStart"/>
      <w:r w:rsidRPr="00986C1C">
        <w:rPr>
          <w:rFonts w:ascii="Courier New" w:hAnsi="Courier New" w:cs="Courier New"/>
          <w:sz w:val="20"/>
          <w:szCs w:val="20"/>
          <w:lang w:val="fr-FR" w:eastAsia="fr-FR"/>
        </w:rPr>
        <w:t>tm</w:t>
      </w:r>
      <w:proofErr w:type="spellEnd"/>
      <w:proofErr w:type="gramEnd"/>
      <w:r w:rsidRPr="00986C1C">
        <w:rPr>
          <w:lang w:val="fr-FR" w:eastAsia="fr-FR"/>
        </w:rPr>
        <w:t xml:space="preserve"> = </w:t>
      </w:r>
      <w:proofErr w:type="spellStart"/>
      <w:r w:rsidRPr="00986C1C">
        <w:rPr>
          <w:lang w:val="fr-FR" w:eastAsia="fr-FR"/>
        </w:rPr>
        <w:t>mean</w:t>
      </w:r>
      <w:proofErr w:type="spellEnd"/>
      <w:r w:rsidRPr="00986C1C">
        <w:rPr>
          <w:lang w:val="fr-FR" w:eastAsia="fr-FR"/>
        </w:rPr>
        <w:t xml:space="preserve"> </w:t>
      </w:r>
      <w:proofErr w:type="spellStart"/>
      <w:r w:rsidRPr="00986C1C">
        <w:rPr>
          <w:lang w:val="fr-FR" w:eastAsia="fr-FR"/>
        </w:rPr>
        <w:t>temperature</w:t>
      </w:r>
      <w:proofErr w:type="spellEnd"/>
      <w:r w:rsidRPr="00986C1C">
        <w:rPr>
          <w:lang w:val="fr-FR" w:eastAsia="fr-FR"/>
        </w:rPr>
        <w:t xml:space="preserve"> </w:t>
      </w:r>
    </w:p>
    <w:p w14:paraId="7D17DA66" w14:textId="77777777" w:rsidR="004E641E" w:rsidRPr="00986C1C" w:rsidRDefault="004E641E" w:rsidP="004E641E">
      <w:pPr>
        <w:rPr>
          <w:lang w:val="en-US" w:eastAsia="fr-FR"/>
        </w:rPr>
      </w:pPr>
      <w:r w:rsidRPr="00986C1C">
        <w:rPr>
          <w:lang w:val="en-US" w:eastAsia="fr-FR"/>
        </w:rPr>
        <w:t xml:space="preserve">Quality flags are indicated using the prefix </w:t>
      </w:r>
      <w:r w:rsidRPr="00986C1C">
        <w:rPr>
          <w:rFonts w:ascii="Courier New" w:hAnsi="Courier New" w:cs="Courier New"/>
          <w:sz w:val="20"/>
          <w:szCs w:val="20"/>
          <w:lang w:val="en-US" w:eastAsia="fr-FR"/>
        </w:rPr>
        <w:t>q</w:t>
      </w:r>
      <w:r w:rsidRPr="00986C1C">
        <w:rPr>
          <w:lang w:val="en-US" w:eastAsia="fr-FR"/>
        </w:rPr>
        <w:t xml:space="preserve"> (e.g. </w:t>
      </w:r>
      <w:proofErr w:type="spellStart"/>
      <w:r w:rsidRPr="00986C1C">
        <w:rPr>
          <w:rFonts w:ascii="Courier New" w:hAnsi="Courier New" w:cs="Courier New"/>
          <w:sz w:val="20"/>
          <w:szCs w:val="20"/>
          <w:lang w:val="en-US" w:eastAsia="fr-FR"/>
        </w:rPr>
        <w:t>qrr</w:t>
      </w:r>
      <w:proofErr w:type="spellEnd"/>
      <w:r w:rsidRPr="00986C1C">
        <w:rPr>
          <w:lang w:val="en-US" w:eastAsia="fr-FR"/>
        </w:rPr>
        <w:t xml:space="preserve">, </w:t>
      </w:r>
      <w:proofErr w:type="spellStart"/>
      <w:r w:rsidRPr="00986C1C">
        <w:rPr>
          <w:rFonts w:ascii="Courier New" w:hAnsi="Courier New" w:cs="Courier New"/>
          <w:sz w:val="20"/>
          <w:szCs w:val="20"/>
          <w:lang w:val="en-US" w:eastAsia="fr-FR"/>
        </w:rPr>
        <w:t>qtn</w:t>
      </w:r>
      <w:proofErr w:type="spellEnd"/>
      <w:r w:rsidRPr="00986C1C">
        <w:rPr>
          <w:lang w:val="en-US" w:eastAsia="fr-FR"/>
        </w:rPr>
        <w:t>, etc.).</w:t>
      </w:r>
    </w:p>
    <w:p w14:paraId="172273B1" w14:textId="77777777" w:rsidR="004E641E" w:rsidRPr="00986C1C" w:rsidRDefault="004E641E" w:rsidP="004E641E">
      <w:pPr>
        <w:rPr>
          <w:lang w:val="en-US" w:eastAsia="fr-FR"/>
        </w:rPr>
      </w:pPr>
      <w:r w:rsidRPr="00986C1C">
        <w:rPr>
          <w:lang w:val="en-US" w:eastAsia="fr-FR"/>
        </w:rPr>
        <w:lastRenderedPageBreak/>
        <w:t>The software uses the fixed observation times and the reference date to compute the start and end times required for DAYCLI BUFR encoding.</w:t>
      </w:r>
    </w:p>
    <w:p w14:paraId="1FBD11DD" w14:textId="77777777" w:rsidR="004E641E" w:rsidRDefault="004E641E" w:rsidP="004E641E">
      <w:pPr>
        <w:pStyle w:val="Titre3"/>
      </w:pPr>
      <w:bookmarkStart w:id="188" w:name="_Toc242708353"/>
      <w:r>
        <w:t>Format 2 -Explicit measurement intervals</w:t>
      </w:r>
      <w:bookmarkEnd w:id="188"/>
    </w:p>
    <w:p w14:paraId="3363067B" w14:textId="77777777" w:rsidR="004E641E" w:rsidRDefault="004E641E" w:rsidP="004E641E">
      <w:r>
        <w:t>In Format 2, the measurement periods are explicitly defined within the data section. Each parameter is associated with its own time interval, value and quality flag.</w:t>
      </w:r>
    </w:p>
    <w:p w14:paraId="78FC6330" w14:textId="77777777" w:rsidR="004E641E" w:rsidRDefault="004E641E" w:rsidP="004E641E">
      <w:pPr>
        <w:pStyle w:val="Software"/>
      </w:pPr>
      <w:r>
        <w:t>&amp;DATA_SECTION !!</w:t>
      </w:r>
      <w:proofErr w:type="gramStart"/>
      <w:r>
        <w:t>date;interval</w:t>
      </w:r>
      <w:proofErr w:type="gramEnd"/>
      <w:r>
        <w:t>;tsd;qtsd;interval;rr;qrr;interval;fsd;qfsd;interval;tx;qtx;interval;tn;qtn;interval;tm;qtm</w:t>
      </w:r>
    </w:p>
    <w:p w14:paraId="057625B9" w14:textId="1E586AED" w:rsidR="004E641E" w:rsidRPr="00B13F70" w:rsidRDefault="004E641E" w:rsidP="004E641E">
      <w:pPr>
        <w:pStyle w:val="Software"/>
        <w:rPr>
          <w:lang w:val="fr-FR"/>
        </w:rPr>
      </w:pPr>
      <w:proofErr w:type="gramStart"/>
      <w:r w:rsidRPr="00B13F70">
        <w:rPr>
          <w:lang w:val="fr-FR"/>
        </w:rPr>
        <w:t>20220401;</w:t>
      </w:r>
      <w:proofErr w:type="gramEnd"/>
      <w:r w:rsidRPr="00B13F70">
        <w:rPr>
          <w:lang w:val="fr-FR"/>
        </w:rPr>
        <w:t>20220401T0601;0;7;20220401T0601-20220402T0600;15.5;0;20220401T0601-20220402T0600;0;7;20220401T0601-20220402T0600;278.95;0;202</w:t>
      </w:r>
      <w:r w:rsidR="003675D9">
        <w:rPr>
          <w:lang w:val="fr-FR"/>
        </w:rPr>
        <w:t>2</w:t>
      </w:r>
      <w:r w:rsidRPr="00B13F70">
        <w:rPr>
          <w:lang w:val="fr-FR"/>
        </w:rPr>
        <w:t>0331T1801-20220401T1800;273.35;0;20220401T0001-20220402T0000;275.05;0</w:t>
      </w:r>
    </w:p>
    <w:p w14:paraId="2091D24C" w14:textId="77777777" w:rsidR="004E641E" w:rsidRPr="00B13F70" w:rsidRDefault="004E641E" w:rsidP="004E641E">
      <w:pPr>
        <w:pStyle w:val="Software"/>
        <w:rPr>
          <w:lang w:val="fr-FR"/>
        </w:rPr>
      </w:pPr>
      <w:proofErr w:type="gramStart"/>
      <w:r w:rsidRPr="00B13F70">
        <w:rPr>
          <w:lang w:val="fr-FR"/>
        </w:rPr>
        <w:t>20220402;</w:t>
      </w:r>
      <w:proofErr w:type="gramEnd"/>
      <w:r w:rsidRPr="00B13F70">
        <w:rPr>
          <w:lang w:val="fr-FR"/>
        </w:rPr>
        <w:t>20220402T0601;0;7;20220402T0601-20220403T0600;1.9;0;20220402T0601-20220403T0600;1;7;20220402T0601-20220403T0600;277.65;0;20220401T1801-20220402T1800;274.05;0;20220402T0001-20220403T0000;275.85;0</w:t>
      </w:r>
    </w:p>
    <w:p w14:paraId="153D67E8" w14:textId="77777777" w:rsidR="004E641E" w:rsidRDefault="004E641E" w:rsidP="004E641E">
      <w:pPr>
        <w:pStyle w:val="Software"/>
      </w:pPr>
      <w:r>
        <w:t>/</w:t>
      </w:r>
    </w:p>
    <w:p w14:paraId="6FC7EEE5" w14:textId="77777777" w:rsidR="004E641E" w:rsidRDefault="004E641E" w:rsidP="004E641E">
      <w:r>
        <w:t>In this case, the software directly encodes the provided time intervals into the DAYCLI BUFR message without performing additional calculations.</w:t>
      </w:r>
    </w:p>
    <w:p w14:paraId="6424A932" w14:textId="77777777" w:rsidR="004E641E" w:rsidRDefault="004E641E" w:rsidP="004E641E">
      <w:pPr>
        <w:pStyle w:val="Titre2"/>
      </w:pPr>
      <w:bookmarkStart w:id="189" w:name="_Toc242708354"/>
      <w:r>
        <w:t>Additional information</w:t>
      </w:r>
      <w:bookmarkEnd w:id="189"/>
    </w:p>
    <w:p w14:paraId="6D7BD37B" w14:textId="77777777" w:rsidR="004E641E" w:rsidRPr="000659C3" w:rsidRDefault="004E641E" w:rsidP="004E641E">
      <w:pPr>
        <w:jc w:val="left"/>
        <w:rPr>
          <w:lang w:val="en-US"/>
        </w:rPr>
      </w:pPr>
      <w:r>
        <w:t>Further information, software updates and implementation examples are available through the software repository referenced above.</w:t>
      </w:r>
      <w:r>
        <w:rPr>
          <w:lang w:val="en-US"/>
        </w:rPr>
        <w:br w:type="page"/>
      </w:r>
    </w:p>
    <w:p w14:paraId="426CFA3D" w14:textId="3CB1198B" w:rsidR="004E641E" w:rsidRDefault="004E641E" w:rsidP="004E641E">
      <w:pPr>
        <w:pStyle w:val="Titre1"/>
        <w:rPr>
          <w:lang w:val="en-US"/>
        </w:rPr>
      </w:pPr>
      <w:bookmarkStart w:id="190" w:name="_Toc242708355"/>
      <w:r>
        <w:rPr>
          <w:lang w:val="en-US"/>
        </w:rPr>
        <w:lastRenderedPageBreak/>
        <w:t>Annex C</w:t>
      </w:r>
      <w:r w:rsidR="001451AD">
        <w:rPr>
          <w:lang w:val="en-US"/>
        </w:rPr>
        <w:t xml:space="preserve"> -</w:t>
      </w:r>
      <w:r>
        <w:rPr>
          <w:lang w:val="en-US"/>
        </w:rPr>
        <w:t xml:space="preserve"> Siting and Measurement Quality Classification for Temperature</w:t>
      </w:r>
      <w:r>
        <w:rPr>
          <w:lang w:val="en-US"/>
        </w:rPr>
        <w:br/>
        <w:t>Code Table 0 08 095</w:t>
      </w:r>
      <w:bookmarkEnd w:id="190"/>
    </w:p>
    <w:tbl>
      <w:tblPr>
        <w:tblW w:w="0" w:type="auto"/>
        <w:tblInd w:w="119" w:type="dxa"/>
        <w:tblLayout w:type="fixed"/>
        <w:tblCellMar>
          <w:left w:w="0" w:type="dxa"/>
          <w:right w:w="0" w:type="dxa"/>
        </w:tblCellMar>
        <w:tblLook w:val="0000" w:firstRow="0" w:lastRow="0" w:firstColumn="0" w:lastColumn="0" w:noHBand="0" w:noVBand="0"/>
      </w:tblPr>
      <w:tblGrid>
        <w:gridCol w:w="9230"/>
      </w:tblGrid>
      <w:tr w:rsidR="00E23DEB" w14:paraId="2F43155F" w14:textId="77777777" w:rsidTr="00DE2BF2">
        <w:trPr>
          <w:trHeight w:hRule="exact" w:val="274"/>
        </w:trPr>
        <w:tc>
          <w:tcPr>
            <w:tcW w:w="9230" w:type="dxa"/>
            <w:tcBorders>
              <w:top w:val="single" w:sz="4" w:space="0" w:color="000000"/>
              <w:left w:val="nil"/>
              <w:bottom w:val="nil"/>
              <w:right w:val="nil"/>
            </w:tcBorders>
          </w:tcPr>
          <w:p w14:paraId="128FBC9A" w14:textId="393159B8" w:rsidR="00E23DEB" w:rsidRDefault="00E23DEB" w:rsidP="00DE2BF2">
            <w:pPr>
              <w:pStyle w:val="TableParagraph"/>
              <w:kinsoku w:val="0"/>
              <w:overflowPunct w:val="0"/>
              <w:spacing w:before="25"/>
              <w:ind w:right="1"/>
              <w:jc w:val="center"/>
            </w:pPr>
            <w:r>
              <w:rPr>
                <w:rFonts w:ascii="Verdana" w:hAnsi="Verdana" w:cs="Verdana"/>
                <w:i/>
                <w:iCs/>
                <w:spacing w:val="-1"/>
                <w:sz w:val="16"/>
                <w:szCs w:val="16"/>
              </w:rPr>
              <w:t>Code</w:t>
            </w:r>
            <w:r>
              <w:rPr>
                <w:rFonts w:ascii="Verdana" w:hAnsi="Verdana" w:cs="Verdana"/>
                <w:i/>
                <w:iCs/>
                <w:spacing w:val="1"/>
                <w:sz w:val="16"/>
                <w:szCs w:val="16"/>
              </w:rPr>
              <w:t xml:space="preserve"> </w:t>
            </w:r>
            <w:r>
              <w:rPr>
                <w:rFonts w:ascii="Verdana" w:hAnsi="Verdana" w:cs="Verdana"/>
                <w:i/>
                <w:iCs/>
                <w:spacing w:val="-1"/>
                <w:sz w:val="16"/>
                <w:szCs w:val="16"/>
              </w:rPr>
              <w:t>table</w:t>
            </w:r>
            <w:r>
              <w:rPr>
                <w:rFonts w:ascii="Verdana" w:hAnsi="Verdana" w:cs="Verdana"/>
                <w:i/>
                <w:iCs/>
                <w:spacing w:val="-4"/>
                <w:sz w:val="16"/>
                <w:szCs w:val="16"/>
              </w:rPr>
              <w:t xml:space="preserve"> </w:t>
            </w:r>
            <w:r>
              <w:rPr>
                <w:rFonts w:ascii="Verdana" w:hAnsi="Verdana" w:cs="Verdana"/>
                <w:i/>
                <w:iCs/>
                <w:sz w:val="16"/>
                <w:szCs w:val="16"/>
              </w:rPr>
              <w:t>0</w:t>
            </w:r>
            <w:r>
              <w:rPr>
                <w:rFonts w:ascii="Verdana" w:hAnsi="Verdana" w:cs="Verdana"/>
                <w:i/>
                <w:iCs/>
                <w:spacing w:val="-1"/>
                <w:sz w:val="16"/>
                <w:szCs w:val="16"/>
              </w:rPr>
              <w:t xml:space="preserve"> </w:t>
            </w:r>
            <w:r>
              <w:rPr>
                <w:rFonts w:ascii="Verdana" w:hAnsi="Verdana" w:cs="Verdana"/>
                <w:i/>
                <w:iCs/>
                <w:sz w:val="16"/>
                <w:szCs w:val="16"/>
              </w:rPr>
              <w:t>08</w:t>
            </w:r>
            <w:r>
              <w:rPr>
                <w:rFonts w:ascii="Verdana" w:hAnsi="Verdana" w:cs="Verdana"/>
                <w:i/>
                <w:iCs/>
                <w:spacing w:val="-3"/>
                <w:sz w:val="16"/>
                <w:szCs w:val="16"/>
              </w:rPr>
              <w:t xml:space="preserve"> </w:t>
            </w:r>
            <w:r w:rsidR="00996011">
              <w:rPr>
                <w:rFonts w:ascii="Verdana" w:hAnsi="Verdana" w:cs="Verdana"/>
                <w:i/>
                <w:iCs/>
                <w:sz w:val="16"/>
                <w:szCs w:val="16"/>
              </w:rPr>
              <w:t>095</w:t>
            </w:r>
          </w:p>
        </w:tc>
      </w:tr>
      <w:tr w:rsidR="00E23DEB" w14:paraId="439049D4" w14:textId="77777777" w:rsidTr="00DE2BF2">
        <w:trPr>
          <w:trHeight w:hRule="exact" w:val="266"/>
        </w:trPr>
        <w:tc>
          <w:tcPr>
            <w:tcW w:w="9230" w:type="dxa"/>
            <w:tcBorders>
              <w:top w:val="nil"/>
              <w:left w:val="nil"/>
              <w:bottom w:val="single" w:sz="4" w:space="0" w:color="000000"/>
              <w:right w:val="nil"/>
            </w:tcBorders>
          </w:tcPr>
          <w:p w14:paraId="3B97A48B" w14:textId="77777777" w:rsidR="00E23DEB" w:rsidRDefault="00E23DEB" w:rsidP="00DE2BF2">
            <w:pPr>
              <w:pStyle w:val="TableParagraph"/>
              <w:kinsoku w:val="0"/>
              <w:overflowPunct w:val="0"/>
              <w:spacing w:before="32"/>
              <w:ind w:left="316"/>
            </w:pPr>
            <w:r>
              <w:rPr>
                <w:rFonts w:ascii="Verdana" w:hAnsi="Verdana" w:cs="Verdana"/>
                <w:spacing w:val="-1"/>
                <w:sz w:val="16"/>
                <w:szCs w:val="16"/>
              </w:rPr>
              <w:t>Code figure</w:t>
            </w:r>
          </w:p>
        </w:tc>
      </w:tr>
    </w:tbl>
    <w:p w14:paraId="69C8C701" w14:textId="77777777" w:rsidR="004E641E" w:rsidRPr="0063128F" w:rsidRDefault="004E641E" w:rsidP="004E641E">
      <w:pPr>
        <w:kinsoku w:val="0"/>
        <w:overflowPunct w:val="0"/>
        <w:autoSpaceDE w:val="0"/>
        <w:autoSpaceDN w:val="0"/>
        <w:adjustRightInd w:val="0"/>
        <w:spacing w:before="3" w:after="0" w:line="240" w:lineRule="auto"/>
        <w:jc w:val="left"/>
        <w:rPr>
          <w:rFonts w:ascii="Times New Roman" w:hAnsi="Times New Roman" w:cs="Times New Roman"/>
          <w:kern w:val="0"/>
          <w:sz w:val="13"/>
          <w:szCs w:val="13"/>
          <w:lang w:val="en-US"/>
        </w:rPr>
      </w:pPr>
    </w:p>
    <w:tbl>
      <w:tblPr>
        <w:tblW w:w="0" w:type="auto"/>
        <w:tblInd w:w="119" w:type="dxa"/>
        <w:tblLayout w:type="fixed"/>
        <w:tblCellMar>
          <w:left w:w="0" w:type="dxa"/>
          <w:right w:w="0" w:type="dxa"/>
        </w:tblCellMar>
        <w:tblLook w:val="0000" w:firstRow="0" w:lastRow="0" w:firstColumn="0" w:lastColumn="0" w:noHBand="0" w:noVBand="0"/>
      </w:tblPr>
      <w:tblGrid>
        <w:gridCol w:w="1383"/>
        <w:gridCol w:w="7847"/>
      </w:tblGrid>
      <w:tr w:rsidR="004E641E" w:rsidRPr="0063128F" w14:paraId="2DD3B345" w14:textId="77777777" w:rsidTr="00BC5AB9">
        <w:trPr>
          <w:trHeight w:hRule="exact" w:val="284"/>
        </w:trPr>
        <w:tc>
          <w:tcPr>
            <w:tcW w:w="1383" w:type="dxa"/>
            <w:tcBorders>
              <w:top w:val="single" w:sz="4" w:space="0" w:color="000000"/>
              <w:left w:val="nil"/>
              <w:bottom w:val="nil"/>
              <w:right w:val="nil"/>
            </w:tcBorders>
          </w:tcPr>
          <w:p w14:paraId="56877131" w14:textId="77777777" w:rsidR="004E641E" w:rsidRPr="0063128F" w:rsidRDefault="004E641E" w:rsidP="00BC5AB9">
            <w:pPr>
              <w:kinsoku w:val="0"/>
              <w:overflowPunct w:val="0"/>
              <w:autoSpaceDE w:val="0"/>
              <w:autoSpaceDN w:val="0"/>
              <w:adjustRightInd w:val="0"/>
              <w:spacing w:before="2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0</w:t>
            </w:r>
          </w:p>
        </w:tc>
        <w:tc>
          <w:tcPr>
            <w:tcW w:w="7847" w:type="dxa"/>
            <w:tcBorders>
              <w:top w:val="single" w:sz="4" w:space="0" w:color="000000"/>
              <w:left w:val="nil"/>
              <w:bottom w:val="nil"/>
              <w:right w:val="nil"/>
            </w:tcBorders>
          </w:tcPr>
          <w:p w14:paraId="250E39FF" w14:textId="77777777" w:rsidR="004E641E" w:rsidRPr="0063128F" w:rsidRDefault="004E641E" w:rsidP="00BC5AB9">
            <w:pPr>
              <w:kinsoku w:val="0"/>
              <w:overflowPunct w:val="0"/>
              <w:autoSpaceDE w:val="0"/>
              <w:autoSpaceDN w:val="0"/>
              <w:adjustRightInd w:val="0"/>
              <w:spacing w:before="2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07B545B7" w14:textId="77777777" w:rsidTr="00BC5AB9">
        <w:trPr>
          <w:trHeight w:hRule="exact" w:val="275"/>
        </w:trPr>
        <w:tc>
          <w:tcPr>
            <w:tcW w:w="1383" w:type="dxa"/>
            <w:tcBorders>
              <w:top w:val="nil"/>
              <w:left w:val="nil"/>
              <w:bottom w:val="nil"/>
              <w:right w:val="nil"/>
            </w:tcBorders>
          </w:tcPr>
          <w:p w14:paraId="2D912A6B" w14:textId="77777777" w:rsidR="004E641E" w:rsidRPr="0063128F" w:rsidRDefault="004E641E" w:rsidP="00BC5AB9">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w:t>
            </w:r>
          </w:p>
        </w:tc>
        <w:tc>
          <w:tcPr>
            <w:tcW w:w="7847" w:type="dxa"/>
            <w:tcBorders>
              <w:top w:val="nil"/>
              <w:left w:val="nil"/>
              <w:bottom w:val="nil"/>
              <w:right w:val="nil"/>
            </w:tcBorders>
          </w:tcPr>
          <w:p w14:paraId="3515283C"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1A</w:t>
            </w:r>
          </w:p>
        </w:tc>
      </w:tr>
      <w:tr w:rsidR="004E641E" w:rsidRPr="0063128F" w14:paraId="31A40BA1" w14:textId="77777777" w:rsidTr="00BC5AB9">
        <w:trPr>
          <w:trHeight w:hRule="exact" w:val="275"/>
        </w:trPr>
        <w:tc>
          <w:tcPr>
            <w:tcW w:w="1383" w:type="dxa"/>
            <w:tcBorders>
              <w:top w:val="nil"/>
              <w:left w:val="nil"/>
              <w:bottom w:val="nil"/>
              <w:right w:val="nil"/>
            </w:tcBorders>
          </w:tcPr>
          <w:p w14:paraId="50402EA2" w14:textId="77777777" w:rsidR="004E641E" w:rsidRPr="0063128F" w:rsidRDefault="004E641E" w:rsidP="00BC5AB9">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w:t>
            </w:r>
          </w:p>
        </w:tc>
        <w:tc>
          <w:tcPr>
            <w:tcW w:w="7847" w:type="dxa"/>
            <w:tcBorders>
              <w:top w:val="nil"/>
              <w:left w:val="nil"/>
              <w:bottom w:val="nil"/>
              <w:right w:val="nil"/>
            </w:tcBorders>
          </w:tcPr>
          <w:p w14:paraId="4949DCAF"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1B</w:t>
            </w:r>
          </w:p>
        </w:tc>
      </w:tr>
      <w:tr w:rsidR="004E641E" w:rsidRPr="0063128F" w14:paraId="03E119BA" w14:textId="77777777" w:rsidTr="00BC5AB9">
        <w:trPr>
          <w:trHeight w:hRule="exact" w:val="275"/>
        </w:trPr>
        <w:tc>
          <w:tcPr>
            <w:tcW w:w="1383" w:type="dxa"/>
            <w:tcBorders>
              <w:top w:val="nil"/>
              <w:left w:val="nil"/>
              <w:bottom w:val="nil"/>
              <w:right w:val="nil"/>
            </w:tcBorders>
          </w:tcPr>
          <w:p w14:paraId="7D5EE219" w14:textId="77777777" w:rsidR="004E641E" w:rsidRPr="0063128F" w:rsidRDefault="004E641E" w:rsidP="00BC5AB9">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w:t>
            </w:r>
          </w:p>
        </w:tc>
        <w:tc>
          <w:tcPr>
            <w:tcW w:w="7847" w:type="dxa"/>
            <w:tcBorders>
              <w:top w:val="nil"/>
              <w:left w:val="nil"/>
              <w:bottom w:val="nil"/>
              <w:right w:val="nil"/>
            </w:tcBorders>
          </w:tcPr>
          <w:p w14:paraId="3C14C547"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1C</w:t>
            </w:r>
          </w:p>
        </w:tc>
      </w:tr>
      <w:tr w:rsidR="004E641E" w:rsidRPr="0063128F" w14:paraId="4CA572D9" w14:textId="77777777" w:rsidTr="00BC5AB9">
        <w:trPr>
          <w:trHeight w:hRule="exact" w:val="275"/>
        </w:trPr>
        <w:tc>
          <w:tcPr>
            <w:tcW w:w="1383" w:type="dxa"/>
            <w:tcBorders>
              <w:top w:val="nil"/>
              <w:left w:val="nil"/>
              <w:bottom w:val="nil"/>
              <w:right w:val="nil"/>
            </w:tcBorders>
          </w:tcPr>
          <w:p w14:paraId="6DA49B61" w14:textId="77777777" w:rsidR="004E641E" w:rsidRPr="0063128F" w:rsidRDefault="004E641E" w:rsidP="00BC5AB9">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4</w:t>
            </w:r>
          </w:p>
        </w:tc>
        <w:tc>
          <w:tcPr>
            <w:tcW w:w="7847" w:type="dxa"/>
            <w:tcBorders>
              <w:top w:val="nil"/>
              <w:left w:val="nil"/>
              <w:bottom w:val="nil"/>
              <w:right w:val="nil"/>
            </w:tcBorders>
          </w:tcPr>
          <w:p w14:paraId="5EE9DBE3"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1D</w:t>
            </w:r>
          </w:p>
        </w:tc>
      </w:tr>
      <w:tr w:rsidR="004E641E" w:rsidRPr="0063128F" w14:paraId="46267D21" w14:textId="77777777" w:rsidTr="00BC5AB9">
        <w:trPr>
          <w:trHeight w:hRule="exact" w:val="275"/>
        </w:trPr>
        <w:tc>
          <w:tcPr>
            <w:tcW w:w="1383" w:type="dxa"/>
            <w:tcBorders>
              <w:top w:val="nil"/>
              <w:left w:val="nil"/>
              <w:bottom w:val="nil"/>
              <w:right w:val="nil"/>
            </w:tcBorders>
          </w:tcPr>
          <w:p w14:paraId="0233D171" w14:textId="77777777" w:rsidR="004E641E" w:rsidRPr="0063128F" w:rsidRDefault="004E641E" w:rsidP="00BC5AB9">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5</w:t>
            </w:r>
          </w:p>
        </w:tc>
        <w:tc>
          <w:tcPr>
            <w:tcW w:w="7847" w:type="dxa"/>
            <w:tcBorders>
              <w:top w:val="nil"/>
              <w:left w:val="nil"/>
              <w:bottom w:val="nil"/>
              <w:right w:val="nil"/>
            </w:tcBorders>
          </w:tcPr>
          <w:p w14:paraId="18F69107"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54C09CBA" w14:textId="77777777" w:rsidTr="00BC5AB9">
        <w:trPr>
          <w:trHeight w:hRule="exact" w:val="275"/>
        </w:trPr>
        <w:tc>
          <w:tcPr>
            <w:tcW w:w="1383" w:type="dxa"/>
            <w:tcBorders>
              <w:top w:val="nil"/>
              <w:left w:val="nil"/>
              <w:bottom w:val="nil"/>
              <w:right w:val="nil"/>
            </w:tcBorders>
          </w:tcPr>
          <w:p w14:paraId="4D9B45B0" w14:textId="77777777" w:rsidR="004E641E" w:rsidRPr="0063128F" w:rsidRDefault="004E641E" w:rsidP="00BC5AB9">
            <w:pPr>
              <w:kinsoku w:val="0"/>
              <w:overflowPunct w:val="0"/>
              <w:autoSpaceDE w:val="0"/>
              <w:autoSpaceDN w:val="0"/>
              <w:adjustRightInd w:val="0"/>
              <w:spacing w:before="14"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6</w:t>
            </w:r>
          </w:p>
        </w:tc>
        <w:tc>
          <w:tcPr>
            <w:tcW w:w="7847" w:type="dxa"/>
            <w:tcBorders>
              <w:top w:val="nil"/>
              <w:left w:val="nil"/>
              <w:bottom w:val="nil"/>
              <w:right w:val="nil"/>
            </w:tcBorders>
          </w:tcPr>
          <w:p w14:paraId="58CD3D97"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2A</w:t>
            </w:r>
          </w:p>
        </w:tc>
      </w:tr>
      <w:tr w:rsidR="004E641E" w:rsidRPr="0063128F" w14:paraId="0ED05B39" w14:textId="77777777" w:rsidTr="00BC5AB9">
        <w:trPr>
          <w:trHeight w:hRule="exact" w:val="275"/>
        </w:trPr>
        <w:tc>
          <w:tcPr>
            <w:tcW w:w="1383" w:type="dxa"/>
            <w:tcBorders>
              <w:top w:val="nil"/>
              <w:left w:val="nil"/>
              <w:bottom w:val="nil"/>
              <w:right w:val="nil"/>
            </w:tcBorders>
          </w:tcPr>
          <w:p w14:paraId="7C49615C" w14:textId="77777777" w:rsidR="004E641E" w:rsidRPr="0063128F" w:rsidRDefault="004E641E" w:rsidP="00BC5AB9">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7</w:t>
            </w:r>
          </w:p>
        </w:tc>
        <w:tc>
          <w:tcPr>
            <w:tcW w:w="7847" w:type="dxa"/>
            <w:tcBorders>
              <w:top w:val="nil"/>
              <w:left w:val="nil"/>
              <w:bottom w:val="nil"/>
              <w:right w:val="nil"/>
            </w:tcBorders>
          </w:tcPr>
          <w:p w14:paraId="262905CD"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2B</w:t>
            </w:r>
          </w:p>
        </w:tc>
      </w:tr>
      <w:tr w:rsidR="004E641E" w:rsidRPr="0063128F" w14:paraId="2493D644" w14:textId="77777777" w:rsidTr="00BC5AB9">
        <w:trPr>
          <w:trHeight w:hRule="exact" w:val="275"/>
        </w:trPr>
        <w:tc>
          <w:tcPr>
            <w:tcW w:w="1383" w:type="dxa"/>
            <w:tcBorders>
              <w:top w:val="nil"/>
              <w:left w:val="nil"/>
              <w:bottom w:val="nil"/>
              <w:right w:val="nil"/>
            </w:tcBorders>
          </w:tcPr>
          <w:p w14:paraId="6A4853B3" w14:textId="77777777" w:rsidR="004E641E" w:rsidRPr="0063128F" w:rsidRDefault="004E641E" w:rsidP="00BC5AB9">
            <w:pPr>
              <w:kinsoku w:val="0"/>
              <w:overflowPunct w:val="0"/>
              <w:autoSpaceDE w:val="0"/>
              <w:autoSpaceDN w:val="0"/>
              <w:adjustRightInd w:val="0"/>
              <w:spacing w:before="15"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8</w:t>
            </w:r>
          </w:p>
        </w:tc>
        <w:tc>
          <w:tcPr>
            <w:tcW w:w="7847" w:type="dxa"/>
            <w:tcBorders>
              <w:top w:val="nil"/>
              <w:left w:val="nil"/>
              <w:bottom w:val="nil"/>
              <w:right w:val="nil"/>
            </w:tcBorders>
          </w:tcPr>
          <w:p w14:paraId="73BFEA7E" w14:textId="77777777" w:rsidR="004E641E" w:rsidRPr="0063128F" w:rsidRDefault="004E641E" w:rsidP="00BC5AB9">
            <w:pPr>
              <w:kinsoku w:val="0"/>
              <w:overflowPunct w:val="0"/>
              <w:autoSpaceDE w:val="0"/>
              <w:autoSpaceDN w:val="0"/>
              <w:adjustRightInd w:val="0"/>
              <w:spacing w:before="15"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2C</w:t>
            </w:r>
          </w:p>
        </w:tc>
      </w:tr>
      <w:tr w:rsidR="004E641E" w:rsidRPr="0063128F" w14:paraId="5AACAA60" w14:textId="77777777" w:rsidTr="00BC5AB9">
        <w:trPr>
          <w:trHeight w:hRule="exact" w:val="275"/>
        </w:trPr>
        <w:tc>
          <w:tcPr>
            <w:tcW w:w="1383" w:type="dxa"/>
            <w:tcBorders>
              <w:top w:val="nil"/>
              <w:left w:val="nil"/>
              <w:bottom w:val="nil"/>
              <w:right w:val="nil"/>
            </w:tcBorders>
          </w:tcPr>
          <w:p w14:paraId="568FB728" w14:textId="77777777" w:rsidR="004E641E" w:rsidRPr="0063128F" w:rsidRDefault="004E641E" w:rsidP="00BC5AB9">
            <w:pPr>
              <w:kinsoku w:val="0"/>
              <w:overflowPunct w:val="0"/>
              <w:autoSpaceDE w:val="0"/>
              <w:autoSpaceDN w:val="0"/>
              <w:adjustRightInd w:val="0"/>
              <w:spacing w:before="16" w:after="0" w:line="240" w:lineRule="auto"/>
              <w:ind w:left="171"/>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9</w:t>
            </w:r>
          </w:p>
        </w:tc>
        <w:tc>
          <w:tcPr>
            <w:tcW w:w="7847" w:type="dxa"/>
            <w:tcBorders>
              <w:top w:val="nil"/>
              <w:left w:val="nil"/>
              <w:bottom w:val="nil"/>
              <w:right w:val="nil"/>
            </w:tcBorders>
          </w:tcPr>
          <w:p w14:paraId="62726C2B"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2D</w:t>
            </w:r>
          </w:p>
        </w:tc>
      </w:tr>
      <w:tr w:rsidR="004E641E" w:rsidRPr="0063128F" w14:paraId="148C0F66" w14:textId="77777777" w:rsidTr="00BC5AB9">
        <w:trPr>
          <w:trHeight w:hRule="exact" w:val="275"/>
        </w:trPr>
        <w:tc>
          <w:tcPr>
            <w:tcW w:w="1383" w:type="dxa"/>
            <w:tcBorders>
              <w:top w:val="nil"/>
              <w:left w:val="nil"/>
              <w:bottom w:val="nil"/>
              <w:right w:val="nil"/>
            </w:tcBorders>
          </w:tcPr>
          <w:p w14:paraId="2D110F46"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10</w:t>
            </w:r>
          </w:p>
        </w:tc>
        <w:tc>
          <w:tcPr>
            <w:tcW w:w="7847" w:type="dxa"/>
            <w:tcBorders>
              <w:top w:val="nil"/>
              <w:left w:val="nil"/>
              <w:bottom w:val="nil"/>
              <w:right w:val="nil"/>
            </w:tcBorders>
          </w:tcPr>
          <w:p w14:paraId="0283C793"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2C42630B" w14:textId="77777777" w:rsidTr="00BC5AB9">
        <w:trPr>
          <w:trHeight w:hRule="exact" w:val="275"/>
        </w:trPr>
        <w:tc>
          <w:tcPr>
            <w:tcW w:w="1383" w:type="dxa"/>
            <w:tcBorders>
              <w:top w:val="nil"/>
              <w:left w:val="nil"/>
              <w:bottom w:val="nil"/>
              <w:right w:val="nil"/>
            </w:tcBorders>
          </w:tcPr>
          <w:p w14:paraId="5C3769FD"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11</w:t>
            </w:r>
          </w:p>
        </w:tc>
        <w:tc>
          <w:tcPr>
            <w:tcW w:w="7847" w:type="dxa"/>
            <w:tcBorders>
              <w:top w:val="nil"/>
              <w:left w:val="nil"/>
              <w:bottom w:val="nil"/>
              <w:right w:val="nil"/>
            </w:tcBorders>
          </w:tcPr>
          <w:p w14:paraId="54E9E6A6"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3A</w:t>
            </w:r>
          </w:p>
        </w:tc>
      </w:tr>
      <w:tr w:rsidR="004E641E" w:rsidRPr="0063128F" w14:paraId="4E59051E" w14:textId="77777777" w:rsidTr="00BC5AB9">
        <w:trPr>
          <w:trHeight w:hRule="exact" w:val="275"/>
        </w:trPr>
        <w:tc>
          <w:tcPr>
            <w:tcW w:w="1383" w:type="dxa"/>
            <w:tcBorders>
              <w:top w:val="nil"/>
              <w:left w:val="nil"/>
              <w:bottom w:val="nil"/>
              <w:right w:val="nil"/>
            </w:tcBorders>
          </w:tcPr>
          <w:p w14:paraId="09DE76B0"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12</w:t>
            </w:r>
          </w:p>
        </w:tc>
        <w:tc>
          <w:tcPr>
            <w:tcW w:w="7847" w:type="dxa"/>
            <w:tcBorders>
              <w:top w:val="nil"/>
              <w:left w:val="nil"/>
              <w:bottom w:val="nil"/>
              <w:right w:val="nil"/>
            </w:tcBorders>
          </w:tcPr>
          <w:p w14:paraId="367C01AC"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3B</w:t>
            </w:r>
          </w:p>
        </w:tc>
      </w:tr>
      <w:tr w:rsidR="004E641E" w:rsidRPr="0063128F" w14:paraId="6A3C9B4F" w14:textId="77777777" w:rsidTr="00BC5AB9">
        <w:trPr>
          <w:trHeight w:hRule="exact" w:val="275"/>
        </w:trPr>
        <w:tc>
          <w:tcPr>
            <w:tcW w:w="1383" w:type="dxa"/>
            <w:tcBorders>
              <w:top w:val="nil"/>
              <w:left w:val="nil"/>
              <w:bottom w:val="nil"/>
              <w:right w:val="nil"/>
            </w:tcBorders>
          </w:tcPr>
          <w:p w14:paraId="48261D60"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13</w:t>
            </w:r>
          </w:p>
        </w:tc>
        <w:tc>
          <w:tcPr>
            <w:tcW w:w="7847" w:type="dxa"/>
            <w:tcBorders>
              <w:top w:val="nil"/>
              <w:left w:val="nil"/>
              <w:bottom w:val="nil"/>
              <w:right w:val="nil"/>
            </w:tcBorders>
          </w:tcPr>
          <w:p w14:paraId="7941BEAB"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3C</w:t>
            </w:r>
          </w:p>
        </w:tc>
      </w:tr>
      <w:tr w:rsidR="004E641E" w:rsidRPr="0063128F" w14:paraId="60E4456A" w14:textId="77777777" w:rsidTr="00BC5AB9">
        <w:trPr>
          <w:trHeight w:hRule="exact" w:val="275"/>
        </w:trPr>
        <w:tc>
          <w:tcPr>
            <w:tcW w:w="1383" w:type="dxa"/>
            <w:tcBorders>
              <w:top w:val="nil"/>
              <w:left w:val="nil"/>
              <w:bottom w:val="nil"/>
              <w:right w:val="nil"/>
            </w:tcBorders>
          </w:tcPr>
          <w:p w14:paraId="321F02D6"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14</w:t>
            </w:r>
          </w:p>
        </w:tc>
        <w:tc>
          <w:tcPr>
            <w:tcW w:w="7847" w:type="dxa"/>
            <w:tcBorders>
              <w:top w:val="nil"/>
              <w:left w:val="nil"/>
              <w:bottom w:val="nil"/>
              <w:right w:val="nil"/>
            </w:tcBorders>
          </w:tcPr>
          <w:p w14:paraId="6ABC9D1D"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3D</w:t>
            </w:r>
          </w:p>
        </w:tc>
      </w:tr>
      <w:tr w:rsidR="004E641E" w:rsidRPr="0063128F" w14:paraId="33175FA6" w14:textId="77777777" w:rsidTr="00BC5AB9">
        <w:trPr>
          <w:trHeight w:hRule="exact" w:val="275"/>
        </w:trPr>
        <w:tc>
          <w:tcPr>
            <w:tcW w:w="1383" w:type="dxa"/>
            <w:tcBorders>
              <w:top w:val="nil"/>
              <w:left w:val="nil"/>
              <w:bottom w:val="nil"/>
              <w:right w:val="nil"/>
            </w:tcBorders>
          </w:tcPr>
          <w:p w14:paraId="3047D238"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15</w:t>
            </w:r>
          </w:p>
        </w:tc>
        <w:tc>
          <w:tcPr>
            <w:tcW w:w="7847" w:type="dxa"/>
            <w:tcBorders>
              <w:top w:val="nil"/>
              <w:left w:val="nil"/>
              <w:bottom w:val="nil"/>
              <w:right w:val="nil"/>
            </w:tcBorders>
          </w:tcPr>
          <w:p w14:paraId="4E587899"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58176951" w14:textId="77777777" w:rsidTr="00BC5AB9">
        <w:trPr>
          <w:trHeight w:hRule="exact" w:val="275"/>
        </w:trPr>
        <w:tc>
          <w:tcPr>
            <w:tcW w:w="1383" w:type="dxa"/>
            <w:tcBorders>
              <w:top w:val="nil"/>
              <w:left w:val="nil"/>
              <w:bottom w:val="nil"/>
              <w:right w:val="nil"/>
            </w:tcBorders>
          </w:tcPr>
          <w:p w14:paraId="22BD2385"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16</w:t>
            </w:r>
          </w:p>
        </w:tc>
        <w:tc>
          <w:tcPr>
            <w:tcW w:w="7847" w:type="dxa"/>
            <w:tcBorders>
              <w:top w:val="nil"/>
              <w:left w:val="nil"/>
              <w:bottom w:val="nil"/>
              <w:right w:val="nil"/>
            </w:tcBorders>
          </w:tcPr>
          <w:p w14:paraId="4D087258"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4A</w:t>
            </w:r>
          </w:p>
        </w:tc>
      </w:tr>
      <w:tr w:rsidR="004E641E" w:rsidRPr="0063128F" w14:paraId="3AFD5A42" w14:textId="77777777" w:rsidTr="00BC5AB9">
        <w:trPr>
          <w:trHeight w:hRule="exact" w:val="275"/>
        </w:trPr>
        <w:tc>
          <w:tcPr>
            <w:tcW w:w="1383" w:type="dxa"/>
            <w:tcBorders>
              <w:top w:val="nil"/>
              <w:left w:val="nil"/>
              <w:bottom w:val="nil"/>
              <w:right w:val="nil"/>
            </w:tcBorders>
          </w:tcPr>
          <w:p w14:paraId="15302FFB"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17</w:t>
            </w:r>
          </w:p>
        </w:tc>
        <w:tc>
          <w:tcPr>
            <w:tcW w:w="7847" w:type="dxa"/>
            <w:tcBorders>
              <w:top w:val="nil"/>
              <w:left w:val="nil"/>
              <w:bottom w:val="nil"/>
              <w:right w:val="nil"/>
            </w:tcBorders>
          </w:tcPr>
          <w:p w14:paraId="74AD64B5"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4B</w:t>
            </w:r>
          </w:p>
        </w:tc>
      </w:tr>
      <w:tr w:rsidR="004E641E" w:rsidRPr="0063128F" w14:paraId="236771D7" w14:textId="77777777" w:rsidTr="00BC5AB9">
        <w:trPr>
          <w:trHeight w:hRule="exact" w:val="275"/>
        </w:trPr>
        <w:tc>
          <w:tcPr>
            <w:tcW w:w="1383" w:type="dxa"/>
            <w:tcBorders>
              <w:top w:val="nil"/>
              <w:left w:val="nil"/>
              <w:bottom w:val="nil"/>
              <w:right w:val="nil"/>
            </w:tcBorders>
          </w:tcPr>
          <w:p w14:paraId="247C5C09"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18</w:t>
            </w:r>
          </w:p>
        </w:tc>
        <w:tc>
          <w:tcPr>
            <w:tcW w:w="7847" w:type="dxa"/>
            <w:tcBorders>
              <w:top w:val="nil"/>
              <w:left w:val="nil"/>
              <w:bottom w:val="nil"/>
              <w:right w:val="nil"/>
            </w:tcBorders>
          </w:tcPr>
          <w:p w14:paraId="51E398BD"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4C</w:t>
            </w:r>
          </w:p>
        </w:tc>
      </w:tr>
      <w:tr w:rsidR="004E641E" w:rsidRPr="0063128F" w14:paraId="6E45F631" w14:textId="77777777" w:rsidTr="00BC5AB9">
        <w:trPr>
          <w:trHeight w:hRule="exact" w:val="275"/>
        </w:trPr>
        <w:tc>
          <w:tcPr>
            <w:tcW w:w="1383" w:type="dxa"/>
            <w:tcBorders>
              <w:top w:val="nil"/>
              <w:left w:val="nil"/>
              <w:bottom w:val="nil"/>
              <w:right w:val="nil"/>
            </w:tcBorders>
          </w:tcPr>
          <w:p w14:paraId="5286FD27"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19</w:t>
            </w:r>
          </w:p>
        </w:tc>
        <w:tc>
          <w:tcPr>
            <w:tcW w:w="7847" w:type="dxa"/>
            <w:tcBorders>
              <w:top w:val="nil"/>
              <w:left w:val="nil"/>
              <w:bottom w:val="nil"/>
              <w:right w:val="nil"/>
            </w:tcBorders>
          </w:tcPr>
          <w:p w14:paraId="1FAA95EA"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4D</w:t>
            </w:r>
          </w:p>
        </w:tc>
      </w:tr>
      <w:tr w:rsidR="004E641E" w:rsidRPr="0063128F" w14:paraId="6D84541B" w14:textId="77777777" w:rsidTr="00BC5AB9">
        <w:trPr>
          <w:trHeight w:hRule="exact" w:val="275"/>
        </w:trPr>
        <w:tc>
          <w:tcPr>
            <w:tcW w:w="1383" w:type="dxa"/>
            <w:tcBorders>
              <w:top w:val="nil"/>
              <w:left w:val="nil"/>
              <w:bottom w:val="nil"/>
              <w:right w:val="nil"/>
            </w:tcBorders>
          </w:tcPr>
          <w:p w14:paraId="0D029AE2"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20</w:t>
            </w:r>
          </w:p>
        </w:tc>
        <w:tc>
          <w:tcPr>
            <w:tcW w:w="7847" w:type="dxa"/>
            <w:tcBorders>
              <w:top w:val="nil"/>
              <w:left w:val="nil"/>
              <w:bottom w:val="nil"/>
              <w:right w:val="nil"/>
            </w:tcBorders>
          </w:tcPr>
          <w:p w14:paraId="37FC84ED"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023E4B0B" w14:textId="77777777" w:rsidTr="00BC5AB9">
        <w:trPr>
          <w:trHeight w:hRule="exact" w:val="275"/>
        </w:trPr>
        <w:tc>
          <w:tcPr>
            <w:tcW w:w="1383" w:type="dxa"/>
            <w:tcBorders>
              <w:top w:val="nil"/>
              <w:left w:val="nil"/>
              <w:bottom w:val="nil"/>
              <w:right w:val="nil"/>
            </w:tcBorders>
          </w:tcPr>
          <w:p w14:paraId="089B921D"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21</w:t>
            </w:r>
          </w:p>
        </w:tc>
        <w:tc>
          <w:tcPr>
            <w:tcW w:w="7847" w:type="dxa"/>
            <w:tcBorders>
              <w:top w:val="nil"/>
              <w:left w:val="nil"/>
              <w:bottom w:val="nil"/>
              <w:right w:val="nil"/>
            </w:tcBorders>
          </w:tcPr>
          <w:p w14:paraId="53411137"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5A</w:t>
            </w:r>
          </w:p>
        </w:tc>
      </w:tr>
      <w:tr w:rsidR="004E641E" w:rsidRPr="0063128F" w14:paraId="29FCBB89" w14:textId="77777777" w:rsidTr="00BC5AB9">
        <w:trPr>
          <w:trHeight w:hRule="exact" w:val="275"/>
        </w:trPr>
        <w:tc>
          <w:tcPr>
            <w:tcW w:w="1383" w:type="dxa"/>
            <w:tcBorders>
              <w:top w:val="nil"/>
              <w:left w:val="nil"/>
              <w:bottom w:val="nil"/>
              <w:right w:val="nil"/>
            </w:tcBorders>
          </w:tcPr>
          <w:p w14:paraId="2AD1933A"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22</w:t>
            </w:r>
          </w:p>
        </w:tc>
        <w:tc>
          <w:tcPr>
            <w:tcW w:w="7847" w:type="dxa"/>
            <w:tcBorders>
              <w:top w:val="nil"/>
              <w:left w:val="nil"/>
              <w:bottom w:val="nil"/>
              <w:right w:val="nil"/>
            </w:tcBorders>
          </w:tcPr>
          <w:p w14:paraId="4509F4AF"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5B</w:t>
            </w:r>
          </w:p>
        </w:tc>
      </w:tr>
      <w:tr w:rsidR="004E641E" w:rsidRPr="0063128F" w14:paraId="712ADBD2" w14:textId="77777777" w:rsidTr="00BC5AB9">
        <w:trPr>
          <w:trHeight w:hRule="exact" w:val="275"/>
        </w:trPr>
        <w:tc>
          <w:tcPr>
            <w:tcW w:w="1383" w:type="dxa"/>
            <w:tcBorders>
              <w:top w:val="nil"/>
              <w:left w:val="nil"/>
              <w:bottom w:val="nil"/>
              <w:right w:val="nil"/>
            </w:tcBorders>
          </w:tcPr>
          <w:p w14:paraId="5FB34811"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23</w:t>
            </w:r>
          </w:p>
        </w:tc>
        <w:tc>
          <w:tcPr>
            <w:tcW w:w="7847" w:type="dxa"/>
            <w:tcBorders>
              <w:top w:val="nil"/>
              <w:left w:val="nil"/>
              <w:bottom w:val="nil"/>
              <w:right w:val="nil"/>
            </w:tcBorders>
          </w:tcPr>
          <w:p w14:paraId="7BE09115"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5C</w:t>
            </w:r>
          </w:p>
        </w:tc>
      </w:tr>
      <w:tr w:rsidR="004E641E" w:rsidRPr="0063128F" w14:paraId="3C57A3DB" w14:textId="77777777" w:rsidTr="00BC5AB9">
        <w:trPr>
          <w:trHeight w:hRule="exact" w:val="275"/>
        </w:trPr>
        <w:tc>
          <w:tcPr>
            <w:tcW w:w="1383" w:type="dxa"/>
            <w:tcBorders>
              <w:top w:val="nil"/>
              <w:left w:val="nil"/>
              <w:bottom w:val="nil"/>
              <w:right w:val="nil"/>
            </w:tcBorders>
          </w:tcPr>
          <w:p w14:paraId="143FF79C"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24</w:t>
            </w:r>
          </w:p>
        </w:tc>
        <w:tc>
          <w:tcPr>
            <w:tcW w:w="7847" w:type="dxa"/>
            <w:tcBorders>
              <w:top w:val="nil"/>
              <w:left w:val="nil"/>
              <w:bottom w:val="nil"/>
              <w:right w:val="nil"/>
            </w:tcBorders>
          </w:tcPr>
          <w:p w14:paraId="750AD9EF"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5D</w:t>
            </w:r>
          </w:p>
        </w:tc>
      </w:tr>
      <w:tr w:rsidR="004E641E" w:rsidRPr="0063128F" w14:paraId="2645AFA4" w14:textId="77777777" w:rsidTr="00BC5AB9">
        <w:trPr>
          <w:trHeight w:hRule="exact" w:val="275"/>
        </w:trPr>
        <w:tc>
          <w:tcPr>
            <w:tcW w:w="1383" w:type="dxa"/>
            <w:tcBorders>
              <w:top w:val="nil"/>
              <w:left w:val="nil"/>
              <w:bottom w:val="nil"/>
              <w:right w:val="nil"/>
            </w:tcBorders>
          </w:tcPr>
          <w:p w14:paraId="0935D01E"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25</w:t>
            </w:r>
          </w:p>
        </w:tc>
        <w:tc>
          <w:tcPr>
            <w:tcW w:w="7847" w:type="dxa"/>
            <w:tcBorders>
              <w:top w:val="nil"/>
              <w:left w:val="nil"/>
              <w:bottom w:val="nil"/>
              <w:right w:val="nil"/>
            </w:tcBorders>
          </w:tcPr>
          <w:p w14:paraId="707DD448"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r w:rsidR="004E641E" w:rsidRPr="0063128F" w14:paraId="2AA41A28" w14:textId="77777777" w:rsidTr="00BC5AB9">
        <w:trPr>
          <w:trHeight w:hRule="exact" w:val="274"/>
        </w:trPr>
        <w:tc>
          <w:tcPr>
            <w:tcW w:w="1383" w:type="dxa"/>
            <w:tcBorders>
              <w:top w:val="nil"/>
              <w:left w:val="nil"/>
              <w:bottom w:val="nil"/>
              <w:right w:val="nil"/>
            </w:tcBorders>
          </w:tcPr>
          <w:p w14:paraId="5A6FE631"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26</w:t>
            </w:r>
          </w:p>
        </w:tc>
        <w:tc>
          <w:tcPr>
            <w:tcW w:w="7847" w:type="dxa"/>
            <w:tcBorders>
              <w:top w:val="nil"/>
              <w:left w:val="nil"/>
              <w:bottom w:val="nil"/>
              <w:right w:val="nil"/>
            </w:tcBorders>
          </w:tcPr>
          <w:p w14:paraId="11DEC7CF"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1</w:t>
            </w:r>
          </w:p>
        </w:tc>
      </w:tr>
      <w:tr w:rsidR="004E641E" w:rsidRPr="0063128F" w14:paraId="4F4572E2" w14:textId="77777777" w:rsidTr="00BC5AB9">
        <w:trPr>
          <w:trHeight w:hRule="exact" w:val="275"/>
        </w:trPr>
        <w:tc>
          <w:tcPr>
            <w:tcW w:w="1383" w:type="dxa"/>
            <w:tcBorders>
              <w:top w:val="nil"/>
              <w:left w:val="nil"/>
              <w:bottom w:val="nil"/>
              <w:right w:val="nil"/>
            </w:tcBorders>
          </w:tcPr>
          <w:p w14:paraId="748C2EB8"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27</w:t>
            </w:r>
          </w:p>
        </w:tc>
        <w:tc>
          <w:tcPr>
            <w:tcW w:w="7847" w:type="dxa"/>
            <w:tcBorders>
              <w:top w:val="nil"/>
              <w:left w:val="nil"/>
              <w:bottom w:val="nil"/>
              <w:right w:val="nil"/>
            </w:tcBorders>
          </w:tcPr>
          <w:p w14:paraId="40E93FE8"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2</w:t>
            </w:r>
          </w:p>
        </w:tc>
      </w:tr>
      <w:tr w:rsidR="004E641E" w:rsidRPr="0063128F" w14:paraId="1D5272AF" w14:textId="77777777" w:rsidTr="00BC5AB9">
        <w:trPr>
          <w:trHeight w:hRule="exact" w:val="275"/>
        </w:trPr>
        <w:tc>
          <w:tcPr>
            <w:tcW w:w="1383" w:type="dxa"/>
            <w:tcBorders>
              <w:top w:val="nil"/>
              <w:left w:val="nil"/>
              <w:bottom w:val="nil"/>
              <w:right w:val="nil"/>
            </w:tcBorders>
          </w:tcPr>
          <w:p w14:paraId="36552C82"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28</w:t>
            </w:r>
          </w:p>
        </w:tc>
        <w:tc>
          <w:tcPr>
            <w:tcW w:w="7847" w:type="dxa"/>
            <w:tcBorders>
              <w:top w:val="nil"/>
              <w:left w:val="nil"/>
              <w:bottom w:val="nil"/>
              <w:right w:val="nil"/>
            </w:tcBorders>
          </w:tcPr>
          <w:p w14:paraId="7C9939FC"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3</w:t>
            </w:r>
          </w:p>
        </w:tc>
      </w:tr>
      <w:tr w:rsidR="004E641E" w:rsidRPr="0063128F" w14:paraId="2EC70ADC" w14:textId="77777777" w:rsidTr="00BC5AB9">
        <w:trPr>
          <w:trHeight w:hRule="exact" w:val="275"/>
        </w:trPr>
        <w:tc>
          <w:tcPr>
            <w:tcW w:w="1383" w:type="dxa"/>
            <w:tcBorders>
              <w:top w:val="nil"/>
              <w:left w:val="nil"/>
              <w:bottom w:val="nil"/>
              <w:right w:val="nil"/>
            </w:tcBorders>
          </w:tcPr>
          <w:p w14:paraId="7F065A0B"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29</w:t>
            </w:r>
          </w:p>
        </w:tc>
        <w:tc>
          <w:tcPr>
            <w:tcW w:w="7847" w:type="dxa"/>
            <w:tcBorders>
              <w:top w:val="nil"/>
              <w:left w:val="nil"/>
              <w:bottom w:val="nil"/>
              <w:right w:val="nil"/>
            </w:tcBorders>
          </w:tcPr>
          <w:p w14:paraId="31B95A39"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4</w:t>
            </w:r>
          </w:p>
        </w:tc>
      </w:tr>
      <w:tr w:rsidR="004E641E" w:rsidRPr="0063128F" w14:paraId="6C912CB3" w14:textId="77777777" w:rsidTr="00BC5AB9">
        <w:trPr>
          <w:trHeight w:hRule="exact" w:val="275"/>
        </w:trPr>
        <w:tc>
          <w:tcPr>
            <w:tcW w:w="1383" w:type="dxa"/>
            <w:tcBorders>
              <w:top w:val="nil"/>
              <w:left w:val="nil"/>
              <w:bottom w:val="nil"/>
              <w:right w:val="nil"/>
            </w:tcBorders>
          </w:tcPr>
          <w:p w14:paraId="24F85EB5"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30</w:t>
            </w:r>
          </w:p>
        </w:tc>
        <w:tc>
          <w:tcPr>
            <w:tcW w:w="7847" w:type="dxa"/>
            <w:tcBorders>
              <w:top w:val="nil"/>
              <w:left w:val="nil"/>
              <w:bottom w:val="nil"/>
              <w:right w:val="nil"/>
            </w:tcBorders>
          </w:tcPr>
          <w:p w14:paraId="675615DA"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5</w:t>
            </w:r>
          </w:p>
        </w:tc>
      </w:tr>
      <w:tr w:rsidR="004E641E" w:rsidRPr="0063128F" w14:paraId="45AFC3B1" w14:textId="77777777" w:rsidTr="00BC5AB9">
        <w:trPr>
          <w:trHeight w:hRule="exact" w:val="275"/>
        </w:trPr>
        <w:tc>
          <w:tcPr>
            <w:tcW w:w="1383" w:type="dxa"/>
            <w:tcBorders>
              <w:top w:val="nil"/>
              <w:left w:val="nil"/>
              <w:bottom w:val="nil"/>
              <w:right w:val="nil"/>
            </w:tcBorders>
          </w:tcPr>
          <w:p w14:paraId="186CCD6F" w14:textId="77777777" w:rsidR="004E641E" w:rsidRPr="0063128F" w:rsidRDefault="004E641E" w:rsidP="00BC5AB9">
            <w:pPr>
              <w:kinsoku w:val="0"/>
              <w:overflowPunct w:val="0"/>
              <w:autoSpaceDE w:val="0"/>
              <w:autoSpaceDN w:val="0"/>
              <w:adjustRightInd w:val="0"/>
              <w:spacing w:before="15"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31</w:t>
            </w:r>
          </w:p>
        </w:tc>
        <w:tc>
          <w:tcPr>
            <w:tcW w:w="7847" w:type="dxa"/>
            <w:tcBorders>
              <w:top w:val="nil"/>
              <w:left w:val="nil"/>
              <w:bottom w:val="nil"/>
              <w:right w:val="nil"/>
            </w:tcBorders>
          </w:tcPr>
          <w:p w14:paraId="2111DF49" w14:textId="77777777" w:rsidR="004E641E" w:rsidRPr="0063128F" w:rsidRDefault="004E641E" w:rsidP="00BC5AB9">
            <w:pPr>
              <w:kinsoku w:val="0"/>
              <w:overflowPunct w:val="0"/>
              <w:autoSpaceDE w:val="0"/>
              <w:autoSpaceDN w:val="0"/>
              <w:adjustRightInd w:val="0"/>
              <w:spacing w:before="15"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A</w:t>
            </w:r>
          </w:p>
        </w:tc>
      </w:tr>
      <w:tr w:rsidR="004E641E" w:rsidRPr="0063128F" w14:paraId="746BB43D" w14:textId="77777777" w:rsidTr="00BC5AB9">
        <w:trPr>
          <w:trHeight w:hRule="exact" w:val="275"/>
        </w:trPr>
        <w:tc>
          <w:tcPr>
            <w:tcW w:w="1383" w:type="dxa"/>
            <w:tcBorders>
              <w:top w:val="nil"/>
              <w:left w:val="nil"/>
              <w:bottom w:val="nil"/>
              <w:right w:val="nil"/>
            </w:tcBorders>
          </w:tcPr>
          <w:p w14:paraId="02F344C8"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32</w:t>
            </w:r>
          </w:p>
        </w:tc>
        <w:tc>
          <w:tcPr>
            <w:tcW w:w="7847" w:type="dxa"/>
            <w:tcBorders>
              <w:top w:val="nil"/>
              <w:left w:val="nil"/>
              <w:bottom w:val="nil"/>
              <w:right w:val="nil"/>
            </w:tcBorders>
          </w:tcPr>
          <w:p w14:paraId="49A25A36"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B</w:t>
            </w:r>
          </w:p>
        </w:tc>
      </w:tr>
      <w:tr w:rsidR="004E641E" w:rsidRPr="0063128F" w14:paraId="0AA3DE9D" w14:textId="77777777" w:rsidTr="00BC5AB9">
        <w:trPr>
          <w:trHeight w:hRule="exact" w:val="275"/>
        </w:trPr>
        <w:tc>
          <w:tcPr>
            <w:tcW w:w="1383" w:type="dxa"/>
            <w:tcBorders>
              <w:top w:val="nil"/>
              <w:left w:val="nil"/>
              <w:bottom w:val="nil"/>
              <w:right w:val="nil"/>
            </w:tcBorders>
          </w:tcPr>
          <w:p w14:paraId="62EE8B35" w14:textId="77777777" w:rsidR="004E641E" w:rsidRPr="0063128F" w:rsidRDefault="004E641E" w:rsidP="00BC5AB9">
            <w:pPr>
              <w:kinsoku w:val="0"/>
              <w:overflowPunct w:val="0"/>
              <w:autoSpaceDE w:val="0"/>
              <w:autoSpaceDN w:val="0"/>
              <w:adjustRightInd w:val="0"/>
              <w:spacing w:before="14"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33</w:t>
            </w:r>
          </w:p>
        </w:tc>
        <w:tc>
          <w:tcPr>
            <w:tcW w:w="7847" w:type="dxa"/>
            <w:tcBorders>
              <w:top w:val="nil"/>
              <w:left w:val="nil"/>
              <w:bottom w:val="nil"/>
              <w:right w:val="nil"/>
            </w:tcBorders>
          </w:tcPr>
          <w:p w14:paraId="745F649D"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C</w:t>
            </w:r>
          </w:p>
        </w:tc>
      </w:tr>
      <w:tr w:rsidR="004E641E" w:rsidRPr="0063128F" w14:paraId="325944EB" w14:textId="77777777" w:rsidTr="00BC5AB9">
        <w:trPr>
          <w:trHeight w:hRule="exact" w:val="275"/>
        </w:trPr>
        <w:tc>
          <w:tcPr>
            <w:tcW w:w="1383" w:type="dxa"/>
            <w:tcBorders>
              <w:top w:val="nil"/>
              <w:left w:val="nil"/>
              <w:bottom w:val="nil"/>
              <w:right w:val="nil"/>
            </w:tcBorders>
          </w:tcPr>
          <w:p w14:paraId="4B9FDF03" w14:textId="77777777" w:rsidR="004E641E" w:rsidRPr="0063128F" w:rsidRDefault="004E641E" w:rsidP="00BC5AB9">
            <w:pPr>
              <w:kinsoku w:val="0"/>
              <w:overflowPunct w:val="0"/>
              <w:autoSpaceDE w:val="0"/>
              <w:autoSpaceDN w:val="0"/>
              <w:adjustRightInd w:val="0"/>
              <w:spacing w:before="16" w:after="0" w:line="240" w:lineRule="auto"/>
              <w:ind w:left="176"/>
              <w:jc w:val="center"/>
              <w:rPr>
                <w:rFonts w:ascii="Times New Roman" w:hAnsi="Times New Roman" w:cs="Times New Roman"/>
                <w:kern w:val="0"/>
                <w:sz w:val="24"/>
                <w:szCs w:val="24"/>
                <w:lang w:val="fr-FR"/>
              </w:rPr>
            </w:pPr>
            <w:r w:rsidRPr="0063128F">
              <w:rPr>
                <w:rFonts w:ascii="Verdana" w:hAnsi="Verdana" w:cs="Verdana"/>
                <w:kern w:val="0"/>
                <w:sz w:val="18"/>
                <w:szCs w:val="18"/>
                <w:lang w:val="fr-FR"/>
              </w:rPr>
              <w:t>34</w:t>
            </w:r>
          </w:p>
        </w:tc>
        <w:tc>
          <w:tcPr>
            <w:tcW w:w="7847" w:type="dxa"/>
            <w:tcBorders>
              <w:top w:val="nil"/>
              <w:left w:val="nil"/>
              <w:bottom w:val="nil"/>
              <w:right w:val="nil"/>
            </w:tcBorders>
          </w:tcPr>
          <w:p w14:paraId="4F3B55D9" w14:textId="77777777" w:rsidR="004E641E" w:rsidRPr="0063128F" w:rsidRDefault="004E641E" w:rsidP="00BC5AB9">
            <w:pPr>
              <w:kinsoku w:val="0"/>
              <w:overflowPunct w:val="0"/>
              <w:autoSpaceDE w:val="0"/>
              <w:autoSpaceDN w:val="0"/>
              <w:adjustRightInd w:val="0"/>
              <w:spacing w:before="16" w:after="0" w:line="240" w:lineRule="auto"/>
              <w:ind w:left="260"/>
              <w:jc w:val="left"/>
              <w:rPr>
                <w:rFonts w:ascii="Times New Roman" w:hAnsi="Times New Roman" w:cs="Times New Roman"/>
                <w:kern w:val="0"/>
                <w:sz w:val="24"/>
                <w:szCs w:val="24"/>
                <w:lang w:val="fr-FR"/>
              </w:rPr>
            </w:pPr>
            <w:r w:rsidRPr="0063128F">
              <w:rPr>
                <w:rFonts w:ascii="Verdana" w:hAnsi="Verdana" w:cs="Verdana"/>
                <w:kern w:val="0"/>
                <w:sz w:val="18"/>
                <w:szCs w:val="18"/>
                <w:lang w:val="fr-FR"/>
              </w:rPr>
              <w:t>D</w:t>
            </w:r>
          </w:p>
        </w:tc>
      </w:tr>
      <w:tr w:rsidR="004E641E" w:rsidRPr="0063128F" w14:paraId="7D4BC826" w14:textId="77777777" w:rsidTr="00BC5AB9">
        <w:trPr>
          <w:trHeight w:hRule="exact" w:val="287"/>
        </w:trPr>
        <w:tc>
          <w:tcPr>
            <w:tcW w:w="1383" w:type="dxa"/>
            <w:tcBorders>
              <w:top w:val="nil"/>
              <w:left w:val="nil"/>
              <w:bottom w:val="nil"/>
              <w:right w:val="nil"/>
            </w:tcBorders>
          </w:tcPr>
          <w:p w14:paraId="25B5B21B" w14:textId="77777777" w:rsidR="004E641E" w:rsidRPr="0063128F" w:rsidRDefault="004E641E" w:rsidP="00BC5AB9">
            <w:pPr>
              <w:kinsoku w:val="0"/>
              <w:overflowPunct w:val="0"/>
              <w:autoSpaceDE w:val="0"/>
              <w:autoSpaceDN w:val="0"/>
              <w:adjustRightInd w:val="0"/>
              <w:spacing w:before="14" w:after="0" w:line="240" w:lineRule="auto"/>
              <w:ind w:left="434"/>
              <w:jc w:val="left"/>
              <w:rPr>
                <w:rFonts w:ascii="Times New Roman" w:hAnsi="Times New Roman" w:cs="Times New Roman"/>
                <w:kern w:val="0"/>
                <w:sz w:val="24"/>
                <w:szCs w:val="24"/>
                <w:lang w:val="fr-FR"/>
              </w:rPr>
            </w:pPr>
            <w:r w:rsidRPr="0063128F">
              <w:rPr>
                <w:rFonts w:ascii="Verdana" w:hAnsi="Verdana" w:cs="Verdana"/>
                <w:spacing w:val="-1"/>
                <w:kern w:val="0"/>
                <w:sz w:val="18"/>
                <w:szCs w:val="18"/>
                <w:lang w:val="fr-FR"/>
              </w:rPr>
              <w:t>35–254</w:t>
            </w:r>
          </w:p>
        </w:tc>
        <w:tc>
          <w:tcPr>
            <w:tcW w:w="7847" w:type="dxa"/>
            <w:tcBorders>
              <w:top w:val="nil"/>
              <w:left w:val="nil"/>
              <w:bottom w:val="nil"/>
              <w:right w:val="nil"/>
            </w:tcBorders>
          </w:tcPr>
          <w:p w14:paraId="467E7B44" w14:textId="77777777" w:rsidR="004E641E" w:rsidRPr="0063128F" w:rsidRDefault="004E641E" w:rsidP="00BC5AB9">
            <w:pPr>
              <w:kinsoku w:val="0"/>
              <w:overflowPunct w:val="0"/>
              <w:autoSpaceDE w:val="0"/>
              <w:autoSpaceDN w:val="0"/>
              <w:adjustRightInd w:val="0"/>
              <w:spacing w:before="14" w:after="0" w:line="240" w:lineRule="auto"/>
              <w:ind w:left="260"/>
              <w:jc w:val="left"/>
              <w:rPr>
                <w:rFonts w:ascii="Times New Roman" w:hAnsi="Times New Roman" w:cs="Times New Roman"/>
                <w:kern w:val="0"/>
                <w:sz w:val="24"/>
                <w:szCs w:val="24"/>
                <w:lang w:val="fr-FR"/>
              </w:rPr>
            </w:pPr>
            <w:proofErr w:type="spellStart"/>
            <w:r w:rsidRPr="0063128F">
              <w:rPr>
                <w:rFonts w:ascii="Verdana" w:hAnsi="Verdana" w:cs="Verdana"/>
                <w:spacing w:val="-1"/>
                <w:kern w:val="0"/>
                <w:sz w:val="18"/>
                <w:szCs w:val="18"/>
                <w:lang w:val="fr-FR"/>
              </w:rPr>
              <w:t>Reserved</w:t>
            </w:r>
            <w:proofErr w:type="spellEnd"/>
          </w:p>
        </w:tc>
      </w:tr>
    </w:tbl>
    <w:p w14:paraId="5F4A61F3" w14:textId="77777777" w:rsidR="004E641E" w:rsidRPr="0063128F" w:rsidRDefault="004E641E" w:rsidP="004E641E">
      <w:pPr>
        <w:kinsoku w:val="0"/>
        <w:overflowPunct w:val="0"/>
        <w:autoSpaceDE w:val="0"/>
        <w:autoSpaceDN w:val="0"/>
        <w:adjustRightInd w:val="0"/>
        <w:spacing w:before="7" w:after="0" w:line="240" w:lineRule="auto"/>
        <w:jc w:val="left"/>
        <w:rPr>
          <w:rFonts w:ascii="Times New Roman" w:hAnsi="Times New Roman" w:cs="Times New Roman"/>
          <w:kern w:val="0"/>
          <w:sz w:val="19"/>
          <w:szCs w:val="19"/>
          <w:lang w:val="fr-FR"/>
        </w:rPr>
      </w:pPr>
    </w:p>
    <w:p w14:paraId="439C82C4" w14:textId="77777777" w:rsidR="004E641E" w:rsidRPr="0063128F" w:rsidRDefault="004E641E" w:rsidP="004E641E">
      <w:pPr>
        <w:kinsoku w:val="0"/>
        <w:overflowPunct w:val="0"/>
        <w:autoSpaceDE w:val="0"/>
        <w:autoSpaceDN w:val="0"/>
        <w:adjustRightInd w:val="0"/>
        <w:spacing w:before="28" w:after="0" w:line="240" w:lineRule="auto"/>
        <w:ind w:left="118"/>
        <w:jc w:val="left"/>
        <w:rPr>
          <w:rFonts w:ascii="Verdana" w:hAnsi="Verdana" w:cs="Verdana"/>
          <w:kern w:val="0"/>
          <w:sz w:val="18"/>
          <w:szCs w:val="18"/>
          <w:lang w:val="fr-FR"/>
        </w:rPr>
      </w:pPr>
      <w:proofErr w:type="gramStart"/>
      <w:r w:rsidRPr="0063128F">
        <w:rPr>
          <w:rFonts w:ascii="Verdana" w:hAnsi="Verdana" w:cs="Verdana"/>
          <w:kern w:val="0"/>
          <w:sz w:val="18"/>
          <w:szCs w:val="18"/>
          <w:lang w:val="fr-FR"/>
        </w:rPr>
        <w:t>Notes:</w:t>
      </w:r>
      <w:proofErr w:type="gramEnd"/>
    </w:p>
    <w:p w14:paraId="66516AB9" w14:textId="77777777" w:rsidR="004E641E" w:rsidRPr="00416C53" w:rsidRDefault="004E641E" w:rsidP="00270DDC">
      <w:pPr>
        <w:numPr>
          <w:ilvl w:val="0"/>
          <w:numId w:val="46"/>
        </w:numPr>
        <w:tabs>
          <w:tab w:val="left" w:pos="686"/>
        </w:tabs>
        <w:kinsoku w:val="0"/>
        <w:overflowPunct w:val="0"/>
        <w:autoSpaceDE w:val="0"/>
        <w:autoSpaceDN w:val="0"/>
        <w:adjustRightInd w:val="0"/>
        <w:spacing w:before="59" w:after="0" w:line="242" w:lineRule="auto"/>
        <w:ind w:right="865"/>
        <w:jc w:val="left"/>
        <w:rPr>
          <w:rFonts w:ascii="Verdana" w:hAnsi="Verdana" w:cs="Verdana"/>
          <w:color w:val="000000"/>
          <w:kern w:val="0"/>
          <w:sz w:val="18"/>
          <w:szCs w:val="18"/>
          <w:lang w:val="en-US"/>
        </w:rPr>
      </w:pPr>
      <w:r w:rsidRPr="0063128F">
        <w:rPr>
          <w:rFonts w:ascii="Verdana" w:hAnsi="Verdana" w:cs="Verdana"/>
          <w:spacing w:val="-1"/>
          <w:kern w:val="0"/>
          <w:sz w:val="18"/>
          <w:szCs w:val="18"/>
          <w:lang w:val="en-US"/>
        </w:rPr>
        <w:t>Code</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1–24</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5"/>
          <w:kern w:val="0"/>
          <w:sz w:val="18"/>
          <w:szCs w:val="18"/>
          <w:lang w:val="en-US"/>
        </w:rPr>
        <w:t xml:space="preserve"> </w:t>
      </w:r>
      <w:r w:rsidRPr="0063128F">
        <w:rPr>
          <w:rFonts w:ascii="Verdana" w:hAnsi="Verdana" w:cs="Verdana"/>
          <w:spacing w:val="-2"/>
          <w:kern w:val="0"/>
          <w:sz w:val="18"/>
          <w:szCs w:val="18"/>
          <w:lang w:val="en-US"/>
        </w:rPr>
        <w:t>siting</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to</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3"/>
          <w:kern w:val="0"/>
          <w:sz w:val="18"/>
          <w:szCs w:val="18"/>
          <w:lang w:val="en-US"/>
        </w:rPr>
        <w:t xml:space="preserve"> </w:t>
      </w:r>
      <w:hyperlink r:id="rId30"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5"/>
            <w:kern w:val="0"/>
            <w:sz w:val="18"/>
            <w:szCs w:val="18"/>
            <w:lang w:val="en-US"/>
          </w:rPr>
          <w:t xml:space="preserve"> </w:t>
        </w:r>
        <w:r w:rsidRPr="0063128F">
          <w:rPr>
            <w:rFonts w:ascii="Verdana" w:hAnsi="Verdana" w:cs="Verdana"/>
            <w:i/>
            <w:iCs/>
            <w:color w:val="0000FF"/>
            <w:kern w:val="0"/>
            <w:sz w:val="18"/>
            <w:szCs w:val="18"/>
            <w:lang w:val="en-US"/>
          </w:rPr>
          <w:t>to</w:t>
        </w:r>
        <w:r w:rsidRPr="0063128F">
          <w:rPr>
            <w:rFonts w:ascii="Verdana" w:hAnsi="Verdana" w:cs="Verdana"/>
            <w:i/>
            <w:iCs/>
            <w:color w:val="0000FF"/>
            <w:spacing w:val="-4"/>
            <w:kern w:val="0"/>
            <w:sz w:val="18"/>
            <w:szCs w:val="18"/>
            <w:lang w:val="en-US"/>
          </w:rPr>
          <w:t xml:space="preserve"> </w:t>
        </w:r>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and</w:t>
        </w:r>
      </w:hyperlink>
      <w:r w:rsidRPr="0063128F">
        <w:rPr>
          <w:rFonts w:ascii="Verdana" w:hAnsi="Verdana" w:cs="Verdana"/>
          <w:i/>
          <w:iCs/>
          <w:color w:val="0000FF"/>
          <w:spacing w:val="71"/>
          <w:kern w:val="0"/>
          <w:sz w:val="18"/>
          <w:szCs w:val="18"/>
          <w:lang w:val="en-US"/>
        </w:rPr>
        <w:t xml:space="preserve"> </w:t>
      </w:r>
      <w:hyperlink r:id="rId31" w:history="1">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3"/>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6"/>
          <w:kern w:val="0"/>
          <w:sz w:val="18"/>
          <w:szCs w:val="18"/>
          <w:lang w:val="en-US"/>
        </w:rPr>
        <w:t xml:space="preserve"> </w:t>
      </w:r>
      <w:r w:rsidRPr="00416C53">
        <w:rPr>
          <w:rFonts w:ascii="Verdana" w:hAnsi="Verdana" w:cs="Verdana"/>
          <w:color w:val="000000"/>
          <w:kern w:val="0"/>
          <w:sz w:val="18"/>
          <w:szCs w:val="18"/>
          <w:lang w:val="en-US"/>
        </w:rPr>
        <w:t>8),</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Volume</w:t>
      </w:r>
      <w:r w:rsidRPr="00416C53">
        <w:rPr>
          <w:rFonts w:ascii="Verdana" w:hAnsi="Verdana" w:cs="Verdana"/>
          <w:color w:val="000000"/>
          <w:spacing w:val="-5"/>
          <w:kern w:val="0"/>
          <w:sz w:val="18"/>
          <w:szCs w:val="18"/>
          <w:lang w:val="en-US"/>
        </w:rPr>
        <w:t xml:space="preserve"> </w:t>
      </w:r>
      <w:r w:rsidRPr="00416C53">
        <w:rPr>
          <w:rFonts w:ascii="Verdana" w:hAnsi="Verdana" w:cs="Verdana"/>
          <w:color w:val="000000"/>
          <w:kern w:val="0"/>
          <w:sz w:val="18"/>
          <w:szCs w:val="18"/>
          <w:lang w:val="en-US"/>
        </w:rPr>
        <w:t>I,</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kern w:val="0"/>
          <w:sz w:val="18"/>
          <w:szCs w:val="18"/>
          <w:lang w:val="en-US"/>
        </w:rPr>
        <w:t>Chapter</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1,</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kern w:val="0"/>
          <w:sz w:val="18"/>
          <w:szCs w:val="18"/>
          <w:lang w:val="en-US"/>
        </w:rPr>
        <w:t>Annex</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spacing w:val="-1"/>
          <w:kern w:val="0"/>
          <w:sz w:val="18"/>
          <w:szCs w:val="18"/>
          <w:lang w:val="en-US"/>
        </w:rPr>
        <w:t>1.D</w:t>
      </w:r>
      <w:r w:rsidRPr="00416C53">
        <w:rPr>
          <w:rFonts w:ascii="Verdana" w:hAnsi="Verdana" w:cs="Verdana"/>
          <w:color w:val="000000"/>
          <w:spacing w:val="-5"/>
          <w:kern w:val="0"/>
          <w:sz w:val="18"/>
          <w:szCs w:val="18"/>
          <w:lang w:val="en-US"/>
        </w:rPr>
        <w:t xml:space="preserve"> </w:t>
      </w:r>
      <w:r w:rsidRPr="00416C53">
        <w:rPr>
          <w:rFonts w:ascii="Verdana" w:hAnsi="Verdana" w:cs="Verdana"/>
          <w:color w:val="000000"/>
          <w:kern w:val="0"/>
          <w:sz w:val="18"/>
          <w:szCs w:val="18"/>
          <w:lang w:val="en-US"/>
        </w:rPr>
        <w:t>and</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spacing w:val="-1"/>
          <w:kern w:val="0"/>
          <w:sz w:val="18"/>
          <w:szCs w:val="18"/>
          <w:lang w:val="en-US"/>
        </w:rPr>
        <w:t>Annex</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spacing w:val="-1"/>
          <w:kern w:val="0"/>
          <w:sz w:val="18"/>
          <w:szCs w:val="18"/>
          <w:lang w:val="en-US"/>
        </w:rPr>
        <w:t>1.G.</w:t>
      </w:r>
    </w:p>
    <w:p w14:paraId="5C782D06" w14:textId="77777777" w:rsidR="004E641E" w:rsidRPr="00416C53" w:rsidRDefault="004E641E" w:rsidP="00270DDC">
      <w:pPr>
        <w:numPr>
          <w:ilvl w:val="0"/>
          <w:numId w:val="46"/>
        </w:numPr>
        <w:tabs>
          <w:tab w:val="left" w:pos="686"/>
        </w:tabs>
        <w:kinsoku w:val="0"/>
        <w:overflowPunct w:val="0"/>
        <w:autoSpaceDE w:val="0"/>
        <w:autoSpaceDN w:val="0"/>
        <w:adjustRightInd w:val="0"/>
        <w:spacing w:before="57" w:after="0" w:line="240" w:lineRule="auto"/>
        <w:ind w:right="865"/>
        <w:jc w:val="left"/>
        <w:rPr>
          <w:rFonts w:ascii="Verdana" w:hAnsi="Verdana" w:cs="Verdana"/>
          <w:color w:val="000000"/>
          <w:kern w:val="0"/>
          <w:sz w:val="18"/>
          <w:szCs w:val="18"/>
          <w:lang w:val="en-US"/>
        </w:rPr>
      </w:pPr>
      <w:r w:rsidRPr="0063128F">
        <w:rPr>
          <w:rFonts w:ascii="Verdana" w:hAnsi="Verdana" w:cs="Verdana"/>
          <w:spacing w:val="-1"/>
          <w:kern w:val="0"/>
          <w:sz w:val="18"/>
          <w:szCs w:val="18"/>
          <w:lang w:val="en-US"/>
        </w:rPr>
        <w:t>Code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26–30</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siting</w:t>
      </w:r>
      <w:r w:rsidRPr="0063128F">
        <w:rPr>
          <w:rFonts w:ascii="Verdana" w:hAnsi="Verdana" w:cs="Verdana"/>
          <w:spacing w:val="-5"/>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to</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2"/>
          <w:kern w:val="0"/>
          <w:sz w:val="18"/>
          <w:szCs w:val="18"/>
          <w:lang w:val="en-US"/>
        </w:rPr>
        <w:t xml:space="preserve"> </w:t>
      </w:r>
      <w:hyperlink r:id="rId32"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to</w:t>
        </w:r>
        <w:r w:rsidRPr="0063128F">
          <w:rPr>
            <w:rFonts w:ascii="Verdana" w:hAnsi="Verdana" w:cs="Verdana"/>
            <w:i/>
            <w:iCs/>
            <w:color w:val="0000FF"/>
            <w:spacing w:val="-4"/>
            <w:kern w:val="0"/>
            <w:sz w:val="18"/>
            <w:szCs w:val="18"/>
            <w:lang w:val="en-US"/>
          </w:rPr>
          <w:t xml:space="preserve"> </w:t>
        </w:r>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and</w:t>
        </w:r>
      </w:hyperlink>
      <w:r w:rsidRPr="0063128F">
        <w:rPr>
          <w:rFonts w:ascii="Verdana" w:hAnsi="Verdana" w:cs="Verdana"/>
          <w:i/>
          <w:iCs/>
          <w:color w:val="0000FF"/>
          <w:spacing w:val="67"/>
          <w:kern w:val="0"/>
          <w:sz w:val="18"/>
          <w:szCs w:val="18"/>
          <w:lang w:val="en-US"/>
        </w:rPr>
        <w:t xml:space="preserve"> </w:t>
      </w:r>
      <w:hyperlink r:id="rId33" w:history="1">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3"/>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8),</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Volume</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kern w:val="0"/>
          <w:sz w:val="18"/>
          <w:szCs w:val="18"/>
          <w:lang w:val="en-US"/>
        </w:rPr>
        <w:t>I,</w:t>
      </w:r>
      <w:r w:rsidRPr="00416C53">
        <w:rPr>
          <w:rFonts w:ascii="Verdana" w:hAnsi="Verdana" w:cs="Verdana"/>
          <w:color w:val="000000"/>
          <w:spacing w:val="-6"/>
          <w:kern w:val="0"/>
          <w:sz w:val="18"/>
          <w:szCs w:val="18"/>
          <w:lang w:val="en-US"/>
        </w:rPr>
        <w:t xml:space="preserve"> </w:t>
      </w:r>
      <w:r w:rsidRPr="00416C53">
        <w:rPr>
          <w:rFonts w:ascii="Verdana" w:hAnsi="Verdana" w:cs="Verdana"/>
          <w:color w:val="000000"/>
          <w:kern w:val="0"/>
          <w:sz w:val="18"/>
          <w:szCs w:val="18"/>
          <w:lang w:val="en-US"/>
        </w:rPr>
        <w:t>Chapter</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1,</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Annex</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spacing w:val="-1"/>
          <w:kern w:val="0"/>
          <w:sz w:val="18"/>
          <w:szCs w:val="18"/>
          <w:lang w:val="en-US"/>
        </w:rPr>
        <w:t>1.D.</w:t>
      </w:r>
    </w:p>
    <w:p w14:paraId="096415A7" w14:textId="77777777" w:rsidR="004E641E" w:rsidRPr="00416C53" w:rsidRDefault="004E641E" w:rsidP="00270DDC">
      <w:pPr>
        <w:numPr>
          <w:ilvl w:val="0"/>
          <w:numId w:val="46"/>
        </w:numPr>
        <w:tabs>
          <w:tab w:val="left" w:pos="686"/>
        </w:tabs>
        <w:kinsoku w:val="0"/>
        <w:overflowPunct w:val="0"/>
        <w:autoSpaceDE w:val="0"/>
        <w:autoSpaceDN w:val="0"/>
        <w:adjustRightInd w:val="0"/>
        <w:spacing w:before="59" w:after="0" w:line="240" w:lineRule="auto"/>
        <w:ind w:right="686"/>
        <w:jc w:val="left"/>
        <w:rPr>
          <w:rFonts w:ascii="Verdana" w:hAnsi="Verdana" w:cs="Verdana"/>
          <w:color w:val="000000"/>
          <w:kern w:val="0"/>
          <w:sz w:val="18"/>
          <w:szCs w:val="18"/>
          <w:lang w:val="en-US"/>
        </w:rPr>
      </w:pPr>
      <w:r w:rsidRPr="0063128F">
        <w:rPr>
          <w:rFonts w:ascii="Verdana" w:hAnsi="Verdana" w:cs="Verdana"/>
          <w:spacing w:val="-1"/>
          <w:kern w:val="0"/>
          <w:sz w:val="18"/>
          <w:szCs w:val="18"/>
          <w:lang w:val="en-US"/>
        </w:rPr>
        <w:t>Code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figures</w:t>
      </w:r>
      <w:r w:rsidRPr="0063128F">
        <w:rPr>
          <w:rFonts w:ascii="Verdana" w:hAnsi="Verdana" w:cs="Verdana"/>
          <w:spacing w:val="-7"/>
          <w:kern w:val="0"/>
          <w:sz w:val="18"/>
          <w:szCs w:val="18"/>
          <w:lang w:val="en-US"/>
        </w:rPr>
        <w:t xml:space="preserve"> </w:t>
      </w:r>
      <w:r w:rsidRPr="0063128F">
        <w:rPr>
          <w:rFonts w:ascii="Verdana" w:hAnsi="Verdana" w:cs="Verdana"/>
          <w:spacing w:val="-1"/>
          <w:kern w:val="0"/>
          <w:sz w:val="18"/>
          <w:szCs w:val="18"/>
          <w:lang w:val="en-US"/>
        </w:rPr>
        <w:t>31–34</w:t>
      </w:r>
      <w:r w:rsidRPr="0063128F">
        <w:rPr>
          <w:rFonts w:ascii="Verdana" w:hAnsi="Verdana" w:cs="Verdana"/>
          <w:spacing w:val="-5"/>
          <w:kern w:val="0"/>
          <w:sz w:val="18"/>
          <w:szCs w:val="18"/>
          <w:lang w:val="en-US"/>
        </w:rPr>
        <w:t xml:space="preserve"> </w:t>
      </w:r>
      <w:r w:rsidRPr="0063128F">
        <w:rPr>
          <w:rFonts w:ascii="Verdana" w:hAnsi="Verdana" w:cs="Verdana"/>
          <w:kern w:val="0"/>
          <w:sz w:val="18"/>
          <w:szCs w:val="18"/>
          <w:lang w:val="en-US"/>
        </w:rPr>
        <w:t>are</w:t>
      </w:r>
      <w:r w:rsidRPr="0063128F">
        <w:rPr>
          <w:rFonts w:ascii="Verdana" w:hAnsi="Verdana" w:cs="Verdana"/>
          <w:spacing w:val="-6"/>
          <w:kern w:val="0"/>
          <w:sz w:val="18"/>
          <w:szCs w:val="18"/>
          <w:lang w:val="en-US"/>
        </w:rPr>
        <w:t xml:space="preserve"> </w:t>
      </w:r>
      <w:r w:rsidRPr="0063128F">
        <w:rPr>
          <w:rFonts w:ascii="Verdana" w:hAnsi="Verdana" w:cs="Verdana"/>
          <w:kern w:val="0"/>
          <w:sz w:val="18"/>
          <w:szCs w:val="18"/>
          <w:lang w:val="en-US"/>
        </w:rPr>
        <w:t>measurement</w:t>
      </w:r>
      <w:r w:rsidRPr="0063128F">
        <w:rPr>
          <w:rFonts w:ascii="Verdana" w:hAnsi="Verdana" w:cs="Verdana"/>
          <w:spacing w:val="-4"/>
          <w:kern w:val="0"/>
          <w:sz w:val="18"/>
          <w:szCs w:val="18"/>
          <w:lang w:val="en-US"/>
        </w:rPr>
        <w:t xml:space="preserve"> </w:t>
      </w:r>
      <w:r w:rsidRPr="0063128F">
        <w:rPr>
          <w:rFonts w:ascii="Verdana" w:hAnsi="Verdana" w:cs="Verdana"/>
          <w:spacing w:val="-1"/>
          <w:kern w:val="0"/>
          <w:sz w:val="18"/>
          <w:szCs w:val="18"/>
          <w:lang w:val="en-US"/>
        </w:rPr>
        <w:t>quality</w:t>
      </w:r>
      <w:r w:rsidRPr="0063128F">
        <w:rPr>
          <w:rFonts w:ascii="Verdana" w:hAnsi="Verdana" w:cs="Verdana"/>
          <w:spacing w:val="-7"/>
          <w:kern w:val="0"/>
          <w:sz w:val="18"/>
          <w:szCs w:val="18"/>
          <w:lang w:val="en-US"/>
        </w:rPr>
        <w:t xml:space="preserve"> </w:t>
      </w:r>
      <w:r w:rsidRPr="0063128F">
        <w:rPr>
          <w:rFonts w:ascii="Verdana" w:hAnsi="Verdana" w:cs="Verdana"/>
          <w:spacing w:val="-1"/>
          <w:kern w:val="0"/>
          <w:sz w:val="18"/>
          <w:szCs w:val="18"/>
          <w:lang w:val="en-US"/>
        </w:rPr>
        <w:t>classifications</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according</w:t>
      </w:r>
      <w:r w:rsidRPr="0063128F">
        <w:rPr>
          <w:rFonts w:ascii="Verdana" w:hAnsi="Verdana" w:cs="Verdana"/>
          <w:spacing w:val="-6"/>
          <w:kern w:val="0"/>
          <w:sz w:val="18"/>
          <w:szCs w:val="18"/>
          <w:lang w:val="en-US"/>
        </w:rPr>
        <w:t xml:space="preserve"> </w:t>
      </w:r>
      <w:r w:rsidRPr="0063128F">
        <w:rPr>
          <w:rFonts w:ascii="Verdana" w:hAnsi="Verdana" w:cs="Verdana"/>
          <w:spacing w:val="-1"/>
          <w:kern w:val="0"/>
          <w:sz w:val="18"/>
          <w:szCs w:val="18"/>
          <w:lang w:val="en-US"/>
        </w:rPr>
        <w:t>to</w:t>
      </w:r>
      <w:r w:rsidRPr="0063128F">
        <w:rPr>
          <w:rFonts w:ascii="Verdana" w:hAnsi="Verdana" w:cs="Verdana"/>
          <w:spacing w:val="-2"/>
          <w:kern w:val="0"/>
          <w:sz w:val="18"/>
          <w:szCs w:val="18"/>
          <w:lang w:val="en-US"/>
        </w:rPr>
        <w:t xml:space="preserve"> </w:t>
      </w:r>
      <w:r w:rsidRPr="0063128F">
        <w:rPr>
          <w:rFonts w:ascii="Verdana" w:hAnsi="Verdana" w:cs="Verdana"/>
          <w:spacing w:val="-1"/>
          <w:kern w:val="0"/>
          <w:sz w:val="18"/>
          <w:szCs w:val="18"/>
          <w:lang w:val="en-US"/>
        </w:rPr>
        <w:t>the</w:t>
      </w:r>
      <w:r w:rsidRPr="0063128F">
        <w:rPr>
          <w:rFonts w:ascii="Verdana" w:hAnsi="Verdana" w:cs="Verdana"/>
          <w:spacing w:val="-5"/>
          <w:kern w:val="0"/>
          <w:sz w:val="18"/>
          <w:szCs w:val="18"/>
          <w:lang w:val="en-US"/>
        </w:rPr>
        <w:t xml:space="preserve"> </w:t>
      </w:r>
      <w:hyperlink r:id="rId34" w:history="1">
        <w:r w:rsidRPr="0063128F">
          <w:rPr>
            <w:rFonts w:ascii="Verdana" w:hAnsi="Verdana" w:cs="Verdana"/>
            <w:i/>
            <w:iCs/>
            <w:color w:val="0000FF"/>
            <w:spacing w:val="-1"/>
            <w:kern w:val="0"/>
            <w:sz w:val="18"/>
            <w:szCs w:val="18"/>
            <w:lang w:val="en-US"/>
          </w:rPr>
          <w:t>Guide</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kern w:val="0"/>
            <w:sz w:val="18"/>
            <w:szCs w:val="18"/>
            <w:lang w:val="en-US"/>
          </w:rPr>
          <w:t>to</w:t>
        </w:r>
      </w:hyperlink>
      <w:r w:rsidRPr="0063128F">
        <w:rPr>
          <w:rFonts w:ascii="Verdana" w:hAnsi="Verdana" w:cs="Verdana"/>
          <w:i/>
          <w:iCs/>
          <w:color w:val="0000FF"/>
          <w:spacing w:val="61"/>
          <w:w w:val="99"/>
          <w:kern w:val="0"/>
          <w:sz w:val="18"/>
          <w:szCs w:val="18"/>
          <w:lang w:val="en-US"/>
        </w:rPr>
        <w:t xml:space="preserve"> </w:t>
      </w:r>
      <w:hyperlink r:id="rId35" w:history="1">
        <w:r w:rsidRPr="0063128F">
          <w:rPr>
            <w:rFonts w:ascii="Verdana" w:hAnsi="Verdana" w:cs="Verdana"/>
            <w:i/>
            <w:iCs/>
            <w:color w:val="0000FF"/>
            <w:spacing w:val="-1"/>
            <w:kern w:val="0"/>
            <w:sz w:val="18"/>
            <w:szCs w:val="18"/>
            <w:lang w:val="en-US"/>
          </w:rPr>
          <w:t>Instruments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and</w:t>
        </w:r>
        <w:r w:rsidRPr="0063128F">
          <w:rPr>
            <w:rFonts w:ascii="Verdana" w:hAnsi="Verdana" w:cs="Verdana"/>
            <w:i/>
            <w:iCs/>
            <w:color w:val="0000FF"/>
            <w:spacing w:val="-6"/>
            <w:kern w:val="0"/>
            <w:sz w:val="18"/>
            <w:szCs w:val="18"/>
            <w:lang w:val="en-US"/>
          </w:rPr>
          <w:t xml:space="preserve"> </w:t>
        </w:r>
        <w:r w:rsidRPr="0063128F">
          <w:rPr>
            <w:rFonts w:ascii="Verdana" w:hAnsi="Verdana" w:cs="Verdana"/>
            <w:i/>
            <w:iCs/>
            <w:color w:val="0000FF"/>
            <w:spacing w:val="-1"/>
            <w:kern w:val="0"/>
            <w:sz w:val="18"/>
            <w:szCs w:val="18"/>
            <w:lang w:val="en-US"/>
          </w:rPr>
          <w:t>Methods</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kern w:val="0"/>
            <w:sz w:val="18"/>
            <w:szCs w:val="18"/>
            <w:lang w:val="en-US"/>
          </w:rPr>
          <w:t>of</w:t>
        </w:r>
        <w:r w:rsidRPr="0063128F">
          <w:rPr>
            <w:rFonts w:ascii="Verdana" w:hAnsi="Verdana" w:cs="Verdana"/>
            <w:i/>
            <w:iCs/>
            <w:color w:val="0000FF"/>
            <w:spacing w:val="-7"/>
            <w:kern w:val="0"/>
            <w:sz w:val="18"/>
            <w:szCs w:val="18"/>
            <w:lang w:val="en-US"/>
          </w:rPr>
          <w:t xml:space="preserve"> </w:t>
        </w:r>
        <w:r w:rsidRPr="0063128F">
          <w:rPr>
            <w:rFonts w:ascii="Verdana" w:hAnsi="Verdana" w:cs="Verdana"/>
            <w:i/>
            <w:iCs/>
            <w:color w:val="0000FF"/>
            <w:spacing w:val="-1"/>
            <w:kern w:val="0"/>
            <w:sz w:val="18"/>
            <w:szCs w:val="18"/>
            <w:lang w:val="en-US"/>
          </w:rPr>
          <w:t>Observation</w:t>
        </w:r>
      </w:hyperlink>
      <w:r w:rsidRPr="0063128F">
        <w:rPr>
          <w:rFonts w:ascii="Verdana" w:hAnsi="Verdana" w:cs="Verdana"/>
          <w:i/>
          <w:iCs/>
          <w:color w:val="0000FF"/>
          <w:spacing w:val="-2"/>
          <w:kern w:val="0"/>
          <w:sz w:val="18"/>
          <w:szCs w:val="18"/>
          <w:lang w:val="en-US"/>
        </w:rPr>
        <w:t xml:space="preserve"> </w:t>
      </w:r>
      <w:r w:rsidRPr="0063128F">
        <w:rPr>
          <w:rFonts w:ascii="Verdana" w:hAnsi="Verdana" w:cs="Verdana"/>
          <w:color w:val="000000"/>
          <w:spacing w:val="-1"/>
          <w:kern w:val="0"/>
          <w:sz w:val="18"/>
          <w:szCs w:val="18"/>
          <w:lang w:val="en-US"/>
        </w:rPr>
        <w:t>(WMO-No.</w:t>
      </w:r>
      <w:r w:rsidRPr="0063128F">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8),</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Volume</w:t>
      </w:r>
      <w:r w:rsidRPr="00416C53">
        <w:rPr>
          <w:rFonts w:ascii="Verdana" w:hAnsi="Verdana" w:cs="Verdana"/>
          <w:color w:val="000000"/>
          <w:spacing w:val="-5"/>
          <w:kern w:val="0"/>
          <w:sz w:val="18"/>
          <w:szCs w:val="18"/>
          <w:lang w:val="en-US"/>
        </w:rPr>
        <w:t xml:space="preserve"> </w:t>
      </w:r>
      <w:r w:rsidRPr="00416C53">
        <w:rPr>
          <w:rFonts w:ascii="Verdana" w:hAnsi="Verdana" w:cs="Verdana"/>
          <w:color w:val="000000"/>
          <w:kern w:val="0"/>
          <w:sz w:val="18"/>
          <w:szCs w:val="18"/>
          <w:lang w:val="en-US"/>
        </w:rPr>
        <w:t>I,</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spacing w:val="-1"/>
          <w:kern w:val="0"/>
          <w:sz w:val="18"/>
          <w:szCs w:val="18"/>
          <w:lang w:val="en-US"/>
        </w:rPr>
        <w:t>Chapter</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1,</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kern w:val="0"/>
          <w:sz w:val="18"/>
          <w:szCs w:val="18"/>
          <w:lang w:val="en-US"/>
        </w:rPr>
        <w:t>Annex</w:t>
      </w:r>
      <w:r w:rsidRPr="00416C53">
        <w:rPr>
          <w:rFonts w:ascii="Verdana" w:hAnsi="Verdana" w:cs="Verdana"/>
          <w:color w:val="000000"/>
          <w:spacing w:val="-7"/>
          <w:kern w:val="0"/>
          <w:sz w:val="18"/>
          <w:szCs w:val="18"/>
          <w:lang w:val="en-US"/>
        </w:rPr>
        <w:t xml:space="preserve"> </w:t>
      </w:r>
      <w:r w:rsidRPr="00416C53">
        <w:rPr>
          <w:rFonts w:ascii="Verdana" w:hAnsi="Verdana" w:cs="Verdana"/>
          <w:color w:val="000000"/>
          <w:spacing w:val="-1"/>
          <w:kern w:val="0"/>
          <w:sz w:val="18"/>
          <w:szCs w:val="18"/>
          <w:lang w:val="en-US"/>
        </w:rPr>
        <w:t>1.G.</w:t>
      </w:r>
    </w:p>
    <w:p w14:paraId="5F9F4C4E" w14:textId="77777777" w:rsidR="004E641E" w:rsidRDefault="004E641E" w:rsidP="004E641E">
      <w:pPr>
        <w:jc w:val="left"/>
        <w:rPr>
          <w:lang w:val="en-US"/>
        </w:rPr>
      </w:pPr>
      <w:r>
        <w:rPr>
          <w:lang w:val="en-US"/>
        </w:rPr>
        <w:br w:type="page"/>
      </w:r>
    </w:p>
    <w:p w14:paraId="7D3F45B7" w14:textId="0BDADEE7" w:rsidR="004E641E" w:rsidRDefault="004E641E" w:rsidP="004E641E">
      <w:pPr>
        <w:pStyle w:val="Titre1"/>
        <w:rPr>
          <w:lang w:val="en-US"/>
        </w:rPr>
      </w:pPr>
      <w:bookmarkStart w:id="191" w:name="_Toc242708356"/>
      <w:r>
        <w:rPr>
          <w:lang w:val="en-US"/>
        </w:rPr>
        <w:lastRenderedPageBreak/>
        <w:t>Annex D</w:t>
      </w:r>
      <w:r w:rsidR="001451AD">
        <w:rPr>
          <w:lang w:val="en-US"/>
        </w:rPr>
        <w:t xml:space="preserve"> -</w:t>
      </w:r>
      <w:r>
        <w:rPr>
          <w:lang w:val="en-US"/>
        </w:rPr>
        <w:t xml:space="preserve"> Siting and Measurement Quality Classification for Precipitation</w:t>
      </w:r>
      <w:r>
        <w:rPr>
          <w:lang w:val="en-US"/>
        </w:rPr>
        <w:br/>
        <w:t>Code Table 0 08 096</w:t>
      </w:r>
      <w:bookmarkEnd w:id="191"/>
    </w:p>
    <w:p w14:paraId="7F628792" w14:textId="77777777" w:rsidR="004E641E" w:rsidRPr="00AB3F1E" w:rsidRDefault="004E641E" w:rsidP="004E641E">
      <w:pPr>
        <w:pStyle w:val="Corpsdetexte"/>
        <w:kinsoku w:val="0"/>
        <w:overflowPunct w:val="0"/>
        <w:spacing w:before="1"/>
        <w:ind w:left="0" w:firstLine="0"/>
        <w:rPr>
          <w:rFonts w:ascii="Times New Roman" w:hAnsi="Times New Roman" w:cs="Times New Roman"/>
          <w:sz w:val="8"/>
          <w:szCs w:val="8"/>
          <w:lang w:val="en-US"/>
        </w:rPr>
      </w:pPr>
    </w:p>
    <w:tbl>
      <w:tblPr>
        <w:tblW w:w="0" w:type="auto"/>
        <w:tblInd w:w="119" w:type="dxa"/>
        <w:tblLayout w:type="fixed"/>
        <w:tblCellMar>
          <w:left w:w="0" w:type="dxa"/>
          <w:right w:w="0" w:type="dxa"/>
        </w:tblCellMar>
        <w:tblLook w:val="0000" w:firstRow="0" w:lastRow="0" w:firstColumn="0" w:lastColumn="0" w:noHBand="0" w:noVBand="0"/>
      </w:tblPr>
      <w:tblGrid>
        <w:gridCol w:w="1383"/>
        <w:gridCol w:w="7847"/>
      </w:tblGrid>
      <w:tr w:rsidR="004E641E" w14:paraId="1DD5E7CB" w14:textId="77777777" w:rsidTr="00BC5AB9">
        <w:trPr>
          <w:trHeight w:hRule="exact" w:val="274"/>
        </w:trPr>
        <w:tc>
          <w:tcPr>
            <w:tcW w:w="9230" w:type="dxa"/>
            <w:gridSpan w:val="2"/>
            <w:tcBorders>
              <w:top w:val="single" w:sz="4" w:space="0" w:color="000000"/>
              <w:left w:val="nil"/>
              <w:bottom w:val="nil"/>
              <w:right w:val="nil"/>
            </w:tcBorders>
          </w:tcPr>
          <w:p w14:paraId="01F7E341" w14:textId="77777777" w:rsidR="004E641E" w:rsidRDefault="004E641E" w:rsidP="00BC5AB9">
            <w:pPr>
              <w:pStyle w:val="TableParagraph"/>
              <w:kinsoku w:val="0"/>
              <w:overflowPunct w:val="0"/>
              <w:spacing w:before="25"/>
              <w:ind w:right="1"/>
              <w:jc w:val="center"/>
            </w:pPr>
            <w:r>
              <w:rPr>
                <w:rFonts w:ascii="Verdana" w:hAnsi="Verdana" w:cs="Verdana"/>
                <w:i/>
                <w:iCs/>
                <w:spacing w:val="-1"/>
                <w:sz w:val="16"/>
                <w:szCs w:val="16"/>
              </w:rPr>
              <w:t>Code</w:t>
            </w:r>
            <w:r>
              <w:rPr>
                <w:rFonts w:ascii="Verdana" w:hAnsi="Verdana" w:cs="Verdana"/>
                <w:i/>
                <w:iCs/>
                <w:spacing w:val="1"/>
                <w:sz w:val="16"/>
                <w:szCs w:val="16"/>
              </w:rPr>
              <w:t xml:space="preserve"> </w:t>
            </w:r>
            <w:r>
              <w:rPr>
                <w:rFonts w:ascii="Verdana" w:hAnsi="Verdana" w:cs="Verdana"/>
                <w:i/>
                <w:iCs/>
                <w:spacing w:val="-1"/>
                <w:sz w:val="16"/>
                <w:szCs w:val="16"/>
              </w:rPr>
              <w:t>table</w:t>
            </w:r>
            <w:r>
              <w:rPr>
                <w:rFonts w:ascii="Verdana" w:hAnsi="Verdana" w:cs="Verdana"/>
                <w:i/>
                <w:iCs/>
                <w:spacing w:val="-4"/>
                <w:sz w:val="16"/>
                <w:szCs w:val="16"/>
              </w:rPr>
              <w:t xml:space="preserve"> </w:t>
            </w:r>
            <w:r>
              <w:rPr>
                <w:rFonts w:ascii="Verdana" w:hAnsi="Verdana" w:cs="Verdana"/>
                <w:i/>
                <w:iCs/>
                <w:sz w:val="16"/>
                <w:szCs w:val="16"/>
              </w:rPr>
              <w:t>0</w:t>
            </w:r>
            <w:r>
              <w:rPr>
                <w:rFonts w:ascii="Verdana" w:hAnsi="Verdana" w:cs="Verdana"/>
                <w:i/>
                <w:iCs/>
                <w:spacing w:val="-1"/>
                <w:sz w:val="16"/>
                <w:szCs w:val="16"/>
              </w:rPr>
              <w:t xml:space="preserve"> </w:t>
            </w:r>
            <w:r>
              <w:rPr>
                <w:rFonts w:ascii="Verdana" w:hAnsi="Verdana" w:cs="Verdana"/>
                <w:i/>
                <w:iCs/>
                <w:sz w:val="16"/>
                <w:szCs w:val="16"/>
              </w:rPr>
              <w:t>08</w:t>
            </w:r>
            <w:r>
              <w:rPr>
                <w:rFonts w:ascii="Verdana" w:hAnsi="Verdana" w:cs="Verdana"/>
                <w:i/>
                <w:iCs/>
                <w:spacing w:val="-3"/>
                <w:sz w:val="16"/>
                <w:szCs w:val="16"/>
              </w:rPr>
              <w:t xml:space="preserve"> </w:t>
            </w:r>
            <w:r>
              <w:rPr>
                <w:rFonts w:ascii="Verdana" w:hAnsi="Verdana" w:cs="Verdana"/>
                <w:i/>
                <w:iCs/>
                <w:sz w:val="16"/>
                <w:szCs w:val="16"/>
              </w:rPr>
              <w:t>096</w:t>
            </w:r>
          </w:p>
        </w:tc>
      </w:tr>
      <w:tr w:rsidR="004E641E" w14:paraId="12303160" w14:textId="77777777" w:rsidTr="00BC5AB9">
        <w:trPr>
          <w:trHeight w:hRule="exact" w:val="266"/>
        </w:trPr>
        <w:tc>
          <w:tcPr>
            <w:tcW w:w="9230" w:type="dxa"/>
            <w:gridSpan w:val="2"/>
            <w:tcBorders>
              <w:top w:val="nil"/>
              <w:left w:val="nil"/>
              <w:bottom w:val="single" w:sz="4" w:space="0" w:color="000000"/>
              <w:right w:val="nil"/>
            </w:tcBorders>
          </w:tcPr>
          <w:p w14:paraId="322A0C8C" w14:textId="77777777" w:rsidR="004E641E" w:rsidRDefault="004E641E" w:rsidP="00BC5AB9">
            <w:pPr>
              <w:pStyle w:val="TableParagraph"/>
              <w:kinsoku w:val="0"/>
              <w:overflowPunct w:val="0"/>
              <w:spacing w:before="32"/>
              <w:ind w:left="316"/>
            </w:pPr>
            <w:r>
              <w:rPr>
                <w:rFonts w:ascii="Verdana" w:hAnsi="Verdana" w:cs="Verdana"/>
                <w:spacing w:val="-1"/>
                <w:sz w:val="16"/>
                <w:szCs w:val="16"/>
              </w:rPr>
              <w:t>Code figure</w:t>
            </w:r>
          </w:p>
        </w:tc>
      </w:tr>
      <w:tr w:rsidR="004E641E" w14:paraId="7C61D8EB" w14:textId="77777777" w:rsidTr="00BC5AB9">
        <w:trPr>
          <w:trHeight w:hRule="exact" w:val="284"/>
        </w:trPr>
        <w:tc>
          <w:tcPr>
            <w:tcW w:w="1383" w:type="dxa"/>
            <w:tcBorders>
              <w:top w:val="single" w:sz="4" w:space="0" w:color="000000"/>
              <w:left w:val="nil"/>
              <w:bottom w:val="nil"/>
              <w:right w:val="nil"/>
            </w:tcBorders>
          </w:tcPr>
          <w:p w14:paraId="5DE2F389" w14:textId="77777777" w:rsidR="004E641E" w:rsidRDefault="004E641E" w:rsidP="00BC5AB9">
            <w:pPr>
              <w:pStyle w:val="TableParagraph"/>
              <w:kinsoku w:val="0"/>
              <w:overflowPunct w:val="0"/>
              <w:spacing w:before="24"/>
              <w:ind w:left="171"/>
              <w:jc w:val="center"/>
            </w:pPr>
            <w:r>
              <w:rPr>
                <w:rFonts w:ascii="Verdana" w:hAnsi="Verdana" w:cs="Verdana"/>
                <w:sz w:val="18"/>
                <w:szCs w:val="18"/>
              </w:rPr>
              <w:t>0</w:t>
            </w:r>
          </w:p>
        </w:tc>
        <w:tc>
          <w:tcPr>
            <w:tcW w:w="7847" w:type="dxa"/>
            <w:tcBorders>
              <w:top w:val="single" w:sz="4" w:space="0" w:color="000000"/>
              <w:left w:val="nil"/>
              <w:bottom w:val="nil"/>
              <w:right w:val="nil"/>
            </w:tcBorders>
          </w:tcPr>
          <w:p w14:paraId="66A5A96E" w14:textId="77777777" w:rsidR="004E641E" w:rsidRDefault="004E641E" w:rsidP="00BC5AB9">
            <w:pPr>
              <w:pStyle w:val="TableParagraph"/>
              <w:kinsoku w:val="0"/>
              <w:overflowPunct w:val="0"/>
              <w:spacing w:before="24"/>
              <w:ind w:left="260"/>
            </w:pPr>
            <w:proofErr w:type="spellStart"/>
            <w:r>
              <w:rPr>
                <w:rFonts w:ascii="Verdana" w:hAnsi="Verdana" w:cs="Verdana"/>
                <w:spacing w:val="-1"/>
                <w:sz w:val="18"/>
                <w:szCs w:val="18"/>
              </w:rPr>
              <w:t>Reserved</w:t>
            </w:r>
            <w:proofErr w:type="spellEnd"/>
          </w:p>
        </w:tc>
      </w:tr>
      <w:tr w:rsidR="004E641E" w14:paraId="5ED2FB1D" w14:textId="77777777" w:rsidTr="00BC5AB9">
        <w:trPr>
          <w:trHeight w:hRule="exact" w:val="275"/>
        </w:trPr>
        <w:tc>
          <w:tcPr>
            <w:tcW w:w="1383" w:type="dxa"/>
            <w:tcBorders>
              <w:top w:val="nil"/>
              <w:left w:val="nil"/>
              <w:bottom w:val="nil"/>
              <w:right w:val="nil"/>
            </w:tcBorders>
          </w:tcPr>
          <w:p w14:paraId="50CBA828" w14:textId="77777777" w:rsidR="004E641E" w:rsidRDefault="004E641E" w:rsidP="00BC5AB9">
            <w:pPr>
              <w:pStyle w:val="TableParagraph"/>
              <w:kinsoku w:val="0"/>
              <w:overflowPunct w:val="0"/>
              <w:spacing w:before="16"/>
              <w:ind w:left="171"/>
              <w:jc w:val="center"/>
            </w:pPr>
            <w:r>
              <w:rPr>
                <w:rFonts w:ascii="Verdana" w:hAnsi="Verdana" w:cs="Verdana"/>
                <w:sz w:val="18"/>
                <w:szCs w:val="18"/>
              </w:rPr>
              <w:t>1</w:t>
            </w:r>
          </w:p>
        </w:tc>
        <w:tc>
          <w:tcPr>
            <w:tcW w:w="7847" w:type="dxa"/>
            <w:tcBorders>
              <w:top w:val="nil"/>
              <w:left w:val="nil"/>
              <w:bottom w:val="nil"/>
              <w:right w:val="nil"/>
            </w:tcBorders>
          </w:tcPr>
          <w:p w14:paraId="2FFED8E1" w14:textId="77777777" w:rsidR="004E641E" w:rsidRDefault="004E641E" w:rsidP="00BC5AB9">
            <w:pPr>
              <w:pStyle w:val="TableParagraph"/>
              <w:kinsoku w:val="0"/>
              <w:overflowPunct w:val="0"/>
              <w:spacing w:before="16"/>
              <w:ind w:left="260"/>
            </w:pPr>
            <w:r>
              <w:rPr>
                <w:rFonts w:ascii="Verdana" w:hAnsi="Verdana" w:cs="Verdana"/>
                <w:sz w:val="18"/>
                <w:szCs w:val="18"/>
              </w:rPr>
              <w:t>1A</w:t>
            </w:r>
          </w:p>
        </w:tc>
      </w:tr>
      <w:tr w:rsidR="004E641E" w14:paraId="683B945B" w14:textId="77777777" w:rsidTr="00BC5AB9">
        <w:trPr>
          <w:trHeight w:hRule="exact" w:val="275"/>
        </w:trPr>
        <w:tc>
          <w:tcPr>
            <w:tcW w:w="1383" w:type="dxa"/>
            <w:tcBorders>
              <w:top w:val="nil"/>
              <w:left w:val="nil"/>
              <w:bottom w:val="nil"/>
              <w:right w:val="nil"/>
            </w:tcBorders>
          </w:tcPr>
          <w:p w14:paraId="5EF87D65" w14:textId="77777777" w:rsidR="004E641E" w:rsidRDefault="004E641E" w:rsidP="00BC5AB9">
            <w:pPr>
              <w:pStyle w:val="TableParagraph"/>
              <w:kinsoku w:val="0"/>
              <w:overflowPunct w:val="0"/>
              <w:spacing w:before="14"/>
              <w:ind w:left="171"/>
              <w:jc w:val="center"/>
            </w:pPr>
            <w:r>
              <w:rPr>
                <w:rFonts w:ascii="Verdana" w:hAnsi="Verdana" w:cs="Verdana"/>
                <w:sz w:val="18"/>
                <w:szCs w:val="18"/>
              </w:rPr>
              <w:t>2</w:t>
            </w:r>
          </w:p>
        </w:tc>
        <w:tc>
          <w:tcPr>
            <w:tcW w:w="7847" w:type="dxa"/>
            <w:tcBorders>
              <w:top w:val="nil"/>
              <w:left w:val="nil"/>
              <w:bottom w:val="nil"/>
              <w:right w:val="nil"/>
            </w:tcBorders>
          </w:tcPr>
          <w:p w14:paraId="7DEF812D" w14:textId="77777777" w:rsidR="004E641E" w:rsidRDefault="004E641E" w:rsidP="00BC5AB9">
            <w:pPr>
              <w:pStyle w:val="TableParagraph"/>
              <w:kinsoku w:val="0"/>
              <w:overflowPunct w:val="0"/>
              <w:spacing w:before="14"/>
              <w:ind w:left="260"/>
            </w:pPr>
            <w:r>
              <w:rPr>
                <w:rFonts w:ascii="Verdana" w:hAnsi="Verdana" w:cs="Verdana"/>
                <w:sz w:val="18"/>
                <w:szCs w:val="18"/>
              </w:rPr>
              <w:t>1B</w:t>
            </w:r>
          </w:p>
        </w:tc>
      </w:tr>
      <w:tr w:rsidR="004E641E" w14:paraId="73BCC3C7" w14:textId="77777777" w:rsidTr="00BC5AB9">
        <w:trPr>
          <w:trHeight w:hRule="exact" w:val="275"/>
        </w:trPr>
        <w:tc>
          <w:tcPr>
            <w:tcW w:w="1383" w:type="dxa"/>
            <w:tcBorders>
              <w:top w:val="nil"/>
              <w:left w:val="nil"/>
              <w:bottom w:val="nil"/>
              <w:right w:val="nil"/>
            </w:tcBorders>
          </w:tcPr>
          <w:p w14:paraId="50B74E62" w14:textId="77777777" w:rsidR="004E641E" w:rsidRDefault="004E641E" w:rsidP="00BC5AB9">
            <w:pPr>
              <w:pStyle w:val="TableParagraph"/>
              <w:kinsoku w:val="0"/>
              <w:overflowPunct w:val="0"/>
              <w:spacing w:before="16"/>
              <w:ind w:left="171"/>
              <w:jc w:val="center"/>
            </w:pPr>
            <w:r>
              <w:rPr>
                <w:rFonts w:ascii="Verdana" w:hAnsi="Verdana" w:cs="Verdana"/>
                <w:sz w:val="18"/>
                <w:szCs w:val="18"/>
              </w:rPr>
              <w:t>3</w:t>
            </w:r>
          </w:p>
        </w:tc>
        <w:tc>
          <w:tcPr>
            <w:tcW w:w="7847" w:type="dxa"/>
            <w:tcBorders>
              <w:top w:val="nil"/>
              <w:left w:val="nil"/>
              <w:bottom w:val="nil"/>
              <w:right w:val="nil"/>
            </w:tcBorders>
          </w:tcPr>
          <w:p w14:paraId="2346F1F3" w14:textId="77777777" w:rsidR="004E641E" w:rsidRDefault="004E641E" w:rsidP="00BC5AB9">
            <w:pPr>
              <w:pStyle w:val="TableParagraph"/>
              <w:kinsoku w:val="0"/>
              <w:overflowPunct w:val="0"/>
              <w:spacing w:before="16"/>
              <w:ind w:left="260"/>
            </w:pPr>
            <w:r>
              <w:rPr>
                <w:rFonts w:ascii="Verdana" w:hAnsi="Verdana" w:cs="Verdana"/>
                <w:sz w:val="18"/>
                <w:szCs w:val="18"/>
              </w:rPr>
              <w:t>1C</w:t>
            </w:r>
          </w:p>
        </w:tc>
      </w:tr>
      <w:tr w:rsidR="004E641E" w14:paraId="14E6FD19" w14:textId="77777777" w:rsidTr="00BC5AB9">
        <w:trPr>
          <w:trHeight w:hRule="exact" w:val="275"/>
        </w:trPr>
        <w:tc>
          <w:tcPr>
            <w:tcW w:w="1383" w:type="dxa"/>
            <w:tcBorders>
              <w:top w:val="nil"/>
              <w:left w:val="nil"/>
              <w:bottom w:val="nil"/>
              <w:right w:val="nil"/>
            </w:tcBorders>
          </w:tcPr>
          <w:p w14:paraId="2BAF9498" w14:textId="77777777" w:rsidR="004E641E" w:rsidRDefault="004E641E" w:rsidP="00BC5AB9">
            <w:pPr>
              <w:pStyle w:val="TableParagraph"/>
              <w:kinsoku w:val="0"/>
              <w:overflowPunct w:val="0"/>
              <w:spacing w:before="14"/>
              <w:ind w:left="171"/>
              <w:jc w:val="center"/>
            </w:pPr>
            <w:r>
              <w:rPr>
                <w:rFonts w:ascii="Verdana" w:hAnsi="Verdana" w:cs="Verdana"/>
                <w:sz w:val="18"/>
                <w:szCs w:val="18"/>
              </w:rPr>
              <w:t>4</w:t>
            </w:r>
          </w:p>
        </w:tc>
        <w:tc>
          <w:tcPr>
            <w:tcW w:w="7847" w:type="dxa"/>
            <w:tcBorders>
              <w:top w:val="nil"/>
              <w:left w:val="nil"/>
              <w:bottom w:val="nil"/>
              <w:right w:val="nil"/>
            </w:tcBorders>
          </w:tcPr>
          <w:p w14:paraId="09E442E5" w14:textId="77777777" w:rsidR="004E641E" w:rsidRDefault="004E641E" w:rsidP="00BC5AB9">
            <w:pPr>
              <w:pStyle w:val="TableParagraph"/>
              <w:kinsoku w:val="0"/>
              <w:overflowPunct w:val="0"/>
              <w:spacing w:before="14"/>
              <w:ind w:left="260"/>
            </w:pPr>
            <w:r>
              <w:rPr>
                <w:rFonts w:ascii="Verdana" w:hAnsi="Verdana" w:cs="Verdana"/>
                <w:sz w:val="18"/>
                <w:szCs w:val="18"/>
              </w:rPr>
              <w:t>1D</w:t>
            </w:r>
          </w:p>
        </w:tc>
      </w:tr>
      <w:tr w:rsidR="004E641E" w14:paraId="5B5438AE" w14:textId="77777777" w:rsidTr="00BC5AB9">
        <w:trPr>
          <w:trHeight w:hRule="exact" w:val="275"/>
        </w:trPr>
        <w:tc>
          <w:tcPr>
            <w:tcW w:w="1383" w:type="dxa"/>
            <w:tcBorders>
              <w:top w:val="nil"/>
              <w:left w:val="nil"/>
              <w:bottom w:val="nil"/>
              <w:right w:val="nil"/>
            </w:tcBorders>
          </w:tcPr>
          <w:p w14:paraId="7C885A81" w14:textId="77777777" w:rsidR="004E641E" w:rsidRDefault="004E641E" w:rsidP="00BC5AB9">
            <w:pPr>
              <w:pStyle w:val="TableParagraph"/>
              <w:kinsoku w:val="0"/>
              <w:overflowPunct w:val="0"/>
              <w:spacing w:before="16"/>
              <w:ind w:left="171"/>
              <w:jc w:val="center"/>
            </w:pPr>
            <w:r>
              <w:rPr>
                <w:rFonts w:ascii="Verdana" w:hAnsi="Verdana" w:cs="Verdana"/>
                <w:sz w:val="18"/>
                <w:szCs w:val="18"/>
              </w:rPr>
              <w:t>5</w:t>
            </w:r>
          </w:p>
        </w:tc>
        <w:tc>
          <w:tcPr>
            <w:tcW w:w="7847" w:type="dxa"/>
            <w:tcBorders>
              <w:top w:val="nil"/>
              <w:left w:val="nil"/>
              <w:bottom w:val="nil"/>
              <w:right w:val="nil"/>
            </w:tcBorders>
          </w:tcPr>
          <w:p w14:paraId="1605106F" w14:textId="77777777" w:rsidR="004E641E" w:rsidRDefault="004E641E" w:rsidP="00BC5AB9">
            <w:pPr>
              <w:pStyle w:val="TableParagraph"/>
              <w:kinsoku w:val="0"/>
              <w:overflowPunct w:val="0"/>
              <w:spacing w:before="16"/>
              <w:ind w:left="260"/>
            </w:pPr>
            <w:proofErr w:type="spellStart"/>
            <w:r>
              <w:rPr>
                <w:rFonts w:ascii="Verdana" w:hAnsi="Verdana" w:cs="Verdana"/>
                <w:spacing w:val="-1"/>
                <w:sz w:val="18"/>
                <w:szCs w:val="18"/>
              </w:rPr>
              <w:t>Reserved</w:t>
            </w:r>
            <w:proofErr w:type="spellEnd"/>
          </w:p>
        </w:tc>
      </w:tr>
      <w:tr w:rsidR="004E641E" w14:paraId="5F7013B3" w14:textId="77777777" w:rsidTr="00BC5AB9">
        <w:trPr>
          <w:trHeight w:hRule="exact" w:val="275"/>
        </w:trPr>
        <w:tc>
          <w:tcPr>
            <w:tcW w:w="1383" w:type="dxa"/>
            <w:tcBorders>
              <w:top w:val="nil"/>
              <w:left w:val="nil"/>
              <w:bottom w:val="nil"/>
              <w:right w:val="nil"/>
            </w:tcBorders>
          </w:tcPr>
          <w:p w14:paraId="490F5A8E" w14:textId="77777777" w:rsidR="004E641E" w:rsidRDefault="004E641E" w:rsidP="00BC5AB9">
            <w:pPr>
              <w:pStyle w:val="TableParagraph"/>
              <w:kinsoku w:val="0"/>
              <w:overflowPunct w:val="0"/>
              <w:spacing w:before="15"/>
              <w:ind w:left="171"/>
              <w:jc w:val="center"/>
            </w:pPr>
            <w:r>
              <w:rPr>
                <w:rFonts w:ascii="Verdana" w:hAnsi="Verdana" w:cs="Verdana"/>
                <w:sz w:val="18"/>
                <w:szCs w:val="18"/>
              </w:rPr>
              <w:t>6</w:t>
            </w:r>
          </w:p>
        </w:tc>
        <w:tc>
          <w:tcPr>
            <w:tcW w:w="7847" w:type="dxa"/>
            <w:tcBorders>
              <w:top w:val="nil"/>
              <w:left w:val="nil"/>
              <w:bottom w:val="nil"/>
              <w:right w:val="nil"/>
            </w:tcBorders>
          </w:tcPr>
          <w:p w14:paraId="6D11D047" w14:textId="77777777" w:rsidR="004E641E" w:rsidRDefault="004E641E" w:rsidP="00BC5AB9">
            <w:pPr>
              <w:pStyle w:val="TableParagraph"/>
              <w:kinsoku w:val="0"/>
              <w:overflowPunct w:val="0"/>
              <w:spacing w:before="15"/>
              <w:ind w:left="260"/>
            </w:pPr>
            <w:r>
              <w:rPr>
                <w:rFonts w:ascii="Verdana" w:hAnsi="Verdana" w:cs="Verdana"/>
                <w:sz w:val="18"/>
                <w:szCs w:val="18"/>
              </w:rPr>
              <w:t>2A</w:t>
            </w:r>
          </w:p>
        </w:tc>
      </w:tr>
      <w:tr w:rsidR="004E641E" w14:paraId="1DAF7031" w14:textId="77777777" w:rsidTr="00BC5AB9">
        <w:trPr>
          <w:trHeight w:hRule="exact" w:val="275"/>
        </w:trPr>
        <w:tc>
          <w:tcPr>
            <w:tcW w:w="1383" w:type="dxa"/>
            <w:tcBorders>
              <w:top w:val="nil"/>
              <w:left w:val="nil"/>
              <w:bottom w:val="nil"/>
              <w:right w:val="nil"/>
            </w:tcBorders>
          </w:tcPr>
          <w:p w14:paraId="69B0A70C" w14:textId="77777777" w:rsidR="004E641E" w:rsidRDefault="004E641E" w:rsidP="00BC5AB9">
            <w:pPr>
              <w:pStyle w:val="TableParagraph"/>
              <w:kinsoku w:val="0"/>
              <w:overflowPunct w:val="0"/>
              <w:spacing w:before="16"/>
              <w:ind w:left="171"/>
              <w:jc w:val="center"/>
            </w:pPr>
            <w:r>
              <w:rPr>
                <w:rFonts w:ascii="Verdana" w:hAnsi="Verdana" w:cs="Verdana"/>
                <w:sz w:val="18"/>
                <w:szCs w:val="18"/>
              </w:rPr>
              <w:t>7</w:t>
            </w:r>
          </w:p>
        </w:tc>
        <w:tc>
          <w:tcPr>
            <w:tcW w:w="7847" w:type="dxa"/>
            <w:tcBorders>
              <w:top w:val="nil"/>
              <w:left w:val="nil"/>
              <w:bottom w:val="nil"/>
              <w:right w:val="nil"/>
            </w:tcBorders>
          </w:tcPr>
          <w:p w14:paraId="39055C37" w14:textId="77777777" w:rsidR="004E641E" w:rsidRDefault="004E641E" w:rsidP="00BC5AB9">
            <w:pPr>
              <w:pStyle w:val="TableParagraph"/>
              <w:kinsoku w:val="0"/>
              <w:overflowPunct w:val="0"/>
              <w:spacing w:before="16"/>
              <w:ind w:left="260"/>
            </w:pPr>
            <w:r>
              <w:rPr>
                <w:rFonts w:ascii="Verdana" w:hAnsi="Verdana" w:cs="Verdana"/>
                <w:sz w:val="18"/>
                <w:szCs w:val="18"/>
              </w:rPr>
              <w:t>2B</w:t>
            </w:r>
          </w:p>
        </w:tc>
      </w:tr>
      <w:tr w:rsidR="004E641E" w14:paraId="2792C9A7" w14:textId="77777777" w:rsidTr="00BC5AB9">
        <w:trPr>
          <w:trHeight w:hRule="exact" w:val="275"/>
        </w:trPr>
        <w:tc>
          <w:tcPr>
            <w:tcW w:w="1383" w:type="dxa"/>
            <w:tcBorders>
              <w:top w:val="nil"/>
              <w:left w:val="nil"/>
              <w:bottom w:val="nil"/>
              <w:right w:val="nil"/>
            </w:tcBorders>
          </w:tcPr>
          <w:p w14:paraId="6E6FC2D7" w14:textId="77777777" w:rsidR="004E641E" w:rsidRDefault="004E641E" w:rsidP="00BC5AB9">
            <w:pPr>
              <w:pStyle w:val="TableParagraph"/>
              <w:kinsoku w:val="0"/>
              <w:overflowPunct w:val="0"/>
              <w:spacing w:before="14"/>
              <w:ind w:left="171"/>
              <w:jc w:val="center"/>
            </w:pPr>
            <w:r>
              <w:rPr>
                <w:rFonts w:ascii="Verdana" w:hAnsi="Verdana" w:cs="Verdana"/>
                <w:sz w:val="18"/>
                <w:szCs w:val="18"/>
              </w:rPr>
              <w:t>8</w:t>
            </w:r>
          </w:p>
        </w:tc>
        <w:tc>
          <w:tcPr>
            <w:tcW w:w="7847" w:type="dxa"/>
            <w:tcBorders>
              <w:top w:val="nil"/>
              <w:left w:val="nil"/>
              <w:bottom w:val="nil"/>
              <w:right w:val="nil"/>
            </w:tcBorders>
          </w:tcPr>
          <w:p w14:paraId="5092B767" w14:textId="77777777" w:rsidR="004E641E" w:rsidRDefault="004E641E" w:rsidP="00BC5AB9">
            <w:pPr>
              <w:pStyle w:val="TableParagraph"/>
              <w:kinsoku w:val="0"/>
              <w:overflowPunct w:val="0"/>
              <w:spacing w:before="14"/>
              <w:ind w:left="260"/>
            </w:pPr>
            <w:r>
              <w:rPr>
                <w:rFonts w:ascii="Verdana" w:hAnsi="Verdana" w:cs="Verdana"/>
                <w:sz w:val="18"/>
                <w:szCs w:val="18"/>
              </w:rPr>
              <w:t>2C</w:t>
            </w:r>
          </w:p>
        </w:tc>
      </w:tr>
      <w:tr w:rsidR="004E641E" w14:paraId="0D3B2F7E" w14:textId="77777777" w:rsidTr="00BC5AB9">
        <w:trPr>
          <w:trHeight w:hRule="exact" w:val="275"/>
        </w:trPr>
        <w:tc>
          <w:tcPr>
            <w:tcW w:w="1383" w:type="dxa"/>
            <w:tcBorders>
              <w:top w:val="nil"/>
              <w:left w:val="nil"/>
              <w:bottom w:val="nil"/>
              <w:right w:val="nil"/>
            </w:tcBorders>
          </w:tcPr>
          <w:p w14:paraId="454EE056" w14:textId="77777777" w:rsidR="004E641E" w:rsidRDefault="004E641E" w:rsidP="00BC5AB9">
            <w:pPr>
              <w:pStyle w:val="TableParagraph"/>
              <w:kinsoku w:val="0"/>
              <w:overflowPunct w:val="0"/>
              <w:spacing w:before="16"/>
              <w:ind w:left="171"/>
              <w:jc w:val="center"/>
            </w:pPr>
            <w:r>
              <w:rPr>
                <w:rFonts w:ascii="Verdana" w:hAnsi="Verdana" w:cs="Verdana"/>
                <w:sz w:val="18"/>
                <w:szCs w:val="18"/>
              </w:rPr>
              <w:t>9</w:t>
            </w:r>
          </w:p>
        </w:tc>
        <w:tc>
          <w:tcPr>
            <w:tcW w:w="7847" w:type="dxa"/>
            <w:tcBorders>
              <w:top w:val="nil"/>
              <w:left w:val="nil"/>
              <w:bottom w:val="nil"/>
              <w:right w:val="nil"/>
            </w:tcBorders>
          </w:tcPr>
          <w:p w14:paraId="7E0126D2" w14:textId="77777777" w:rsidR="004E641E" w:rsidRDefault="004E641E" w:rsidP="00BC5AB9">
            <w:pPr>
              <w:pStyle w:val="TableParagraph"/>
              <w:kinsoku w:val="0"/>
              <w:overflowPunct w:val="0"/>
              <w:spacing w:before="16"/>
              <w:ind w:left="260"/>
            </w:pPr>
            <w:r>
              <w:rPr>
                <w:rFonts w:ascii="Verdana" w:hAnsi="Verdana" w:cs="Verdana"/>
                <w:sz w:val="18"/>
                <w:szCs w:val="18"/>
              </w:rPr>
              <w:t>2D</w:t>
            </w:r>
          </w:p>
        </w:tc>
      </w:tr>
      <w:tr w:rsidR="004E641E" w14:paraId="74BDDDCF" w14:textId="77777777" w:rsidTr="00BC5AB9">
        <w:trPr>
          <w:trHeight w:hRule="exact" w:val="275"/>
        </w:trPr>
        <w:tc>
          <w:tcPr>
            <w:tcW w:w="1383" w:type="dxa"/>
            <w:tcBorders>
              <w:top w:val="nil"/>
              <w:left w:val="nil"/>
              <w:bottom w:val="nil"/>
              <w:right w:val="nil"/>
            </w:tcBorders>
          </w:tcPr>
          <w:p w14:paraId="3299A926" w14:textId="77777777" w:rsidR="004E641E" w:rsidRDefault="004E641E" w:rsidP="00BC5AB9">
            <w:pPr>
              <w:pStyle w:val="TableParagraph"/>
              <w:kinsoku w:val="0"/>
              <w:overflowPunct w:val="0"/>
              <w:spacing w:before="14"/>
              <w:ind w:left="176"/>
              <w:jc w:val="center"/>
            </w:pPr>
            <w:r>
              <w:rPr>
                <w:rFonts w:ascii="Verdana" w:hAnsi="Verdana" w:cs="Verdana"/>
                <w:sz w:val="18"/>
                <w:szCs w:val="18"/>
              </w:rPr>
              <w:t>10</w:t>
            </w:r>
          </w:p>
        </w:tc>
        <w:tc>
          <w:tcPr>
            <w:tcW w:w="7847" w:type="dxa"/>
            <w:tcBorders>
              <w:top w:val="nil"/>
              <w:left w:val="nil"/>
              <w:bottom w:val="nil"/>
              <w:right w:val="nil"/>
            </w:tcBorders>
          </w:tcPr>
          <w:p w14:paraId="4BFAEF5F" w14:textId="77777777" w:rsidR="004E641E" w:rsidRDefault="004E641E" w:rsidP="00BC5AB9">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4E641E" w14:paraId="0D76DB23" w14:textId="77777777" w:rsidTr="00BC5AB9">
        <w:trPr>
          <w:trHeight w:hRule="exact" w:val="275"/>
        </w:trPr>
        <w:tc>
          <w:tcPr>
            <w:tcW w:w="1383" w:type="dxa"/>
            <w:tcBorders>
              <w:top w:val="nil"/>
              <w:left w:val="nil"/>
              <w:bottom w:val="nil"/>
              <w:right w:val="nil"/>
            </w:tcBorders>
          </w:tcPr>
          <w:p w14:paraId="32F34749" w14:textId="77777777" w:rsidR="004E641E" w:rsidRDefault="004E641E" w:rsidP="00BC5AB9">
            <w:pPr>
              <w:pStyle w:val="TableParagraph"/>
              <w:kinsoku w:val="0"/>
              <w:overflowPunct w:val="0"/>
              <w:spacing w:before="16"/>
              <w:ind w:left="176"/>
              <w:jc w:val="center"/>
            </w:pPr>
            <w:r>
              <w:rPr>
                <w:rFonts w:ascii="Verdana" w:hAnsi="Verdana" w:cs="Verdana"/>
                <w:sz w:val="18"/>
                <w:szCs w:val="18"/>
              </w:rPr>
              <w:t>11</w:t>
            </w:r>
          </w:p>
        </w:tc>
        <w:tc>
          <w:tcPr>
            <w:tcW w:w="7847" w:type="dxa"/>
            <w:tcBorders>
              <w:top w:val="nil"/>
              <w:left w:val="nil"/>
              <w:bottom w:val="nil"/>
              <w:right w:val="nil"/>
            </w:tcBorders>
          </w:tcPr>
          <w:p w14:paraId="3A028360" w14:textId="77777777" w:rsidR="004E641E" w:rsidRDefault="004E641E" w:rsidP="00BC5AB9">
            <w:pPr>
              <w:pStyle w:val="TableParagraph"/>
              <w:kinsoku w:val="0"/>
              <w:overflowPunct w:val="0"/>
              <w:spacing w:before="16"/>
              <w:ind w:left="260"/>
            </w:pPr>
            <w:r>
              <w:rPr>
                <w:rFonts w:ascii="Verdana" w:hAnsi="Verdana" w:cs="Verdana"/>
                <w:sz w:val="18"/>
                <w:szCs w:val="18"/>
              </w:rPr>
              <w:t>3A</w:t>
            </w:r>
          </w:p>
        </w:tc>
      </w:tr>
      <w:tr w:rsidR="004E641E" w14:paraId="493E5A3F" w14:textId="77777777" w:rsidTr="00BC5AB9">
        <w:trPr>
          <w:trHeight w:hRule="exact" w:val="275"/>
        </w:trPr>
        <w:tc>
          <w:tcPr>
            <w:tcW w:w="1383" w:type="dxa"/>
            <w:tcBorders>
              <w:top w:val="nil"/>
              <w:left w:val="nil"/>
              <w:bottom w:val="nil"/>
              <w:right w:val="nil"/>
            </w:tcBorders>
          </w:tcPr>
          <w:p w14:paraId="23C1785A" w14:textId="77777777" w:rsidR="004E641E" w:rsidRDefault="004E641E" w:rsidP="00BC5AB9">
            <w:pPr>
              <w:pStyle w:val="TableParagraph"/>
              <w:kinsoku w:val="0"/>
              <w:overflowPunct w:val="0"/>
              <w:spacing w:before="14"/>
              <w:ind w:left="176"/>
              <w:jc w:val="center"/>
            </w:pPr>
            <w:r>
              <w:rPr>
                <w:rFonts w:ascii="Verdana" w:hAnsi="Verdana" w:cs="Verdana"/>
                <w:sz w:val="18"/>
                <w:szCs w:val="18"/>
              </w:rPr>
              <w:t>12</w:t>
            </w:r>
          </w:p>
        </w:tc>
        <w:tc>
          <w:tcPr>
            <w:tcW w:w="7847" w:type="dxa"/>
            <w:tcBorders>
              <w:top w:val="nil"/>
              <w:left w:val="nil"/>
              <w:bottom w:val="nil"/>
              <w:right w:val="nil"/>
            </w:tcBorders>
          </w:tcPr>
          <w:p w14:paraId="5032D5BB" w14:textId="77777777" w:rsidR="004E641E" w:rsidRDefault="004E641E" w:rsidP="00BC5AB9">
            <w:pPr>
              <w:pStyle w:val="TableParagraph"/>
              <w:kinsoku w:val="0"/>
              <w:overflowPunct w:val="0"/>
              <w:spacing w:before="14"/>
              <w:ind w:left="260"/>
            </w:pPr>
            <w:r>
              <w:rPr>
                <w:rFonts w:ascii="Verdana" w:hAnsi="Verdana" w:cs="Verdana"/>
                <w:sz w:val="18"/>
                <w:szCs w:val="18"/>
              </w:rPr>
              <w:t>3B</w:t>
            </w:r>
          </w:p>
        </w:tc>
      </w:tr>
      <w:tr w:rsidR="004E641E" w14:paraId="738BB47B" w14:textId="77777777" w:rsidTr="00BC5AB9">
        <w:trPr>
          <w:trHeight w:hRule="exact" w:val="275"/>
        </w:trPr>
        <w:tc>
          <w:tcPr>
            <w:tcW w:w="1383" w:type="dxa"/>
            <w:tcBorders>
              <w:top w:val="nil"/>
              <w:left w:val="nil"/>
              <w:bottom w:val="nil"/>
              <w:right w:val="nil"/>
            </w:tcBorders>
          </w:tcPr>
          <w:p w14:paraId="781911A1" w14:textId="77777777" w:rsidR="004E641E" w:rsidRDefault="004E641E" w:rsidP="00BC5AB9">
            <w:pPr>
              <w:pStyle w:val="TableParagraph"/>
              <w:kinsoku w:val="0"/>
              <w:overflowPunct w:val="0"/>
              <w:spacing w:before="16"/>
              <w:ind w:left="176"/>
              <w:jc w:val="center"/>
            </w:pPr>
            <w:r>
              <w:rPr>
                <w:rFonts w:ascii="Verdana" w:hAnsi="Verdana" w:cs="Verdana"/>
                <w:sz w:val="18"/>
                <w:szCs w:val="18"/>
              </w:rPr>
              <w:t>13</w:t>
            </w:r>
          </w:p>
        </w:tc>
        <w:tc>
          <w:tcPr>
            <w:tcW w:w="7847" w:type="dxa"/>
            <w:tcBorders>
              <w:top w:val="nil"/>
              <w:left w:val="nil"/>
              <w:bottom w:val="nil"/>
              <w:right w:val="nil"/>
            </w:tcBorders>
          </w:tcPr>
          <w:p w14:paraId="74C63928" w14:textId="77777777" w:rsidR="004E641E" w:rsidRDefault="004E641E" w:rsidP="00BC5AB9">
            <w:pPr>
              <w:pStyle w:val="TableParagraph"/>
              <w:kinsoku w:val="0"/>
              <w:overflowPunct w:val="0"/>
              <w:spacing w:before="16"/>
              <w:ind w:left="260"/>
            </w:pPr>
            <w:r>
              <w:rPr>
                <w:rFonts w:ascii="Verdana" w:hAnsi="Verdana" w:cs="Verdana"/>
                <w:sz w:val="18"/>
                <w:szCs w:val="18"/>
              </w:rPr>
              <w:t>3C</w:t>
            </w:r>
          </w:p>
        </w:tc>
      </w:tr>
      <w:tr w:rsidR="004E641E" w14:paraId="3F8B0A10" w14:textId="77777777" w:rsidTr="00BC5AB9">
        <w:trPr>
          <w:trHeight w:hRule="exact" w:val="275"/>
        </w:trPr>
        <w:tc>
          <w:tcPr>
            <w:tcW w:w="1383" w:type="dxa"/>
            <w:tcBorders>
              <w:top w:val="nil"/>
              <w:left w:val="nil"/>
              <w:bottom w:val="nil"/>
              <w:right w:val="nil"/>
            </w:tcBorders>
          </w:tcPr>
          <w:p w14:paraId="5197C3C0" w14:textId="77777777" w:rsidR="004E641E" w:rsidRDefault="004E641E" w:rsidP="00BC5AB9">
            <w:pPr>
              <w:pStyle w:val="TableParagraph"/>
              <w:kinsoku w:val="0"/>
              <w:overflowPunct w:val="0"/>
              <w:spacing w:before="14"/>
              <w:ind w:left="176"/>
              <w:jc w:val="center"/>
            </w:pPr>
            <w:r>
              <w:rPr>
                <w:rFonts w:ascii="Verdana" w:hAnsi="Verdana" w:cs="Verdana"/>
                <w:sz w:val="18"/>
                <w:szCs w:val="18"/>
              </w:rPr>
              <w:t>14</w:t>
            </w:r>
          </w:p>
        </w:tc>
        <w:tc>
          <w:tcPr>
            <w:tcW w:w="7847" w:type="dxa"/>
            <w:tcBorders>
              <w:top w:val="nil"/>
              <w:left w:val="nil"/>
              <w:bottom w:val="nil"/>
              <w:right w:val="nil"/>
            </w:tcBorders>
          </w:tcPr>
          <w:p w14:paraId="463D7A56" w14:textId="77777777" w:rsidR="004E641E" w:rsidRDefault="004E641E" w:rsidP="00BC5AB9">
            <w:pPr>
              <w:pStyle w:val="TableParagraph"/>
              <w:kinsoku w:val="0"/>
              <w:overflowPunct w:val="0"/>
              <w:spacing w:before="14"/>
              <w:ind w:left="260"/>
            </w:pPr>
            <w:r>
              <w:rPr>
                <w:rFonts w:ascii="Verdana" w:hAnsi="Verdana" w:cs="Verdana"/>
                <w:sz w:val="18"/>
                <w:szCs w:val="18"/>
              </w:rPr>
              <w:t>3D</w:t>
            </w:r>
          </w:p>
        </w:tc>
      </w:tr>
      <w:tr w:rsidR="004E641E" w14:paraId="4502F16D" w14:textId="77777777" w:rsidTr="00BC5AB9">
        <w:trPr>
          <w:trHeight w:hRule="exact" w:val="275"/>
        </w:trPr>
        <w:tc>
          <w:tcPr>
            <w:tcW w:w="1383" w:type="dxa"/>
            <w:tcBorders>
              <w:top w:val="nil"/>
              <w:left w:val="nil"/>
              <w:bottom w:val="nil"/>
              <w:right w:val="nil"/>
            </w:tcBorders>
          </w:tcPr>
          <w:p w14:paraId="540DD2F7" w14:textId="77777777" w:rsidR="004E641E" w:rsidRDefault="004E641E" w:rsidP="00BC5AB9">
            <w:pPr>
              <w:pStyle w:val="TableParagraph"/>
              <w:kinsoku w:val="0"/>
              <w:overflowPunct w:val="0"/>
              <w:spacing w:before="16"/>
              <w:ind w:left="176"/>
              <w:jc w:val="center"/>
            </w:pPr>
            <w:r>
              <w:rPr>
                <w:rFonts w:ascii="Verdana" w:hAnsi="Verdana" w:cs="Verdana"/>
                <w:sz w:val="18"/>
                <w:szCs w:val="18"/>
              </w:rPr>
              <w:t>15</w:t>
            </w:r>
          </w:p>
        </w:tc>
        <w:tc>
          <w:tcPr>
            <w:tcW w:w="7847" w:type="dxa"/>
            <w:tcBorders>
              <w:top w:val="nil"/>
              <w:left w:val="nil"/>
              <w:bottom w:val="nil"/>
              <w:right w:val="nil"/>
            </w:tcBorders>
          </w:tcPr>
          <w:p w14:paraId="31632EB0" w14:textId="77777777" w:rsidR="004E641E" w:rsidRDefault="004E641E" w:rsidP="00BC5AB9">
            <w:pPr>
              <w:pStyle w:val="TableParagraph"/>
              <w:kinsoku w:val="0"/>
              <w:overflowPunct w:val="0"/>
              <w:spacing w:before="16"/>
              <w:ind w:left="260"/>
            </w:pPr>
            <w:proofErr w:type="spellStart"/>
            <w:r>
              <w:rPr>
                <w:rFonts w:ascii="Verdana" w:hAnsi="Verdana" w:cs="Verdana"/>
                <w:spacing w:val="-1"/>
                <w:sz w:val="18"/>
                <w:szCs w:val="18"/>
              </w:rPr>
              <w:t>Reserved</w:t>
            </w:r>
            <w:proofErr w:type="spellEnd"/>
          </w:p>
        </w:tc>
      </w:tr>
      <w:tr w:rsidR="004E641E" w14:paraId="382346F3" w14:textId="77777777" w:rsidTr="00BC5AB9">
        <w:trPr>
          <w:trHeight w:hRule="exact" w:val="275"/>
        </w:trPr>
        <w:tc>
          <w:tcPr>
            <w:tcW w:w="1383" w:type="dxa"/>
            <w:tcBorders>
              <w:top w:val="nil"/>
              <w:left w:val="nil"/>
              <w:bottom w:val="nil"/>
              <w:right w:val="nil"/>
            </w:tcBorders>
          </w:tcPr>
          <w:p w14:paraId="1CF4B41F" w14:textId="77777777" w:rsidR="004E641E" w:rsidRDefault="004E641E" w:rsidP="00BC5AB9">
            <w:pPr>
              <w:pStyle w:val="TableParagraph"/>
              <w:kinsoku w:val="0"/>
              <w:overflowPunct w:val="0"/>
              <w:spacing w:before="14"/>
              <w:ind w:left="176"/>
              <w:jc w:val="center"/>
            </w:pPr>
            <w:r>
              <w:rPr>
                <w:rFonts w:ascii="Verdana" w:hAnsi="Verdana" w:cs="Verdana"/>
                <w:sz w:val="18"/>
                <w:szCs w:val="18"/>
              </w:rPr>
              <w:t>16</w:t>
            </w:r>
          </w:p>
        </w:tc>
        <w:tc>
          <w:tcPr>
            <w:tcW w:w="7847" w:type="dxa"/>
            <w:tcBorders>
              <w:top w:val="nil"/>
              <w:left w:val="nil"/>
              <w:bottom w:val="nil"/>
              <w:right w:val="nil"/>
            </w:tcBorders>
          </w:tcPr>
          <w:p w14:paraId="72AED4B6" w14:textId="77777777" w:rsidR="004E641E" w:rsidRDefault="004E641E" w:rsidP="00BC5AB9">
            <w:pPr>
              <w:pStyle w:val="TableParagraph"/>
              <w:kinsoku w:val="0"/>
              <w:overflowPunct w:val="0"/>
              <w:spacing w:before="14"/>
              <w:ind w:left="260"/>
            </w:pPr>
            <w:r>
              <w:rPr>
                <w:rFonts w:ascii="Verdana" w:hAnsi="Verdana" w:cs="Verdana"/>
                <w:sz w:val="18"/>
                <w:szCs w:val="18"/>
              </w:rPr>
              <w:t>4A</w:t>
            </w:r>
          </w:p>
        </w:tc>
      </w:tr>
      <w:tr w:rsidR="004E641E" w14:paraId="62A679DB" w14:textId="77777777" w:rsidTr="00BC5AB9">
        <w:trPr>
          <w:trHeight w:hRule="exact" w:val="275"/>
        </w:trPr>
        <w:tc>
          <w:tcPr>
            <w:tcW w:w="1383" w:type="dxa"/>
            <w:tcBorders>
              <w:top w:val="nil"/>
              <w:left w:val="nil"/>
              <w:bottom w:val="nil"/>
              <w:right w:val="nil"/>
            </w:tcBorders>
          </w:tcPr>
          <w:p w14:paraId="3C65A36E" w14:textId="77777777" w:rsidR="004E641E" w:rsidRDefault="004E641E" w:rsidP="00BC5AB9">
            <w:pPr>
              <w:pStyle w:val="TableParagraph"/>
              <w:kinsoku w:val="0"/>
              <w:overflowPunct w:val="0"/>
              <w:spacing w:before="16"/>
              <w:ind w:left="176"/>
              <w:jc w:val="center"/>
            </w:pPr>
            <w:r>
              <w:rPr>
                <w:rFonts w:ascii="Verdana" w:hAnsi="Verdana" w:cs="Verdana"/>
                <w:sz w:val="18"/>
                <w:szCs w:val="18"/>
              </w:rPr>
              <w:t>17</w:t>
            </w:r>
          </w:p>
        </w:tc>
        <w:tc>
          <w:tcPr>
            <w:tcW w:w="7847" w:type="dxa"/>
            <w:tcBorders>
              <w:top w:val="nil"/>
              <w:left w:val="nil"/>
              <w:bottom w:val="nil"/>
              <w:right w:val="nil"/>
            </w:tcBorders>
          </w:tcPr>
          <w:p w14:paraId="223B93EC" w14:textId="77777777" w:rsidR="004E641E" w:rsidRDefault="004E641E" w:rsidP="00BC5AB9">
            <w:pPr>
              <w:pStyle w:val="TableParagraph"/>
              <w:kinsoku w:val="0"/>
              <w:overflowPunct w:val="0"/>
              <w:spacing w:before="16"/>
              <w:ind w:left="260"/>
            </w:pPr>
            <w:r>
              <w:rPr>
                <w:rFonts w:ascii="Verdana" w:hAnsi="Verdana" w:cs="Verdana"/>
                <w:sz w:val="18"/>
                <w:szCs w:val="18"/>
              </w:rPr>
              <w:t>4B</w:t>
            </w:r>
          </w:p>
        </w:tc>
      </w:tr>
      <w:tr w:rsidR="004E641E" w14:paraId="3668A91E" w14:textId="77777777" w:rsidTr="00BC5AB9">
        <w:trPr>
          <w:trHeight w:hRule="exact" w:val="275"/>
        </w:trPr>
        <w:tc>
          <w:tcPr>
            <w:tcW w:w="1383" w:type="dxa"/>
            <w:tcBorders>
              <w:top w:val="nil"/>
              <w:left w:val="nil"/>
              <w:bottom w:val="nil"/>
              <w:right w:val="nil"/>
            </w:tcBorders>
          </w:tcPr>
          <w:p w14:paraId="279DBE72" w14:textId="77777777" w:rsidR="004E641E" w:rsidRDefault="004E641E" w:rsidP="00BC5AB9">
            <w:pPr>
              <w:pStyle w:val="TableParagraph"/>
              <w:kinsoku w:val="0"/>
              <w:overflowPunct w:val="0"/>
              <w:spacing w:before="14"/>
              <w:ind w:left="176"/>
              <w:jc w:val="center"/>
            </w:pPr>
            <w:r>
              <w:rPr>
                <w:rFonts w:ascii="Verdana" w:hAnsi="Verdana" w:cs="Verdana"/>
                <w:sz w:val="18"/>
                <w:szCs w:val="18"/>
              </w:rPr>
              <w:t>18</w:t>
            </w:r>
          </w:p>
        </w:tc>
        <w:tc>
          <w:tcPr>
            <w:tcW w:w="7847" w:type="dxa"/>
            <w:tcBorders>
              <w:top w:val="nil"/>
              <w:left w:val="nil"/>
              <w:bottom w:val="nil"/>
              <w:right w:val="nil"/>
            </w:tcBorders>
          </w:tcPr>
          <w:p w14:paraId="699FE6DD" w14:textId="77777777" w:rsidR="004E641E" w:rsidRDefault="004E641E" w:rsidP="00BC5AB9">
            <w:pPr>
              <w:pStyle w:val="TableParagraph"/>
              <w:kinsoku w:val="0"/>
              <w:overflowPunct w:val="0"/>
              <w:spacing w:before="14"/>
              <w:ind w:left="260"/>
            </w:pPr>
            <w:r>
              <w:rPr>
                <w:rFonts w:ascii="Verdana" w:hAnsi="Verdana" w:cs="Verdana"/>
                <w:sz w:val="18"/>
                <w:szCs w:val="18"/>
              </w:rPr>
              <w:t>4C</w:t>
            </w:r>
          </w:p>
        </w:tc>
      </w:tr>
      <w:tr w:rsidR="004E641E" w14:paraId="1F9728EB" w14:textId="77777777" w:rsidTr="00BC5AB9">
        <w:trPr>
          <w:trHeight w:hRule="exact" w:val="275"/>
        </w:trPr>
        <w:tc>
          <w:tcPr>
            <w:tcW w:w="1383" w:type="dxa"/>
            <w:tcBorders>
              <w:top w:val="nil"/>
              <w:left w:val="nil"/>
              <w:bottom w:val="nil"/>
              <w:right w:val="nil"/>
            </w:tcBorders>
          </w:tcPr>
          <w:p w14:paraId="682CAEE6" w14:textId="77777777" w:rsidR="004E641E" w:rsidRDefault="004E641E" w:rsidP="00BC5AB9">
            <w:pPr>
              <w:pStyle w:val="TableParagraph"/>
              <w:kinsoku w:val="0"/>
              <w:overflowPunct w:val="0"/>
              <w:spacing w:before="16"/>
              <w:ind w:left="176"/>
              <w:jc w:val="center"/>
            </w:pPr>
            <w:r>
              <w:rPr>
                <w:rFonts w:ascii="Verdana" w:hAnsi="Verdana" w:cs="Verdana"/>
                <w:sz w:val="18"/>
                <w:szCs w:val="18"/>
              </w:rPr>
              <w:t>19</w:t>
            </w:r>
          </w:p>
        </w:tc>
        <w:tc>
          <w:tcPr>
            <w:tcW w:w="7847" w:type="dxa"/>
            <w:tcBorders>
              <w:top w:val="nil"/>
              <w:left w:val="nil"/>
              <w:bottom w:val="nil"/>
              <w:right w:val="nil"/>
            </w:tcBorders>
          </w:tcPr>
          <w:p w14:paraId="153EA6F1" w14:textId="77777777" w:rsidR="004E641E" w:rsidRDefault="004E641E" w:rsidP="00BC5AB9">
            <w:pPr>
              <w:pStyle w:val="TableParagraph"/>
              <w:kinsoku w:val="0"/>
              <w:overflowPunct w:val="0"/>
              <w:spacing w:before="16"/>
              <w:ind w:left="260"/>
            </w:pPr>
            <w:r>
              <w:rPr>
                <w:rFonts w:ascii="Verdana" w:hAnsi="Verdana" w:cs="Verdana"/>
                <w:sz w:val="18"/>
                <w:szCs w:val="18"/>
              </w:rPr>
              <w:t>4D</w:t>
            </w:r>
          </w:p>
        </w:tc>
      </w:tr>
      <w:tr w:rsidR="004E641E" w14:paraId="1E7CA981" w14:textId="77777777" w:rsidTr="00BC5AB9">
        <w:trPr>
          <w:trHeight w:hRule="exact" w:val="275"/>
        </w:trPr>
        <w:tc>
          <w:tcPr>
            <w:tcW w:w="1383" w:type="dxa"/>
            <w:tcBorders>
              <w:top w:val="nil"/>
              <w:left w:val="nil"/>
              <w:bottom w:val="nil"/>
              <w:right w:val="nil"/>
            </w:tcBorders>
          </w:tcPr>
          <w:p w14:paraId="05099026" w14:textId="77777777" w:rsidR="004E641E" w:rsidRDefault="004E641E" w:rsidP="00BC5AB9">
            <w:pPr>
              <w:pStyle w:val="TableParagraph"/>
              <w:kinsoku w:val="0"/>
              <w:overflowPunct w:val="0"/>
              <w:spacing w:before="14"/>
              <w:ind w:left="176"/>
              <w:jc w:val="center"/>
            </w:pPr>
            <w:r>
              <w:rPr>
                <w:rFonts w:ascii="Verdana" w:hAnsi="Verdana" w:cs="Verdana"/>
                <w:sz w:val="18"/>
                <w:szCs w:val="18"/>
              </w:rPr>
              <w:t>20</w:t>
            </w:r>
          </w:p>
        </w:tc>
        <w:tc>
          <w:tcPr>
            <w:tcW w:w="7847" w:type="dxa"/>
            <w:tcBorders>
              <w:top w:val="nil"/>
              <w:left w:val="nil"/>
              <w:bottom w:val="nil"/>
              <w:right w:val="nil"/>
            </w:tcBorders>
          </w:tcPr>
          <w:p w14:paraId="5AEBADF0" w14:textId="77777777" w:rsidR="004E641E" w:rsidRDefault="004E641E" w:rsidP="00BC5AB9">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4E641E" w14:paraId="3420D452" w14:textId="77777777" w:rsidTr="00BC5AB9">
        <w:trPr>
          <w:trHeight w:hRule="exact" w:val="275"/>
        </w:trPr>
        <w:tc>
          <w:tcPr>
            <w:tcW w:w="1383" w:type="dxa"/>
            <w:tcBorders>
              <w:top w:val="nil"/>
              <w:left w:val="nil"/>
              <w:bottom w:val="nil"/>
              <w:right w:val="nil"/>
            </w:tcBorders>
          </w:tcPr>
          <w:p w14:paraId="2F7F811F" w14:textId="77777777" w:rsidR="004E641E" w:rsidRDefault="004E641E" w:rsidP="00BC5AB9">
            <w:pPr>
              <w:pStyle w:val="TableParagraph"/>
              <w:kinsoku w:val="0"/>
              <w:overflowPunct w:val="0"/>
              <w:spacing w:before="16"/>
              <w:ind w:left="176"/>
              <w:jc w:val="center"/>
            </w:pPr>
            <w:r>
              <w:rPr>
                <w:rFonts w:ascii="Verdana" w:hAnsi="Verdana" w:cs="Verdana"/>
                <w:sz w:val="18"/>
                <w:szCs w:val="18"/>
              </w:rPr>
              <w:t>21</w:t>
            </w:r>
          </w:p>
        </w:tc>
        <w:tc>
          <w:tcPr>
            <w:tcW w:w="7847" w:type="dxa"/>
            <w:tcBorders>
              <w:top w:val="nil"/>
              <w:left w:val="nil"/>
              <w:bottom w:val="nil"/>
              <w:right w:val="nil"/>
            </w:tcBorders>
          </w:tcPr>
          <w:p w14:paraId="49895223" w14:textId="77777777" w:rsidR="004E641E" w:rsidRDefault="004E641E" w:rsidP="00BC5AB9">
            <w:pPr>
              <w:pStyle w:val="TableParagraph"/>
              <w:kinsoku w:val="0"/>
              <w:overflowPunct w:val="0"/>
              <w:spacing w:before="16"/>
              <w:ind w:left="260"/>
            </w:pPr>
            <w:r>
              <w:rPr>
                <w:rFonts w:ascii="Verdana" w:hAnsi="Verdana" w:cs="Verdana"/>
                <w:sz w:val="18"/>
                <w:szCs w:val="18"/>
              </w:rPr>
              <w:t>5A</w:t>
            </w:r>
          </w:p>
        </w:tc>
      </w:tr>
      <w:tr w:rsidR="004E641E" w14:paraId="7C3711D8" w14:textId="77777777" w:rsidTr="00BC5AB9">
        <w:trPr>
          <w:trHeight w:hRule="exact" w:val="275"/>
        </w:trPr>
        <w:tc>
          <w:tcPr>
            <w:tcW w:w="1383" w:type="dxa"/>
            <w:tcBorders>
              <w:top w:val="nil"/>
              <w:left w:val="nil"/>
              <w:bottom w:val="nil"/>
              <w:right w:val="nil"/>
            </w:tcBorders>
          </w:tcPr>
          <w:p w14:paraId="6A7E0BD4" w14:textId="77777777" w:rsidR="004E641E" w:rsidRDefault="004E641E" w:rsidP="00BC5AB9">
            <w:pPr>
              <w:pStyle w:val="TableParagraph"/>
              <w:kinsoku w:val="0"/>
              <w:overflowPunct w:val="0"/>
              <w:spacing w:before="14"/>
              <w:ind w:left="176"/>
              <w:jc w:val="center"/>
            </w:pPr>
            <w:r>
              <w:rPr>
                <w:rFonts w:ascii="Verdana" w:hAnsi="Verdana" w:cs="Verdana"/>
                <w:sz w:val="18"/>
                <w:szCs w:val="18"/>
              </w:rPr>
              <w:t>22</w:t>
            </w:r>
          </w:p>
        </w:tc>
        <w:tc>
          <w:tcPr>
            <w:tcW w:w="7847" w:type="dxa"/>
            <w:tcBorders>
              <w:top w:val="nil"/>
              <w:left w:val="nil"/>
              <w:bottom w:val="nil"/>
              <w:right w:val="nil"/>
            </w:tcBorders>
          </w:tcPr>
          <w:p w14:paraId="0098AD25" w14:textId="77777777" w:rsidR="004E641E" w:rsidRDefault="004E641E" w:rsidP="00BC5AB9">
            <w:pPr>
              <w:pStyle w:val="TableParagraph"/>
              <w:kinsoku w:val="0"/>
              <w:overflowPunct w:val="0"/>
              <w:spacing w:before="14"/>
              <w:ind w:left="260"/>
            </w:pPr>
            <w:r>
              <w:rPr>
                <w:rFonts w:ascii="Verdana" w:hAnsi="Verdana" w:cs="Verdana"/>
                <w:sz w:val="18"/>
                <w:szCs w:val="18"/>
              </w:rPr>
              <w:t>5B</w:t>
            </w:r>
          </w:p>
        </w:tc>
      </w:tr>
      <w:tr w:rsidR="004E641E" w14:paraId="7F3976B8" w14:textId="77777777" w:rsidTr="00BC5AB9">
        <w:trPr>
          <w:trHeight w:hRule="exact" w:val="275"/>
        </w:trPr>
        <w:tc>
          <w:tcPr>
            <w:tcW w:w="1383" w:type="dxa"/>
            <w:tcBorders>
              <w:top w:val="nil"/>
              <w:left w:val="nil"/>
              <w:bottom w:val="nil"/>
              <w:right w:val="nil"/>
            </w:tcBorders>
          </w:tcPr>
          <w:p w14:paraId="67B48E84" w14:textId="77777777" w:rsidR="004E641E" w:rsidRDefault="004E641E" w:rsidP="00BC5AB9">
            <w:pPr>
              <w:pStyle w:val="TableParagraph"/>
              <w:kinsoku w:val="0"/>
              <w:overflowPunct w:val="0"/>
              <w:spacing w:before="16"/>
              <w:ind w:left="176"/>
              <w:jc w:val="center"/>
            </w:pPr>
            <w:r>
              <w:rPr>
                <w:rFonts w:ascii="Verdana" w:hAnsi="Verdana" w:cs="Verdana"/>
                <w:sz w:val="18"/>
                <w:szCs w:val="18"/>
              </w:rPr>
              <w:t>23</w:t>
            </w:r>
          </w:p>
        </w:tc>
        <w:tc>
          <w:tcPr>
            <w:tcW w:w="7847" w:type="dxa"/>
            <w:tcBorders>
              <w:top w:val="nil"/>
              <w:left w:val="nil"/>
              <w:bottom w:val="nil"/>
              <w:right w:val="nil"/>
            </w:tcBorders>
          </w:tcPr>
          <w:p w14:paraId="14CC5DDC" w14:textId="77777777" w:rsidR="004E641E" w:rsidRDefault="004E641E" w:rsidP="00BC5AB9">
            <w:pPr>
              <w:pStyle w:val="TableParagraph"/>
              <w:kinsoku w:val="0"/>
              <w:overflowPunct w:val="0"/>
              <w:spacing w:before="16"/>
              <w:ind w:left="260"/>
            </w:pPr>
            <w:r>
              <w:rPr>
                <w:rFonts w:ascii="Verdana" w:hAnsi="Verdana" w:cs="Verdana"/>
                <w:sz w:val="18"/>
                <w:szCs w:val="18"/>
              </w:rPr>
              <w:t>5C</w:t>
            </w:r>
          </w:p>
        </w:tc>
      </w:tr>
      <w:tr w:rsidR="004E641E" w14:paraId="538EC7BF" w14:textId="77777777" w:rsidTr="00BC5AB9">
        <w:trPr>
          <w:trHeight w:hRule="exact" w:val="274"/>
        </w:trPr>
        <w:tc>
          <w:tcPr>
            <w:tcW w:w="1383" w:type="dxa"/>
            <w:tcBorders>
              <w:top w:val="nil"/>
              <w:left w:val="nil"/>
              <w:bottom w:val="nil"/>
              <w:right w:val="nil"/>
            </w:tcBorders>
          </w:tcPr>
          <w:p w14:paraId="5A8C5AB7" w14:textId="77777777" w:rsidR="004E641E" w:rsidRDefault="004E641E" w:rsidP="00BC5AB9">
            <w:pPr>
              <w:pStyle w:val="TableParagraph"/>
              <w:kinsoku w:val="0"/>
              <w:overflowPunct w:val="0"/>
              <w:spacing w:before="14"/>
              <w:ind w:left="176"/>
              <w:jc w:val="center"/>
            </w:pPr>
            <w:r>
              <w:rPr>
                <w:rFonts w:ascii="Verdana" w:hAnsi="Verdana" w:cs="Verdana"/>
                <w:sz w:val="18"/>
                <w:szCs w:val="18"/>
              </w:rPr>
              <w:t>24</w:t>
            </w:r>
          </w:p>
        </w:tc>
        <w:tc>
          <w:tcPr>
            <w:tcW w:w="7847" w:type="dxa"/>
            <w:tcBorders>
              <w:top w:val="nil"/>
              <w:left w:val="nil"/>
              <w:bottom w:val="nil"/>
              <w:right w:val="nil"/>
            </w:tcBorders>
          </w:tcPr>
          <w:p w14:paraId="558111A5" w14:textId="77777777" w:rsidR="004E641E" w:rsidRDefault="004E641E" w:rsidP="00BC5AB9">
            <w:pPr>
              <w:pStyle w:val="TableParagraph"/>
              <w:kinsoku w:val="0"/>
              <w:overflowPunct w:val="0"/>
              <w:spacing w:before="14"/>
              <w:ind w:left="260"/>
            </w:pPr>
            <w:r>
              <w:rPr>
                <w:rFonts w:ascii="Verdana" w:hAnsi="Verdana" w:cs="Verdana"/>
                <w:sz w:val="18"/>
                <w:szCs w:val="18"/>
              </w:rPr>
              <w:t>5D</w:t>
            </w:r>
          </w:p>
        </w:tc>
      </w:tr>
      <w:tr w:rsidR="004E641E" w14:paraId="7624625C" w14:textId="77777777" w:rsidTr="00BC5AB9">
        <w:trPr>
          <w:trHeight w:hRule="exact" w:val="275"/>
        </w:trPr>
        <w:tc>
          <w:tcPr>
            <w:tcW w:w="1383" w:type="dxa"/>
            <w:tcBorders>
              <w:top w:val="nil"/>
              <w:left w:val="nil"/>
              <w:bottom w:val="nil"/>
              <w:right w:val="nil"/>
            </w:tcBorders>
          </w:tcPr>
          <w:p w14:paraId="2791DE4D" w14:textId="77777777" w:rsidR="004E641E" w:rsidRDefault="004E641E" w:rsidP="00BC5AB9">
            <w:pPr>
              <w:pStyle w:val="TableParagraph"/>
              <w:kinsoku w:val="0"/>
              <w:overflowPunct w:val="0"/>
              <w:spacing w:before="14"/>
              <w:ind w:left="176"/>
              <w:jc w:val="center"/>
            </w:pPr>
            <w:r>
              <w:rPr>
                <w:rFonts w:ascii="Verdana" w:hAnsi="Verdana" w:cs="Verdana"/>
                <w:sz w:val="18"/>
                <w:szCs w:val="18"/>
              </w:rPr>
              <w:t>25</w:t>
            </w:r>
          </w:p>
        </w:tc>
        <w:tc>
          <w:tcPr>
            <w:tcW w:w="7847" w:type="dxa"/>
            <w:tcBorders>
              <w:top w:val="nil"/>
              <w:left w:val="nil"/>
              <w:bottom w:val="nil"/>
              <w:right w:val="nil"/>
            </w:tcBorders>
          </w:tcPr>
          <w:p w14:paraId="220A09BD" w14:textId="77777777" w:rsidR="004E641E" w:rsidRDefault="004E641E" w:rsidP="00BC5AB9">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r w:rsidR="004E641E" w14:paraId="0FD82A38" w14:textId="77777777" w:rsidTr="00BC5AB9">
        <w:trPr>
          <w:trHeight w:hRule="exact" w:val="275"/>
        </w:trPr>
        <w:tc>
          <w:tcPr>
            <w:tcW w:w="1383" w:type="dxa"/>
            <w:tcBorders>
              <w:top w:val="nil"/>
              <w:left w:val="nil"/>
              <w:bottom w:val="nil"/>
              <w:right w:val="nil"/>
            </w:tcBorders>
          </w:tcPr>
          <w:p w14:paraId="6CDE674B" w14:textId="77777777" w:rsidR="004E641E" w:rsidRDefault="004E641E" w:rsidP="00BC5AB9">
            <w:pPr>
              <w:pStyle w:val="TableParagraph"/>
              <w:kinsoku w:val="0"/>
              <w:overflowPunct w:val="0"/>
              <w:spacing w:before="16"/>
              <w:ind w:left="176"/>
              <w:jc w:val="center"/>
            </w:pPr>
            <w:r>
              <w:rPr>
                <w:rFonts w:ascii="Verdana" w:hAnsi="Verdana" w:cs="Verdana"/>
                <w:sz w:val="18"/>
                <w:szCs w:val="18"/>
              </w:rPr>
              <w:t>26</w:t>
            </w:r>
          </w:p>
        </w:tc>
        <w:tc>
          <w:tcPr>
            <w:tcW w:w="7847" w:type="dxa"/>
            <w:tcBorders>
              <w:top w:val="nil"/>
              <w:left w:val="nil"/>
              <w:bottom w:val="nil"/>
              <w:right w:val="nil"/>
            </w:tcBorders>
          </w:tcPr>
          <w:p w14:paraId="2B2D9C76" w14:textId="77777777" w:rsidR="004E641E" w:rsidRDefault="004E641E" w:rsidP="00BC5AB9">
            <w:pPr>
              <w:pStyle w:val="TableParagraph"/>
              <w:kinsoku w:val="0"/>
              <w:overflowPunct w:val="0"/>
              <w:spacing w:before="16"/>
              <w:ind w:left="260"/>
            </w:pPr>
            <w:r>
              <w:rPr>
                <w:rFonts w:ascii="Verdana" w:hAnsi="Verdana" w:cs="Verdana"/>
                <w:sz w:val="18"/>
                <w:szCs w:val="18"/>
              </w:rPr>
              <w:t>1</w:t>
            </w:r>
          </w:p>
        </w:tc>
      </w:tr>
      <w:tr w:rsidR="004E641E" w14:paraId="2E06CED3" w14:textId="77777777" w:rsidTr="00BC5AB9">
        <w:trPr>
          <w:trHeight w:hRule="exact" w:val="275"/>
        </w:trPr>
        <w:tc>
          <w:tcPr>
            <w:tcW w:w="1383" w:type="dxa"/>
            <w:tcBorders>
              <w:top w:val="nil"/>
              <w:left w:val="nil"/>
              <w:bottom w:val="nil"/>
              <w:right w:val="nil"/>
            </w:tcBorders>
          </w:tcPr>
          <w:p w14:paraId="72D86787" w14:textId="77777777" w:rsidR="004E641E" w:rsidRDefault="004E641E" w:rsidP="00BC5AB9">
            <w:pPr>
              <w:pStyle w:val="TableParagraph"/>
              <w:kinsoku w:val="0"/>
              <w:overflowPunct w:val="0"/>
              <w:spacing w:before="14"/>
              <w:ind w:left="176"/>
              <w:jc w:val="center"/>
            </w:pPr>
            <w:r>
              <w:rPr>
                <w:rFonts w:ascii="Verdana" w:hAnsi="Verdana" w:cs="Verdana"/>
                <w:sz w:val="18"/>
                <w:szCs w:val="18"/>
              </w:rPr>
              <w:t>27</w:t>
            </w:r>
          </w:p>
        </w:tc>
        <w:tc>
          <w:tcPr>
            <w:tcW w:w="7847" w:type="dxa"/>
            <w:tcBorders>
              <w:top w:val="nil"/>
              <w:left w:val="nil"/>
              <w:bottom w:val="nil"/>
              <w:right w:val="nil"/>
            </w:tcBorders>
          </w:tcPr>
          <w:p w14:paraId="7308A74B" w14:textId="77777777" w:rsidR="004E641E" w:rsidRDefault="004E641E" w:rsidP="00BC5AB9">
            <w:pPr>
              <w:pStyle w:val="TableParagraph"/>
              <w:kinsoku w:val="0"/>
              <w:overflowPunct w:val="0"/>
              <w:spacing w:before="14"/>
              <w:ind w:left="260"/>
            </w:pPr>
            <w:r>
              <w:rPr>
                <w:rFonts w:ascii="Verdana" w:hAnsi="Verdana" w:cs="Verdana"/>
                <w:sz w:val="18"/>
                <w:szCs w:val="18"/>
              </w:rPr>
              <w:t>2</w:t>
            </w:r>
          </w:p>
        </w:tc>
      </w:tr>
      <w:tr w:rsidR="004E641E" w14:paraId="2305E265" w14:textId="77777777" w:rsidTr="00BC5AB9">
        <w:trPr>
          <w:trHeight w:hRule="exact" w:val="275"/>
        </w:trPr>
        <w:tc>
          <w:tcPr>
            <w:tcW w:w="1383" w:type="dxa"/>
            <w:tcBorders>
              <w:top w:val="nil"/>
              <w:left w:val="nil"/>
              <w:bottom w:val="nil"/>
              <w:right w:val="nil"/>
            </w:tcBorders>
          </w:tcPr>
          <w:p w14:paraId="563941C1" w14:textId="77777777" w:rsidR="004E641E" w:rsidRDefault="004E641E" w:rsidP="00BC5AB9">
            <w:pPr>
              <w:pStyle w:val="TableParagraph"/>
              <w:kinsoku w:val="0"/>
              <w:overflowPunct w:val="0"/>
              <w:spacing w:before="16"/>
              <w:ind w:left="176"/>
              <w:jc w:val="center"/>
            </w:pPr>
            <w:r>
              <w:rPr>
                <w:rFonts w:ascii="Verdana" w:hAnsi="Verdana" w:cs="Verdana"/>
                <w:sz w:val="18"/>
                <w:szCs w:val="18"/>
              </w:rPr>
              <w:t>28</w:t>
            </w:r>
          </w:p>
        </w:tc>
        <w:tc>
          <w:tcPr>
            <w:tcW w:w="7847" w:type="dxa"/>
            <w:tcBorders>
              <w:top w:val="nil"/>
              <w:left w:val="nil"/>
              <w:bottom w:val="nil"/>
              <w:right w:val="nil"/>
            </w:tcBorders>
          </w:tcPr>
          <w:p w14:paraId="6D9C5F6E" w14:textId="77777777" w:rsidR="004E641E" w:rsidRDefault="004E641E" w:rsidP="00BC5AB9">
            <w:pPr>
              <w:pStyle w:val="TableParagraph"/>
              <w:kinsoku w:val="0"/>
              <w:overflowPunct w:val="0"/>
              <w:spacing w:before="16"/>
              <w:ind w:left="260"/>
            </w:pPr>
            <w:r>
              <w:rPr>
                <w:rFonts w:ascii="Verdana" w:hAnsi="Verdana" w:cs="Verdana"/>
                <w:sz w:val="18"/>
                <w:szCs w:val="18"/>
              </w:rPr>
              <w:t>3</w:t>
            </w:r>
          </w:p>
        </w:tc>
      </w:tr>
      <w:tr w:rsidR="004E641E" w14:paraId="78102372" w14:textId="77777777" w:rsidTr="00BC5AB9">
        <w:trPr>
          <w:trHeight w:hRule="exact" w:val="275"/>
        </w:trPr>
        <w:tc>
          <w:tcPr>
            <w:tcW w:w="1383" w:type="dxa"/>
            <w:tcBorders>
              <w:top w:val="nil"/>
              <w:left w:val="nil"/>
              <w:bottom w:val="nil"/>
              <w:right w:val="nil"/>
            </w:tcBorders>
          </w:tcPr>
          <w:p w14:paraId="33CAF1AB" w14:textId="77777777" w:rsidR="004E641E" w:rsidRDefault="004E641E" w:rsidP="00BC5AB9">
            <w:pPr>
              <w:pStyle w:val="TableParagraph"/>
              <w:kinsoku w:val="0"/>
              <w:overflowPunct w:val="0"/>
              <w:spacing w:before="15"/>
              <w:ind w:left="176"/>
              <w:jc w:val="center"/>
            </w:pPr>
            <w:r>
              <w:rPr>
                <w:rFonts w:ascii="Verdana" w:hAnsi="Verdana" w:cs="Verdana"/>
                <w:sz w:val="18"/>
                <w:szCs w:val="18"/>
              </w:rPr>
              <w:t>29</w:t>
            </w:r>
          </w:p>
        </w:tc>
        <w:tc>
          <w:tcPr>
            <w:tcW w:w="7847" w:type="dxa"/>
            <w:tcBorders>
              <w:top w:val="nil"/>
              <w:left w:val="nil"/>
              <w:bottom w:val="nil"/>
              <w:right w:val="nil"/>
            </w:tcBorders>
          </w:tcPr>
          <w:p w14:paraId="0BA5F0B6" w14:textId="77777777" w:rsidR="004E641E" w:rsidRDefault="004E641E" w:rsidP="00BC5AB9">
            <w:pPr>
              <w:pStyle w:val="TableParagraph"/>
              <w:kinsoku w:val="0"/>
              <w:overflowPunct w:val="0"/>
              <w:spacing w:before="15"/>
              <w:ind w:left="260"/>
            </w:pPr>
            <w:r>
              <w:rPr>
                <w:rFonts w:ascii="Verdana" w:hAnsi="Verdana" w:cs="Verdana"/>
                <w:sz w:val="18"/>
                <w:szCs w:val="18"/>
              </w:rPr>
              <w:t>4</w:t>
            </w:r>
          </w:p>
        </w:tc>
      </w:tr>
      <w:tr w:rsidR="004E641E" w14:paraId="28D31AF2" w14:textId="77777777" w:rsidTr="00BC5AB9">
        <w:trPr>
          <w:trHeight w:hRule="exact" w:val="275"/>
        </w:trPr>
        <w:tc>
          <w:tcPr>
            <w:tcW w:w="1383" w:type="dxa"/>
            <w:tcBorders>
              <w:top w:val="nil"/>
              <w:left w:val="nil"/>
              <w:bottom w:val="nil"/>
              <w:right w:val="nil"/>
            </w:tcBorders>
          </w:tcPr>
          <w:p w14:paraId="1E2CC87F" w14:textId="77777777" w:rsidR="004E641E" w:rsidRDefault="004E641E" w:rsidP="00BC5AB9">
            <w:pPr>
              <w:pStyle w:val="TableParagraph"/>
              <w:kinsoku w:val="0"/>
              <w:overflowPunct w:val="0"/>
              <w:spacing w:before="16"/>
              <w:ind w:left="176"/>
              <w:jc w:val="center"/>
            </w:pPr>
            <w:r>
              <w:rPr>
                <w:rFonts w:ascii="Verdana" w:hAnsi="Verdana" w:cs="Verdana"/>
                <w:sz w:val="18"/>
                <w:szCs w:val="18"/>
              </w:rPr>
              <w:t>30</w:t>
            </w:r>
          </w:p>
        </w:tc>
        <w:tc>
          <w:tcPr>
            <w:tcW w:w="7847" w:type="dxa"/>
            <w:tcBorders>
              <w:top w:val="nil"/>
              <w:left w:val="nil"/>
              <w:bottom w:val="nil"/>
              <w:right w:val="nil"/>
            </w:tcBorders>
          </w:tcPr>
          <w:p w14:paraId="3714822F" w14:textId="77777777" w:rsidR="004E641E" w:rsidRDefault="004E641E" w:rsidP="00BC5AB9">
            <w:pPr>
              <w:pStyle w:val="TableParagraph"/>
              <w:kinsoku w:val="0"/>
              <w:overflowPunct w:val="0"/>
              <w:spacing w:before="16"/>
              <w:ind w:left="260"/>
            </w:pPr>
            <w:r>
              <w:rPr>
                <w:rFonts w:ascii="Verdana" w:hAnsi="Verdana" w:cs="Verdana"/>
                <w:sz w:val="18"/>
                <w:szCs w:val="18"/>
              </w:rPr>
              <w:t>5</w:t>
            </w:r>
          </w:p>
        </w:tc>
      </w:tr>
      <w:tr w:rsidR="004E641E" w14:paraId="56850B6C" w14:textId="77777777" w:rsidTr="00BC5AB9">
        <w:trPr>
          <w:trHeight w:hRule="exact" w:val="275"/>
        </w:trPr>
        <w:tc>
          <w:tcPr>
            <w:tcW w:w="1383" w:type="dxa"/>
            <w:tcBorders>
              <w:top w:val="nil"/>
              <w:left w:val="nil"/>
              <w:bottom w:val="nil"/>
              <w:right w:val="nil"/>
            </w:tcBorders>
          </w:tcPr>
          <w:p w14:paraId="45BD6F89" w14:textId="77777777" w:rsidR="004E641E" w:rsidRDefault="004E641E" w:rsidP="00BC5AB9">
            <w:pPr>
              <w:pStyle w:val="TableParagraph"/>
              <w:kinsoku w:val="0"/>
              <w:overflowPunct w:val="0"/>
              <w:spacing w:before="14"/>
              <w:ind w:left="176"/>
              <w:jc w:val="center"/>
            </w:pPr>
            <w:r>
              <w:rPr>
                <w:rFonts w:ascii="Verdana" w:hAnsi="Verdana" w:cs="Verdana"/>
                <w:sz w:val="18"/>
                <w:szCs w:val="18"/>
              </w:rPr>
              <w:t>31</w:t>
            </w:r>
          </w:p>
        </w:tc>
        <w:tc>
          <w:tcPr>
            <w:tcW w:w="7847" w:type="dxa"/>
            <w:tcBorders>
              <w:top w:val="nil"/>
              <w:left w:val="nil"/>
              <w:bottom w:val="nil"/>
              <w:right w:val="nil"/>
            </w:tcBorders>
          </w:tcPr>
          <w:p w14:paraId="0F6CA866" w14:textId="77777777" w:rsidR="004E641E" w:rsidRDefault="004E641E" w:rsidP="00BC5AB9">
            <w:pPr>
              <w:pStyle w:val="TableParagraph"/>
              <w:kinsoku w:val="0"/>
              <w:overflowPunct w:val="0"/>
              <w:spacing w:before="14"/>
              <w:ind w:left="260"/>
            </w:pPr>
            <w:r>
              <w:rPr>
                <w:rFonts w:ascii="Verdana" w:hAnsi="Verdana" w:cs="Verdana"/>
                <w:sz w:val="18"/>
                <w:szCs w:val="18"/>
              </w:rPr>
              <w:t>A</w:t>
            </w:r>
          </w:p>
        </w:tc>
      </w:tr>
      <w:tr w:rsidR="004E641E" w14:paraId="3DD564E9" w14:textId="77777777" w:rsidTr="00BC5AB9">
        <w:trPr>
          <w:trHeight w:hRule="exact" w:val="275"/>
        </w:trPr>
        <w:tc>
          <w:tcPr>
            <w:tcW w:w="1383" w:type="dxa"/>
            <w:tcBorders>
              <w:top w:val="nil"/>
              <w:left w:val="nil"/>
              <w:bottom w:val="nil"/>
              <w:right w:val="nil"/>
            </w:tcBorders>
          </w:tcPr>
          <w:p w14:paraId="49141B2E" w14:textId="77777777" w:rsidR="004E641E" w:rsidRDefault="004E641E" w:rsidP="00BC5AB9">
            <w:pPr>
              <w:pStyle w:val="TableParagraph"/>
              <w:kinsoku w:val="0"/>
              <w:overflowPunct w:val="0"/>
              <w:spacing w:before="16"/>
              <w:ind w:left="176"/>
              <w:jc w:val="center"/>
            </w:pPr>
            <w:r>
              <w:rPr>
                <w:rFonts w:ascii="Verdana" w:hAnsi="Verdana" w:cs="Verdana"/>
                <w:sz w:val="18"/>
                <w:szCs w:val="18"/>
              </w:rPr>
              <w:t>32</w:t>
            </w:r>
          </w:p>
        </w:tc>
        <w:tc>
          <w:tcPr>
            <w:tcW w:w="7847" w:type="dxa"/>
            <w:tcBorders>
              <w:top w:val="nil"/>
              <w:left w:val="nil"/>
              <w:bottom w:val="nil"/>
              <w:right w:val="nil"/>
            </w:tcBorders>
          </w:tcPr>
          <w:p w14:paraId="23639199" w14:textId="77777777" w:rsidR="004E641E" w:rsidRDefault="004E641E" w:rsidP="00BC5AB9">
            <w:pPr>
              <w:pStyle w:val="TableParagraph"/>
              <w:kinsoku w:val="0"/>
              <w:overflowPunct w:val="0"/>
              <w:spacing w:before="16"/>
              <w:ind w:left="260"/>
            </w:pPr>
            <w:r>
              <w:rPr>
                <w:rFonts w:ascii="Verdana" w:hAnsi="Verdana" w:cs="Verdana"/>
                <w:sz w:val="18"/>
                <w:szCs w:val="18"/>
              </w:rPr>
              <w:t>B</w:t>
            </w:r>
          </w:p>
        </w:tc>
      </w:tr>
      <w:tr w:rsidR="004E641E" w14:paraId="289C07BD" w14:textId="77777777" w:rsidTr="00BC5AB9">
        <w:trPr>
          <w:trHeight w:hRule="exact" w:val="275"/>
        </w:trPr>
        <w:tc>
          <w:tcPr>
            <w:tcW w:w="1383" w:type="dxa"/>
            <w:tcBorders>
              <w:top w:val="nil"/>
              <w:left w:val="nil"/>
              <w:bottom w:val="nil"/>
              <w:right w:val="nil"/>
            </w:tcBorders>
          </w:tcPr>
          <w:p w14:paraId="3E8D1FAD" w14:textId="77777777" w:rsidR="004E641E" w:rsidRDefault="004E641E" w:rsidP="00BC5AB9">
            <w:pPr>
              <w:pStyle w:val="TableParagraph"/>
              <w:kinsoku w:val="0"/>
              <w:overflowPunct w:val="0"/>
              <w:spacing w:before="14"/>
              <w:ind w:left="176"/>
              <w:jc w:val="center"/>
            </w:pPr>
            <w:r>
              <w:rPr>
                <w:rFonts w:ascii="Verdana" w:hAnsi="Verdana" w:cs="Verdana"/>
                <w:sz w:val="18"/>
                <w:szCs w:val="18"/>
              </w:rPr>
              <w:t>33</w:t>
            </w:r>
          </w:p>
        </w:tc>
        <w:tc>
          <w:tcPr>
            <w:tcW w:w="7847" w:type="dxa"/>
            <w:tcBorders>
              <w:top w:val="nil"/>
              <w:left w:val="nil"/>
              <w:bottom w:val="nil"/>
              <w:right w:val="nil"/>
            </w:tcBorders>
          </w:tcPr>
          <w:p w14:paraId="4705124E" w14:textId="77777777" w:rsidR="004E641E" w:rsidRDefault="004E641E" w:rsidP="00BC5AB9">
            <w:pPr>
              <w:pStyle w:val="TableParagraph"/>
              <w:kinsoku w:val="0"/>
              <w:overflowPunct w:val="0"/>
              <w:spacing w:before="14"/>
              <w:ind w:left="260"/>
            </w:pPr>
            <w:r>
              <w:rPr>
                <w:rFonts w:ascii="Verdana" w:hAnsi="Verdana" w:cs="Verdana"/>
                <w:sz w:val="18"/>
                <w:szCs w:val="18"/>
              </w:rPr>
              <w:t>C</w:t>
            </w:r>
          </w:p>
        </w:tc>
      </w:tr>
      <w:tr w:rsidR="004E641E" w14:paraId="2A97C6D2" w14:textId="77777777" w:rsidTr="00BC5AB9">
        <w:trPr>
          <w:trHeight w:hRule="exact" w:val="275"/>
        </w:trPr>
        <w:tc>
          <w:tcPr>
            <w:tcW w:w="1383" w:type="dxa"/>
            <w:tcBorders>
              <w:top w:val="nil"/>
              <w:left w:val="nil"/>
              <w:bottom w:val="nil"/>
              <w:right w:val="nil"/>
            </w:tcBorders>
          </w:tcPr>
          <w:p w14:paraId="04E1A97E" w14:textId="77777777" w:rsidR="004E641E" w:rsidRDefault="004E641E" w:rsidP="00BC5AB9">
            <w:pPr>
              <w:pStyle w:val="TableParagraph"/>
              <w:kinsoku w:val="0"/>
              <w:overflowPunct w:val="0"/>
              <w:spacing w:before="16"/>
              <w:ind w:left="176"/>
              <w:jc w:val="center"/>
            </w:pPr>
            <w:r>
              <w:rPr>
                <w:rFonts w:ascii="Verdana" w:hAnsi="Verdana" w:cs="Verdana"/>
                <w:sz w:val="18"/>
                <w:szCs w:val="18"/>
              </w:rPr>
              <w:t>34</w:t>
            </w:r>
          </w:p>
        </w:tc>
        <w:tc>
          <w:tcPr>
            <w:tcW w:w="7847" w:type="dxa"/>
            <w:tcBorders>
              <w:top w:val="nil"/>
              <w:left w:val="nil"/>
              <w:bottom w:val="nil"/>
              <w:right w:val="nil"/>
            </w:tcBorders>
          </w:tcPr>
          <w:p w14:paraId="602FF35B" w14:textId="77777777" w:rsidR="004E641E" w:rsidRDefault="004E641E" w:rsidP="00BC5AB9">
            <w:pPr>
              <w:pStyle w:val="TableParagraph"/>
              <w:kinsoku w:val="0"/>
              <w:overflowPunct w:val="0"/>
              <w:spacing w:before="16"/>
              <w:ind w:left="260"/>
            </w:pPr>
            <w:r>
              <w:rPr>
                <w:rFonts w:ascii="Verdana" w:hAnsi="Verdana" w:cs="Verdana"/>
                <w:sz w:val="18"/>
                <w:szCs w:val="18"/>
              </w:rPr>
              <w:t>D</w:t>
            </w:r>
          </w:p>
        </w:tc>
      </w:tr>
      <w:tr w:rsidR="004E641E" w14:paraId="7B61F6FF" w14:textId="77777777" w:rsidTr="00BC5AB9">
        <w:trPr>
          <w:trHeight w:hRule="exact" w:val="287"/>
        </w:trPr>
        <w:tc>
          <w:tcPr>
            <w:tcW w:w="1383" w:type="dxa"/>
            <w:tcBorders>
              <w:top w:val="nil"/>
              <w:left w:val="nil"/>
              <w:bottom w:val="nil"/>
              <w:right w:val="nil"/>
            </w:tcBorders>
          </w:tcPr>
          <w:p w14:paraId="1BB33B2F" w14:textId="77777777" w:rsidR="004E641E" w:rsidRDefault="004E641E" w:rsidP="00BC5AB9">
            <w:pPr>
              <w:pStyle w:val="TableParagraph"/>
              <w:kinsoku w:val="0"/>
              <w:overflowPunct w:val="0"/>
              <w:spacing w:before="14"/>
              <w:ind w:left="434"/>
            </w:pPr>
            <w:r>
              <w:rPr>
                <w:rFonts w:ascii="Verdana" w:hAnsi="Verdana" w:cs="Verdana"/>
                <w:spacing w:val="-1"/>
                <w:sz w:val="18"/>
                <w:szCs w:val="18"/>
              </w:rPr>
              <w:t>35–254</w:t>
            </w:r>
          </w:p>
        </w:tc>
        <w:tc>
          <w:tcPr>
            <w:tcW w:w="7847" w:type="dxa"/>
            <w:tcBorders>
              <w:top w:val="nil"/>
              <w:left w:val="nil"/>
              <w:bottom w:val="nil"/>
              <w:right w:val="nil"/>
            </w:tcBorders>
          </w:tcPr>
          <w:p w14:paraId="45F24C32" w14:textId="77777777" w:rsidR="004E641E" w:rsidRDefault="004E641E" w:rsidP="00BC5AB9">
            <w:pPr>
              <w:pStyle w:val="TableParagraph"/>
              <w:kinsoku w:val="0"/>
              <w:overflowPunct w:val="0"/>
              <w:spacing w:before="14"/>
              <w:ind w:left="260"/>
            </w:pPr>
            <w:proofErr w:type="spellStart"/>
            <w:r>
              <w:rPr>
                <w:rFonts w:ascii="Verdana" w:hAnsi="Verdana" w:cs="Verdana"/>
                <w:spacing w:val="-1"/>
                <w:sz w:val="18"/>
                <w:szCs w:val="18"/>
              </w:rPr>
              <w:t>Reserved</w:t>
            </w:r>
            <w:proofErr w:type="spellEnd"/>
          </w:p>
        </w:tc>
      </w:tr>
    </w:tbl>
    <w:p w14:paraId="784D96DC" w14:textId="77777777" w:rsidR="004E641E" w:rsidRDefault="004E641E" w:rsidP="004E641E">
      <w:pPr>
        <w:pStyle w:val="Corpsdetexte"/>
        <w:kinsoku w:val="0"/>
        <w:overflowPunct w:val="0"/>
        <w:spacing w:before="95"/>
        <w:ind w:firstLine="0"/>
      </w:pPr>
      <w:proofErr w:type="gramStart"/>
      <w:r>
        <w:t>Notes:</w:t>
      </w:r>
      <w:proofErr w:type="gramEnd"/>
    </w:p>
    <w:p w14:paraId="53A16A6F" w14:textId="2EC3F0E5" w:rsidR="004E641E" w:rsidRPr="003873B7" w:rsidRDefault="004E641E" w:rsidP="00270DDC">
      <w:pPr>
        <w:pStyle w:val="Corpsdetexte"/>
        <w:numPr>
          <w:ilvl w:val="0"/>
          <w:numId w:val="45"/>
        </w:numPr>
        <w:tabs>
          <w:tab w:val="left" w:pos="686"/>
        </w:tabs>
        <w:kinsoku w:val="0"/>
        <w:overflowPunct w:val="0"/>
        <w:spacing w:before="59"/>
        <w:ind w:right="289"/>
        <w:jc w:val="both"/>
        <w:rPr>
          <w:color w:val="000000"/>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7"/>
          <w:lang w:val="en-US"/>
        </w:rPr>
        <w:t xml:space="preserve"> </w:t>
      </w:r>
      <w:r w:rsidRPr="0063128F">
        <w:rPr>
          <w:spacing w:val="-1"/>
          <w:lang w:val="en-US"/>
        </w:rPr>
        <w:t>1–24</w:t>
      </w:r>
      <w:r w:rsidRPr="0063128F">
        <w:rPr>
          <w:spacing w:val="-5"/>
          <w:lang w:val="en-US"/>
        </w:rPr>
        <w:t xml:space="preserve"> </w:t>
      </w:r>
      <w:r w:rsidRPr="0063128F">
        <w:rPr>
          <w:lang w:val="en-US"/>
        </w:rPr>
        <w:t>are</w:t>
      </w:r>
      <w:r w:rsidRPr="0063128F">
        <w:rPr>
          <w:spacing w:val="-6"/>
          <w:lang w:val="en-US"/>
        </w:rPr>
        <w:t xml:space="preserve"> </w:t>
      </w:r>
      <w:r w:rsidRPr="0063128F">
        <w:rPr>
          <w:spacing w:val="-2"/>
          <w:lang w:val="en-US"/>
        </w:rPr>
        <w:t>siting</w:t>
      </w:r>
      <w:r w:rsidRPr="0063128F">
        <w:rPr>
          <w:spacing w:val="-6"/>
          <w:lang w:val="en-US"/>
        </w:rPr>
        <w:t xml:space="preserve"> </w:t>
      </w:r>
      <w:r w:rsidRPr="0063128F">
        <w:rPr>
          <w:spacing w:val="-1"/>
          <w:lang w:val="en-US"/>
        </w:rPr>
        <w:t>classifications</w:t>
      </w:r>
      <w:r w:rsidRPr="0063128F">
        <w:rPr>
          <w:spacing w:val="-6"/>
          <w:lang w:val="en-US"/>
        </w:rPr>
        <w:t xml:space="preserve"> </w:t>
      </w:r>
      <w:r w:rsidRPr="0063128F">
        <w:rPr>
          <w:spacing w:val="-1"/>
          <w:lang w:val="en-US"/>
        </w:rPr>
        <w:t>and</w:t>
      </w:r>
      <w:r w:rsidRPr="0063128F">
        <w:rPr>
          <w:spacing w:val="-6"/>
          <w:lang w:val="en-US"/>
        </w:rPr>
        <w:t xml:space="preserve"> </w:t>
      </w:r>
      <w:r w:rsidRPr="0063128F">
        <w:rPr>
          <w:spacing w:val="-1"/>
          <w:lang w:val="en-US"/>
        </w:rPr>
        <w:t>measurement</w:t>
      </w:r>
      <w:r w:rsidRPr="0063128F">
        <w:rPr>
          <w:spacing w:val="-5"/>
          <w:lang w:val="en-US"/>
        </w:rPr>
        <w:t xml:space="preserve"> </w:t>
      </w:r>
      <w:r w:rsidRPr="0063128F">
        <w:rPr>
          <w:spacing w:val="-1"/>
          <w:lang w:val="en-US"/>
        </w:rPr>
        <w:t>quality</w:t>
      </w:r>
      <w:r w:rsidRPr="0063128F">
        <w:rPr>
          <w:spacing w:val="-6"/>
          <w:lang w:val="en-US"/>
        </w:rPr>
        <w:t xml:space="preserve"> </w:t>
      </w:r>
      <w:r w:rsidRPr="0063128F">
        <w:rPr>
          <w:spacing w:val="-1"/>
          <w:lang w:val="en-US"/>
        </w:rPr>
        <w:t>classifications</w:t>
      </w:r>
      <w:r w:rsidRPr="0063128F">
        <w:rPr>
          <w:spacing w:val="-7"/>
          <w:lang w:val="en-US"/>
        </w:rPr>
        <w:t xml:space="preserve"> </w:t>
      </w:r>
      <w:r w:rsidRPr="0063128F">
        <w:rPr>
          <w:spacing w:val="-1"/>
          <w:lang w:val="en-US"/>
        </w:rPr>
        <w:t>according</w:t>
      </w:r>
      <w:r w:rsidRPr="0063128F">
        <w:rPr>
          <w:spacing w:val="115"/>
          <w:lang w:val="en-US"/>
        </w:rPr>
        <w:t xml:space="preserve"> </w:t>
      </w:r>
      <w:r w:rsidRPr="0063128F">
        <w:rPr>
          <w:lang w:val="en-US"/>
        </w:rPr>
        <w:t>to</w:t>
      </w:r>
      <w:r w:rsidRPr="0063128F">
        <w:rPr>
          <w:spacing w:val="-4"/>
          <w:lang w:val="en-US"/>
        </w:rPr>
        <w:t xml:space="preserve"> </w:t>
      </w:r>
      <w:r w:rsidRPr="0063128F">
        <w:rPr>
          <w:spacing w:val="-1"/>
          <w:lang w:val="en-US"/>
        </w:rPr>
        <w:t>the</w:t>
      </w:r>
      <w:r w:rsidRPr="0063128F">
        <w:rPr>
          <w:spacing w:val="-4"/>
          <w:lang w:val="en-US"/>
        </w:rPr>
        <w:t xml:space="preserve"> </w:t>
      </w:r>
      <w:r w:rsidR="00E16736" w:rsidRPr="0063128F">
        <w:rPr>
          <w:i/>
          <w:iCs/>
          <w:color w:val="0000FF"/>
          <w:spacing w:val="-1"/>
          <w:lang w:val="en-US"/>
        </w:rPr>
        <w:t>Guide</w:t>
      </w:r>
      <w:r w:rsidR="00E16736" w:rsidRPr="0063128F">
        <w:rPr>
          <w:i/>
          <w:iCs/>
          <w:color w:val="0000FF"/>
          <w:spacing w:val="-5"/>
          <w:lang w:val="en-US"/>
        </w:rPr>
        <w:t xml:space="preserve"> </w:t>
      </w:r>
      <w:r w:rsidR="00E16736" w:rsidRPr="0063128F">
        <w:rPr>
          <w:i/>
          <w:iCs/>
          <w:color w:val="0000FF"/>
          <w:lang w:val="en-US"/>
        </w:rPr>
        <w:t>to</w:t>
      </w:r>
      <w:r w:rsidR="00E16736" w:rsidRPr="0063128F">
        <w:rPr>
          <w:i/>
          <w:iCs/>
          <w:color w:val="0000FF"/>
          <w:spacing w:val="-3"/>
          <w:lang w:val="en-US"/>
        </w:rPr>
        <w:t xml:space="preserve"> </w:t>
      </w:r>
      <w:r w:rsidR="00E16736" w:rsidRPr="0063128F">
        <w:rPr>
          <w:i/>
          <w:iCs/>
          <w:color w:val="0000FF"/>
          <w:spacing w:val="-1"/>
          <w:lang w:val="en-US"/>
        </w:rPr>
        <w:t>Instruments</w:t>
      </w:r>
      <w:r w:rsidR="00E16736" w:rsidRPr="0063128F">
        <w:rPr>
          <w:i/>
          <w:iCs/>
          <w:color w:val="0000FF"/>
          <w:spacing w:val="-6"/>
          <w:lang w:val="en-US"/>
        </w:rPr>
        <w:t xml:space="preserve"> </w:t>
      </w:r>
      <w:r w:rsidR="00E16736" w:rsidRPr="0063128F">
        <w:rPr>
          <w:i/>
          <w:iCs/>
          <w:color w:val="0000FF"/>
          <w:lang w:val="en-US"/>
        </w:rPr>
        <w:t>and</w:t>
      </w:r>
      <w:r w:rsidR="00E16736" w:rsidRPr="0063128F">
        <w:rPr>
          <w:i/>
          <w:iCs/>
          <w:color w:val="0000FF"/>
          <w:spacing w:val="-4"/>
          <w:lang w:val="en-US"/>
        </w:rPr>
        <w:t xml:space="preserve"> </w:t>
      </w:r>
      <w:r w:rsidR="00E16736" w:rsidRPr="0063128F">
        <w:rPr>
          <w:i/>
          <w:iCs/>
          <w:color w:val="0000FF"/>
          <w:spacing w:val="-1"/>
          <w:lang w:val="en-US"/>
        </w:rPr>
        <w:t>Methods</w:t>
      </w:r>
      <w:r w:rsidR="00E16736" w:rsidRPr="0063128F">
        <w:rPr>
          <w:i/>
          <w:iCs/>
          <w:color w:val="0000FF"/>
          <w:spacing w:val="-6"/>
          <w:lang w:val="en-US"/>
        </w:rPr>
        <w:t xml:space="preserve"> </w:t>
      </w:r>
      <w:r w:rsidR="00E16736" w:rsidRPr="0063128F">
        <w:rPr>
          <w:i/>
          <w:iCs/>
          <w:color w:val="0000FF"/>
          <w:lang w:val="en-US"/>
        </w:rPr>
        <w:t>of</w:t>
      </w:r>
      <w:r w:rsidR="00E16736" w:rsidRPr="0063128F">
        <w:rPr>
          <w:i/>
          <w:iCs/>
          <w:color w:val="0000FF"/>
          <w:spacing w:val="-5"/>
          <w:lang w:val="en-US"/>
        </w:rPr>
        <w:t xml:space="preserve"> </w:t>
      </w:r>
      <w:r w:rsidR="00E16736" w:rsidRPr="0063128F">
        <w:rPr>
          <w:i/>
          <w:iCs/>
          <w:color w:val="0000FF"/>
          <w:spacing w:val="-1"/>
          <w:lang w:val="en-US"/>
        </w:rPr>
        <w:t>Observation</w:t>
      </w:r>
      <w:r w:rsidRPr="0063128F">
        <w:rPr>
          <w:i/>
          <w:iCs/>
          <w:color w:val="0000FF"/>
          <w:lang w:val="en-US"/>
        </w:rPr>
        <w:t xml:space="preserve"> </w:t>
      </w:r>
      <w:r w:rsidRPr="0063128F">
        <w:rPr>
          <w:color w:val="000000"/>
          <w:spacing w:val="-1"/>
          <w:lang w:val="en-US"/>
        </w:rPr>
        <w:t>(WMO-No.</w:t>
      </w:r>
      <w:r w:rsidRPr="0063128F">
        <w:rPr>
          <w:color w:val="000000"/>
          <w:spacing w:val="-5"/>
          <w:lang w:val="en-US"/>
        </w:rPr>
        <w:t xml:space="preserve"> </w:t>
      </w:r>
      <w:r w:rsidRPr="003873B7">
        <w:rPr>
          <w:color w:val="000000"/>
          <w:lang w:val="en-US"/>
        </w:rPr>
        <w:t>8),</w:t>
      </w:r>
      <w:r w:rsidRPr="003873B7">
        <w:rPr>
          <w:color w:val="000000"/>
          <w:spacing w:val="-5"/>
          <w:lang w:val="en-US"/>
        </w:rPr>
        <w:t xml:space="preserve"> </w:t>
      </w:r>
      <w:r w:rsidRPr="003873B7">
        <w:rPr>
          <w:color w:val="000000"/>
          <w:lang w:val="en-US"/>
        </w:rPr>
        <w:t>Volume</w:t>
      </w:r>
      <w:r w:rsidRPr="003873B7">
        <w:rPr>
          <w:color w:val="000000"/>
          <w:spacing w:val="-7"/>
          <w:lang w:val="en-US"/>
        </w:rPr>
        <w:t xml:space="preserve"> </w:t>
      </w:r>
      <w:r w:rsidRPr="003873B7">
        <w:rPr>
          <w:color w:val="000000"/>
          <w:lang w:val="en-US"/>
        </w:rPr>
        <w:t>I,</w:t>
      </w:r>
      <w:r w:rsidRPr="003873B7">
        <w:rPr>
          <w:color w:val="000000"/>
          <w:spacing w:val="-5"/>
          <w:lang w:val="en-US"/>
        </w:rPr>
        <w:t xml:space="preserve"> </w:t>
      </w:r>
      <w:r w:rsidRPr="003873B7">
        <w:rPr>
          <w:color w:val="000000"/>
          <w:lang w:val="en-US"/>
        </w:rPr>
        <w:t>Chapter</w:t>
      </w:r>
      <w:r w:rsidRPr="003873B7">
        <w:rPr>
          <w:color w:val="000000"/>
          <w:spacing w:val="-5"/>
          <w:lang w:val="en-US"/>
        </w:rPr>
        <w:t xml:space="preserve"> </w:t>
      </w:r>
      <w:r w:rsidRPr="003873B7">
        <w:rPr>
          <w:color w:val="000000"/>
          <w:lang w:val="en-US"/>
        </w:rPr>
        <w:t>1,</w:t>
      </w:r>
      <w:r w:rsidRPr="003873B7">
        <w:rPr>
          <w:color w:val="000000"/>
          <w:spacing w:val="57"/>
          <w:w w:val="99"/>
          <w:lang w:val="en-US"/>
        </w:rPr>
        <w:t xml:space="preserve"> </w:t>
      </w:r>
      <w:r w:rsidRPr="003873B7">
        <w:rPr>
          <w:color w:val="000000"/>
          <w:lang w:val="en-US"/>
        </w:rPr>
        <w:t>Annex</w:t>
      </w:r>
      <w:r w:rsidRPr="003873B7">
        <w:rPr>
          <w:color w:val="000000"/>
          <w:spacing w:val="-7"/>
          <w:lang w:val="en-US"/>
        </w:rPr>
        <w:t xml:space="preserve"> </w:t>
      </w:r>
      <w:r w:rsidRPr="003873B7">
        <w:rPr>
          <w:color w:val="000000"/>
          <w:spacing w:val="-1"/>
          <w:lang w:val="en-US"/>
        </w:rPr>
        <w:t>1.D</w:t>
      </w:r>
      <w:r w:rsidRPr="003873B7">
        <w:rPr>
          <w:color w:val="000000"/>
          <w:spacing w:val="-6"/>
          <w:lang w:val="en-US"/>
        </w:rPr>
        <w:t xml:space="preserve"> </w:t>
      </w:r>
      <w:r w:rsidRPr="003873B7">
        <w:rPr>
          <w:color w:val="000000"/>
          <w:lang w:val="en-US"/>
        </w:rPr>
        <w:t>and</w:t>
      </w:r>
      <w:r w:rsidRPr="003873B7">
        <w:rPr>
          <w:color w:val="000000"/>
          <w:spacing w:val="-5"/>
          <w:lang w:val="en-US"/>
        </w:rPr>
        <w:t xml:space="preserve"> </w:t>
      </w:r>
      <w:r w:rsidRPr="003873B7">
        <w:rPr>
          <w:color w:val="000000"/>
          <w:spacing w:val="-1"/>
          <w:lang w:val="en-US"/>
        </w:rPr>
        <w:t>Annex</w:t>
      </w:r>
      <w:r w:rsidRPr="003873B7">
        <w:rPr>
          <w:color w:val="000000"/>
          <w:spacing w:val="-7"/>
          <w:lang w:val="en-US"/>
        </w:rPr>
        <w:t xml:space="preserve"> </w:t>
      </w:r>
      <w:r w:rsidRPr="003873B7">
        <w:rPr>
          <w:color w:val="000000"/>
          <w:spacing w:val="-1"/>
          <w:lang w:val="en-US"/>
        </w:rPr>
        <w:t>1.G.</w:t>
      </w:r>
    </w:p>
    <w:p w14:paraId="727D0F8B" w14:textId="2DFD46CD" w:rsidR="004E641E" w:rsidRPr="003873B7" w:rsidRDefault="004E641E" w:rsidP="00270DDC">
      <w:pPr>
        <w:pStyle w:val="Corpsdetexte"/>
        <w:numPr>
          <w:ilvl w:val="0"/>
          <w:numId w:val="45"/>
        </w:numPr>
        <w:tabs>
          <w:tab w:val="left" w:pos="686"/>
        </w:tabs>
        <w:kinsoku w:val="0"/>
        <w:overflowPunct w:val="0"/>
        <w:spacing w:before="59"/>
        <w:ind w:right="865"/>
        <w:rPr>
          <w:color w:val="000000"/>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6"/>
          <w:lang w:val="en-US"/>
        </w:rPr>
        <w:t xml:space="preserve"> </w:t>
      </w:r>
      <w:r w:rsidRPr="0063128F">
        <w:rPr>
          <w:spacing w:val="-1"/>
          <w:lang w:val="en-US"/>
        </w:rPr>
        <w:t>26–30</w:t>
      </w:r>
      <w:r w:rsidRPr="0063128F">
        <w:rPr>
          <w:spacing w:val="-5"/>
          <w:lang w:val="en-US"/>
        </w:rPr>
        <w:t xml:space="preserve"> </w:t>
      </w:r>
      <w:r w:rsidRPr="0063128F">
        <w:rPr>
          <w:lang w:val="en-US"/>
        </w:rPr>
        <w:t>are</w:t>
      </w:r>
      <w:r w:rsidRPr="0063128F">
        <w:rPr>
          <w:spacing w:val="-5"/>
          <w:lang w:val="en-US"/>
        </w:rPr>
        <w:t xml:space="preserve"> </w:t>
      </w:r>
      <w:r w:rsidRPr="0063128F">
        <w:rPr>
          <w:spacing w:val="-1"/>
          <w:lang w:val="en-US"/>
        </w:rPr>
        <w:t>siting</w:t>
      </w:r>
      <w:r w:rsidRPr="0063128F">
        <w:rPr>
          <w:spacing w:val="-5"/>
          <w:lang w:val="en-US"/>
        </w:rPr>
        <w:t xml:space="preserve"> </w:t>
      </w:r>
      <w:r w:rsidRPr="0063128F">
        <w:rPr>
          <w:spacing w:val="-1"/>
          <w:lang w:val="en-US"/>
        </w:rPr>
        <w:t>classifications</w:t>
      </w:r>
      <w:r w:rsidRPr="0063128F">
        <w:rPr>
          <w:spacing w:val="-6"/>
          <w:lang w:val="en-US"/>
        </w:rPr>
        <w:t xml:space="preserve"> </w:t>
      </w:r>
      <w:r w:rsidRPr="0063128F">
        <w:rPr>
          <w:spacing w:val="-1"/>
          <w:lang w:val="en-US"/>
        </w:rPr>
        <w:t>according</w:t>
      </w:r>
      <w:r w:rsidRPr="0063128F">
        <w:rPr>
          <w:spacing w:val="-5"/>
          <w:lang w:val="en-US"/>
        </w:rPr>
        <w:t xml:space="preserve"> </w:t>
      </w:r>
      <w:r w:rsidRPr="0063128F">
        <w:rPr>
          <w:lang w:val="en-US"/>
        </w:rPr>
        <w:t>to</w:t>
      </w:r>
      <w:r w:rsidRPr="0063128F">
        <w:rPr>
          <w:spacing w:val="-4"/>
          <w:lang w:val="en-US"/>
        </w:rPr>
        <w:t xml:space="preserve"> </w:t>
      </w:r>
      <w:r w:rsidRPr="0063128F">
        <w:rPr>
          <w:spacing w:val="-1"/>
          <w:lang w:val="en-US"/>
        </w:rPr>
        <w:t>the</w:t>
      </w:r>
      <w:r w:rsidRPr="0063128F">
        <w:rPr>
          <w:spacing w:val="-2"/>
          <w:lang w:val="en-US"/>
        </w:rPr>
        <w:t xml:space="preserve"> </w:t>
      </w:r>
      <w:r w:rsidR="00E16736" w:rsidRPr="0063128F">
        <w:rPr>
          <w:i/>
          <w:iCs/>
          <w:color w:val="0000FF"/>
          <w:spacing w:val="-1"/>
          <w:lang w:val="en-US"/>
        </w:rPr>
        <w:t>Guide</w:t>
      </w:r>
      <w:r w:rsidR="00E16736" w:rsidRPr="0063128F">
        <w:rPr>
          <w:i/>
          <w:iCs/>
          <w:color w:val="0000FF"/>
          <w:spacing w:val="-6"/>
          <w:lang w:val="en-US"/>
        </w:rPr>
        <w:t xml:space="preserve"> </w:t>
      </w:r>
      <w:r w:rsidR="00E16736" w:rsidRPr="0063128F">
        <w:rPr>
          <w:i/>
          <w:iCs/>
          <w:color w:val="0000FF"/>
          <w:lang w:val="en-US"/>
        </w:rPr>
        <w:t>to</w:t>
      </w:r>
      <w:r w:rsidR="00E16736" w:rsidRPr="0063128F">
        <w:rPr>
          <w:i/>
          <w:iCs/>
          <w:color w:val="0000FF"/>
          <w:spacing w:val="-4"/>
          <w:lang w:val="en-US"/>
        </w:rPr>
        <w:t xml:space="preserve"> </w:t>
      </w:r>
      <w:r w:rsidR="00E16736" w:rsidRPr="0063128F">
        <w:rPr>
          <w:i/>
          <w:iCs/>
          <w:color w:val="0000FF"/>
          <w:spacing w:val="-1"/>
          <w:lang w:val="en-US"/>
        </w:rPr>
        <w:t>Instruments</w:t>
      </w:r>
      <w:r w:rsidR="00E16736" w:rsidRPr="0063128F">
        <w:rPr>
          <w:i/>
          <w:iCs/>
          <w:color w:val="0000FF"/>
          <w:spacing w:val="-6"/>
          <w:lang w:val="en-US"/>
        </w:rPr>
        <w:t xml:space="preserve"> </w:t>
      </w:r>
      <w:r w:rsidR="00E16736" w:rsidRPr="0063128F">
        <w:rPr>
          <w:i/>
          <w:iCs/>
          <w:color w:val="0000FF"/>
          <w:lang w:val="en-US"/>
        </w:rPr>
        <w:t>and</w:t>
      </w:r>
      <w:r w:rsidRPr="0063128F">
        <w:rPr>
          <w:i/>
          <w:iCs/>
          <w:color w:val="0000FF"/>
          <w:spacing w:val="67"/>
          <w:lang w:val="en-US"/>
        </w:rPr>
        <w:t xml:space="preserve"> </w:t>
      </w:r>
      <w:hyperlink r:id="rId36" w:history="1">
        <w:r w:rsidRPr="0063128F">
          <w:rPr>
            <w:i/>
            <w:iCs/>
            <w:color w:val="0000FF"/>
            <w:spacing w:val="-1"/>
            <w:lang w:val="en-US"/>
          </w:rPr>
          <w:t>Methods</w:t>
        </w:r>
        <w:r w:rsidRPr="0063128F">
          <w:rPr>
            <w:i/>
            <w:iCs/>
            <w:color w:val="0000FF"/>
            <w:spacing w:val="-7"/>
            <w:lang w:val="en-US"/>
          </w:rPr>
          <w:t xml:space="preserve"> </w:t>
        </w:r>
        <w:r w:rsidRPr="0063128F">
          <w:rPr>
            <w:i/>
            <w:iCs/>
            <w:color w:val="0000FF"/>
            <w:lang w:val="en-US"/>
          </w:rPr>
          <w:t>of</w:t>
        </w:r>
        <w:r w:rsidRPr="0063128F">
          <w:rPr>
            <w:i/>
            <w:iCs/>
            <w:color w:val="0000FF"/>
            <w:spacing w:val="-7"/>
            <w:lang w:val="en-US"/>
          </w:rPr>
          <w:t xml:space="preserve"> </w:t>
        </w:r>
        <w:r w:rsidRPr="0063128F">
          <w:rPr>
            <w:i/>
            <w:iCs/>
            <w:color w:val="0000FF"/>
            <w:spacing w:val="-1"/>
            <w:lang w:val="en-US"/>
          </w:rPr>
          <w:t>Observation</w:t>
        </w:r>
      </w:hyperlink>
      <w:r w:rsidRPr="0063128F">
        <w:rPr>
          <w:i/>
          <w:iCs/>
          <w:color w:val="0000FF"/>
          <w:spacing w:val="-3"/>
          <w:lang w:val="en-US"/>
        </w:rPr>
        <w:t xml:space="preserve"> </w:t>
      </w:r>
      <w:r w:rsidRPr="0063128F">
        <w:rPr>
          <w:color w:val="000000"/>
          <w:spacing w:val="-1"/>
          <w:lang w:val="en-US"/>
        </w:rPr>
        <w:t>(WMO-No.</w:t>
      </w:r>
      <w:r w:rsidRPr="0063128F">
        <w:rPr>
          <w:color w:val="000000"/>
          <w:spacing w:val="-7"/>
          <w:lang w:val="en-US"/>
        </w:rPr>
        <w:t xml:space="preserve"> </w:t>
      </w:r>
      <w:r w:rsidRPr="003873B7">
        <w:rPr>
          <w:color w:val="000000"/>
          <w:lang w:val="en-US"/>
        </w:rPr>
        <w:t>8),</w:t>
      </w:r>
      <w:r w:rsidRPr="003873B7">
        <w:rPr>
          <w:color w:val="000000"/>
          <w:spacing w:val="-7"/>
          <w:lang w:val="en-US"/>
        </w:rPr>
        <w:t xml:space="preserve"> </w:t>
      </w:r>
      <w:r w:rsidRPr="003873B7">
        <w:rPr>
          <w:color w:val="000000"/>
          <w:lang w:val="en-US"/>
        </w:rPr>
        <w:t>Volume</w:t>
      </w:r>
      <w:r w:rsidRPr="003873B7">
        <w:rPr>
          <w:color w:val="000000"/>
          <w:spacing w:val="-6"/>
          <w:lang w:val="en-US"/>
        </w:rPr>
        <w:t xml:space="preserve"> </w:t>
      </w:r>
      <w:r w:rsidRPr="003873B7">
        <w:rPr>
          <w:color w:val="000000"/>
          <w:lang w:val="en-US"/>
        </w:rPr>
        <w:t>I,</w:t>
      </w:r>
      <w:r w:rsidRPr="003873B7">
        <w:rPr>
          <w:color w:val="000000"/>
          <w:spacing w:val="-6"/>
          <w:lang w:val="en-US"/>
        </w:rPr>
        <w:t xml:space="preserve"> </w:t>
      </w:r>
      <w:r w:rsidRPr="003873B7">
        <w:rPr>
          <w:color w:val="000000"/>
          <w:lang w:val="en-US"/>
        </w:rPr>
        <w:t>Chapter</w:t>
      </w:r>
      <w:r w:rsidRPr="003873B7">
        <w:rPr>
          <w:color w:val="000000"/>
          <w:spacing w:val="-7"/>
          <w:lang w:val="en-US"/>
        </w:rPr>
        <w:t xml:space="preserve"> </w:t>
      </w:r>
      <w:r w:rsidRPr="003873B7">
        <w:rPr>
          <w:color w:val="000000"/>
          <w:lang w:val="en-US"/>
        </w:rPr>
        <w:t>1,</w:t>
      </w:r>
      <w:r w:rsidRPr="003873B7">
        <w:rPr>
          <w:color w:val="000000"/>
          <w:spacing w:val="-7"/>
          <w:lang w:val="en-US"/>
        </w:rPr>
        <w:t xml:space="preserve"> </w:t>
      </w:r>
      <w:r w:rsidRPr="003873B7">
        <w:rPr>
          <w:color w:val="000000"/>
          <w:lang w:val="en-US"/>
        </w:rPr>
        <w:t>Annex</w:t>
      </w:r>
      <w:r w:rsidRPr="003873B7">
        <w:rPr>
          <w:color w:val="000000"/>
          <w:spacing w:val="-7"/>
          <w:lang w:val="en-US"/>
        </w:rPr>
        <w:t xml:space="preserve"> </w:t>
      </w:r>
      <w:r w:rsidRPr="003873B7">
        <w:rPr>
          <w:color w:val="000000"/>
          <w:lang w:val="en-US"/>
        </w:rPr>
        <w:t>1.D.</w:t>
      </w:r>
    </w:p>
    <w:p w14:paraId="42CA44ED" w14:textId="4DD5CF70" w:rsidR="004E641E" w:rsidRDefault="004E641E" w:rsidP="00270DDC">
      <w:pPr>
        <w:pStyle w:val="Corpsdetexte"/>
        <w:numPr>
          <w:ilvl w:val="0"/>
          <w:numId w:val="45"/>
        </w:numPr>
        <w:tabs>
          <w:tab w:val="left" w:pos="686"/>
        </w:tabs>
        <w:kinsoku w:val="0"/>
        <w:overflowPunct w:val="0"/>
        <w:spacing w:before="59"/>
        <w:ind w:right="686"/>
        <w:rPr>
          <w:color w:val="000000"/>
          <w:spacing w:val="-1"/>
          <w:lang w:val="en-US"/>
        </w:rPr>
      </w:pPr>
      <w:r w:rsidRPr="0063128F">
        <w:rPr>
          <w:spacing w:val="-1"/>
          <w:lang w:val="en-US"/>
        </w:rPr>
        <w:t>Code</w:t>
      </w:r>
      <w:r w:rsidRPr="0063128F">
        <w:rPr>
          <w:spacing w:val="-6"/>
          <w:lang w:val="en-US"/>
        </w:rPr>
        <w:t xml:space="preserve"> </w:t>
      </w:r>
      <w:r w:rsidRPr="0063128F">
        <w:rPr>
          <w:lang w:val="en-US"/>
        </w:rPr>
        <w:t>figures</w:t>
      </w:r>
      <w:r w:rsidRPr="0063128F">
        <w:rPr>
          <w:spacing w:val="-7"/>
          <w:lang w:val="en-US"/>
        </w:rPr>
        <w:t xml:space="preserve"> </w:t>
      </w:r>
      <w:r w:rsidRPr="0063128F">
        <w:rPr>
          <w:spacing w:val="-1"/>
          <w:lang w:val="en-US"/>
        </w:rPr>
        <w:t>31–34</w:t>
      </w:r>
      <w:r w:rsidRPr="0063128F">
        <w:rPr>
          <w:spacing w:val="-5"/>
          <w:lang w:val="en-US"/>
        </w:rPr>
        <w:t xml:space="preserve"> </w:t>
      </w:r>
      <w:r w:rsidRPr="0063128F">
        <w:rPr>
          <w:lang w:val="en-US"/>
        </w:rPr>
        <w:t>are</w:t>
      </w:r>
      <w:r w:rsidRPr="0063128F">
        <w:rPr>
          <w:spacing w:val="-6"/>
          <w:lang w:val="en-US"/>
        </w:rPr>
        <w:t xml:space="preserve"> </w:t>
      </w:r>
      <w:r w:rsidRPr="0063128F">
        <w:rPr>
          <w:lang w:val="en-US"/>
        </w:rPr>
        <w:t>measurement</w:t>
      </w:r>
      <w:r w:rsidRPr="0063128F">
        <w:rPr>
          <w:spacing w:val="-4"/>
          <w:lang w:val="en-US"/>
        </w:rPr>
        <w:t xml:space="preserve"> </w:t>
      </w:r>
      <w:r w:rsidRPr="0063128F">
        <w:rPr>
          <w:spacing w:val="-1"/>
          <w:lang w:val="en-US"/>
        </w:rPr>
        <w:t>quality</w:t>
      </w:r>
      <w:r w:rsidRPr="0063128F">
        <w:rPr>
          <w:spacing w:val="-7"/>
          <w:lang w:val="en-US"/>
        </w:rPr>
        <w:t xml:space="preserve"> </w:t>
      </w:r>
      <w:r w:rsidRPr="0063128F">
        <w:rPr>
          <w:spacing w:val="-1"/>
          <w:lang w:val="en-US"/>
        </w:rPr>
        <w:t>classifications</w:t>
      </w:r>
      <w:r w:rsidRPr="0063128F">
        <w:rPr>
          <w:spacing w:val="-6"/>
          <w:lang w:val="en-US"/>
        </w:rPr>
        <w:t xml:space="preserve"> </w:t>
      </w:r>
      <w:r w:rsidRPr="0063128F">
        <w:rPr>
          <w:spacing w:val="-1"/>
          <w:lang w:val="en-US"/>
        </w:rPr>
        <w:t>according</w:t>
      </w:r>
      <w:r w:rsidRPr="0063128F">
        <w:rPr>
          <w:spacing w:val="-6"/>
          <w:lang w:val="en-US"/>
        </w:rPr>
        <w:t xml:space="preserve"> </w:t>
      </w:r>
      <w:r w:rsidRPr="0063128F">
        <w:rPr>
          <w:spacing w:val="-1"/>
          <w:lang w:val="en-US"/>
        </w:rPr>
        <w:t>to</w:t>
      </w:r>
      <w:r w:rsidRPr="0063128F">
        <w:rPr>
          <w:spacing w:val="-4"/>
          <w:lang w:val="en-US"/>
        </w:rPr>
        <w:t xml:space="preserve"> </w:t>
      </w:r>
      <w:r w:rsidRPr="0063128F">
        <w:rPr>
          <w:spacing w:val="-1"/>
          <w:lang w:val="en-US"/>
        </w:rPr>
        <w:t>the</w:t>
      </w:r>
      <w:r w:rsidRPr="0063128F">
        <w:rPr>
          <w:spacing w:val="-2"/>
          <w:lang w:val="en-US"/>
        </w:rPr>
        <w:t xml:space="preserve"> </w:t>
      </w:r>
      <w:r w:rsidR="00860CE7" w:rsidRPr="0063128F">
        <w:rPr>
          <w:i/>
          <w:iCs/>
          <w:color w:val="0000FF"/>
          <w:spacing w:val="-1"/>
          <w:lang w:val="en-US"/>
        </w:rPr>
        <w:t>Guide</w:t>
      </w:r>
      <w:r w:rsidR="00860CE7" w:rsidRPr="0063128F">
        <w:rPr>
          <w:i/>
          <w:iCs/>
          <w:color w:val="0000FF"/>
          <w:spacing w:val="-6"/>
          <w:lang w:val="en-US"/>
        </w:rPr>
        <w:t xml:space="preserve"> </w:t>
      </w:r>
      <w:r w:rsidR="00860CE7" w:rsidRPr="0063128F">
        <w:rPr>
          <w:i/>
          <w:iCs/>
          <w:color w:val="0000FF"/>
          <w:lang w:val="en-US"/>
        </w:rPr>
        <w:t>to</w:t>
      </w:r>
      <w:r w:rsidR="00860CE7" w:rsidRPr="0063128F">
        <w:rPr>
          <w:i/>
          <w:iCs/>
          <w:color w:val="0000FF"/>
          <w:spacing w:val="-1"/>
          <w:lang w:val="en-US"/>
        </w:rPr>
        <w:t xml:space="preserve"> </w:t>
      </w:r>
      <w:r w:rsidR="00E16736" w:rsidRPr="0063128F">
        <w:rPr>
          <w:i/>
          <w:iCs/>
          <w:color w:val="0000FF"/>
          <w:spacing w:val="-1"/>
          <w:lang w:val="en-US"/>
        </w:rPr>
        <w:t>Instruments</w:t>
      </w:r>
      <w:r w:rsidR="00E16736" w:rsidRPr="0063128F">
        <w:rPr>
          <w:i/>
          <w:iCs/>
          <w:color w:val="0000FF"/>
          <w:spacing w:val="-7"/>
          <w:lang w:val="en-US"/>
        </w:rPr>
        <w:t xml:space="preserve"> </w:t>
      </w:r>
      <w:r w:rsidR="00E16736" w:rsidRPr="0063128F">
        <w:rPr>
          <w:i/>
          <w:iCs/>
          <w:color w:val="0000FF"/>
          <w:lang w:val="en-US"/>
        </w:rPr>
        <w:t>and</w:t>
      </w:r>
      <w:r w:rsidR="00E16736" w:rsidRPr="0063128F">
        <w:rPr>
          <w:i/>
          <w:iCs/>
          <w:color w:val="0000FF"/>
          <w:spacing w:val="-6"/>
          <w:lang w:val="en-US"/>
        </w:rPr>
        <w:t xml:space="preserve"> </w:t>
      </w:r>
      <w:r w:rsidR="00E16736" w:rsidRPr="0063128F">
        <w:rPr>
          <w:i/>
          <w:iCs/>
          <w:color w:val="0000FF"/>
          <w:spacing w:val="-1"/>
          <w:lang w:val="en-US"/>
        </w:rPr>
        <w:t>Methods</w:t>
      </w:r>
      <w:r w:rsidR="00E16736" w:rsidRPr="0063128F">
        <w:rPr>
          <w:i/>
          <w:iCs/>
          <w:color w:val="0000FF"/>
          <w:spacing w:val="-7"/>
          <w:lang w:val="en-US"/>
        </w:rPr>
        <w:t xml:space="preserve"> </w:t>
      </w:r>
      <w:r w:rsidR="00E16736" w:rsidRPr="0063128F">
        <w:rPr>
          <w:i/>
          <w:iCs/>
          <w:color w:val="0000FF"/>
          <w:lang w:val="en-US"/>
        </w:rPr>
        <w:t>of</w:t>
      </w:r>
      <w:r w:rsidR="00E16736" w:rsidRPr="0063128F">
        <w:rPr>
          <w:i/>
          <w:iCs/>
          <w:color w:val="0000FF"/>
          <w:spacing w:val="-7"/>
          <w:lang w:val="en-US"/>
        </w:rPr>
        <w:t xml:space="preserve"> </w:t>
      </w:r>
      <w:r w:rsidR="00E16736" w:rsidRPr="0063128F">
        <w:rPr>
          <w:i/>
          <w:iCs/>
          <w:color w:val="0000FF"/>
          <w:spacing w:val="-1"/>
          <w:lang w:val="en-US"/>
        </w:rPr>
        <w:t>Observation</w:t>
      </w:r>
      <w:r w:rsidRPr="0063128F">
        <w:rPr>
          <w:i/>
          <w:iCs/>
          <w:color w:val="0000FF"/>
          <w:spacing w:val="-2"/>
          <w:lang w:val="en-US"/>
        </w:rPr>
        <w:t xml:space="preserve"> </w:t>
      </w:r>
      <w:r w:rsidRPr="0063128F">
        <w:rPr>
          <w:color w:val="000000"/>
          <w:spacing w:val="-1"/>
          <w:lang w:val="en-US"/>
        </w:rPr>
        <w:t>(WMO-No.</w:t>
      </w:r>
      <w:r w:rsidRPr="0063128F">
        <w:rPr>
          <w:color w:val="000000"/>
          <w:spacing w:val="-7"/>
          <w:lang w:val="en-US"/>
        </w:rPr>
        <w:t xml:space="preserve"> </w:t>
      </w:r>
      <w:r w:rsidRPr="003873B7">
        <w:rPr>
          <w:color w:val="000000"/>
          <w:lang w:val="en-US"/>
        </w:rPr>
        <w:t>8),</w:t>
      </w:r>
      <w:r w:rsidRPr="003873B7">
        <w:rPr>
          <w:color w:val="000000"/>
          <w:spacing w:val="-7"/>
          <w:lang w:val="en-US"/>
        </w:rPr>
        <w:t xml:space="preserve"> </w:t>
      </w:r>
      <w:r w:rsidRPr="003873B7">
        <w:rPr>
          <w:color w:val="000000"/>
          <w:lang w:val="en-US"/>
        </w:rPr>
        <w:t>Volume</w:t>
      </w:r>
      <w:r w:rsidRPr="003873B7">
        <w:rPr>
          <w:color w:val="000000"/>
          <w:spacing w:val="-5"/>
          <w:lang w:val="en-US"/>
        </w:rPr>
        <w:t xml:space="preserve"> </w:t>
      </w:r>
      <w:r w:rsidRPr="003873B7">
        <w:rPr>
          <w:color w:val="000000"/>
          <w:lang w:val="en-US"/>
        </w:rPr>
        <w:t>I,</w:t>
      </w:r>
      <w:r w:rsidRPr="003873B7">
        <w:rPr>
          <w:color w:val="000000"/>
          <w:spacing w:val="-7"/>
          <w:lang w:val="en-US"/>
        </w:rPr>
        <w:t xml:space="preserve"> </w:t>
      </w:r>
      <w:r w:rsidRPr="003873B7">
        <w:rPr>
          <w:color w:val="000000"/>
          <w:spacing w:val="-1"/>
          <w:lang w:val="en-US"/>
        </w:rPr>
        <w:t>Chapter</w:t>
      </w:r>
      <w:r w:rsidRPr="003873B7">
        <w:rPr>
          <w:color w:val="000000"/>
          <w:spacing w:val="-7"/>
          <w:lang w:val="en-US"/>
        </w:rPr>
        <w:t xml:space="preserve"> </w:t>
      </w:r>
      <w:r w:rsidRPr="003873B7">
        <w:rPr>
          <w:color w:val="000000"/>
          <w:lang w:val="en-US"/>
        </w:rPr>
        <w:t>1,</w:t>
      </w:r>
      <w:r w:rsidRPr="003873B7">
        <w:rPr>
          <w:color w:val="000000"/>
          <w:spacing w:val="-7"/>
          <w:lang w:val="en-US"/>
        </w:rPr>
        <w:t xml:space="preserve"> </w:t>
      </w:r>
      <w:r w:rsidRPr="003873B7">
        <w:rPr>
          <w:color w:val="000000"/>
          <w:lang w:val="en-US"/>
        </w:rPr>
        <w:t>Annex</w:t>
      </w:r>
      <w:r w:rsidRPr="003873B7">
        <w:rPr>
          <w:color w:val="000000"/>
          <w:spacing w:val="-7"/>
          <w:lang w:val="en-US"/>
        </w:rPr>
        <w:t xml:space="preserve"> </w:t>
      </w:r>
      <w:r w:rsidRPr="003873B7">
        <w:rPr>
          <w:color w:val="000000"/>
          <w:spacing w:val="-1"/>
          <w:lang w:val="en-US"/>
        </w:rPr>
        <w:t>1.G.</w:t>
      </w:r>
    </w:p>
    <w:p w14:paraId="64C314A2" w14:textId="77777777" w:rsidR="004E641E" w:rsidRDefault="004E641E" w:rsidP="004E641E">
      <w:pPr>
        <w:jc w:val="left"/>
        <w:rPr>
          <w:rFonts w:ascii="Verdana" w:hAnsi="Verdana" w:cs="Verdana"/>
          <w:color w:val="000000"/>
          <w:spacing w:val="-1"/>
          <w:kern w:val="0"/>
          <w:sz w:val="18"/>
          <w:szCs w:val="18"/>
          <w:lang w:val="en-US"/>
        </w:rPr>
      </w:pPr>
      <w:r>
        <w:rPr>
          <w:color w:val="000000"/>
          <w:spacing w:val="-1"/>
          <w:lang w:val="en-US"/>
        </w:rPr>
        <w:br w:type="page"/>
      </w:r>
    </w:p>
    <w:p w14:paraId="2AFB7135" w14:textId="05F447AE" w:rsidR="004E641E" w:rsidRPr="001451AD" w:rsidRDefault="004E641E" w:rsidP="004E641E">
      <w:pPr>
        <w:pStyle w:val="Titre1"/>
        <w:rPr>
          <w:lang w:val="fr-FR"/>
        </w:rPr>
      </w:pPr>
      <w:bookmarkStart w:id="192" w:name="_Toc242708357"/>
      <w:r w:rsidRPr="001451AD">
        <w:rPr>
          <w:lang w:val="fr-FR"/>
        </w:rPr>
        <w:lastRenderedPageBreak/>
        <w:t xml:space="preserve">Annex E </w:t>
      </w:r>
      <w:r w:rsidR="001451AD" w:rsidRPr="001451AD">
        <w:rPr>
          <w:lang w:val="fr-FR"/>
        </w:rPr>
        <w:t xml:space="preserve">- </w:t>
      </w:r>
      <w:r w:rsidRPr="001451AD">
        <w:rPr>
          <w:lang w:val="fr-FR"/>
        </w:rPr>
        <w:t>BUFR DAYCLI Template</w:t>
      </w:r>
      <w:bookmarkEnd w:id="192"/>
    </w:p>
    <w:p w14:paraId="0B32B661" w14:textId="77777777" w:rsidR="004E641E" w:rsidRDefault="004E641E" w:rsidP="004E641E">
      <w:r>
        <w:t>This annex reproduces the official DAYCLI BUFR sequence (3 07 095) as published in the Manual on Codes (WMO-No. 306, Volume I.2). It is recommended to use sequence 3 07 095 in preference to the earlier DAYCLI sequences 3 07 074 and 3 07 075.</w:t>
      </w:r>
    </w:p>
    <w:p w14:paraId="338B5C97" w14:textId="77777777" w:rsidR="004E641E" w:rsidRDefault="004E641E" w:rsidP="004E641E">
      <w:pPr>
        <w:rPr>
          <w:rFonts w:ascii="Verdana" w:eastAsia="Verdana" w:hAnsi="Verdana" w:cs="Verdana"/>
          <w:sz w:val="18"/>
          <w:szCs w:val="18"/>
        </w:rPr>
      </w:pPr>
    </w:p>
    <w:tbl>
      <w:tblPr>
        <w:tblStyle w:val="TableNormal1"/>
        <w:tblW w:w="0" w:type="auto"/>
        <w:tblInd w:w="98" w:type="dxa"/>
        <w:tblLayout w:type="fixed"/>
        <w:tblLook w:val="01E0" w:firstRow="1" w:lastRow="1" w:firstColumn="1" w:lastColumn="1" w:noHBand="0" w:noVBand="0"/>
      </w:tblPr>
      <w:tblGrid>
        <w:gridCol w:w="1701"/>
        <w:gridCol w:w="4000"/>
        <w:gridCol w:w="3371"/>
      </w:tblGrid>
      <w:tr w:rsidR="004E641E" w14:paraId="36A138D3" w14:textId="77777777" w:rsidTr="00BC5AB9">
        <w:trPr>
          <w:trHeight w:hRule="exact" w:val="348"/>
        </w:trPr>
        <w:tc>
          <w:tcPr>
            <w:tcW w:w="9072" w:type="dxa"/>
            <w:gridSpan w:val="3"/>
            <w:tcBorders>
              <w:top w:val="single" w:sz="5" w:space="0" w:color="AAAAAA"/>
              <w:left w:val="single" w:sz="5" w:space="0" w:color="AAAAAA"/>
              <w:bottom w:val="single" w:sz="5" w:space="0" w:color="AAAAAA"/>
              <w:right w:val="single" w:sz="5" w:space="0" w:color="AAAAAA"/>
            </w:tcBorders>
            <w:shd w:val="clear" w:color="auto" w:fill="D2D2D2"/>
          </w:tcPr>
          <w:p w14:paraId="046BCCEC"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07</w:t>
            </w:r>
            <w:r w:rsidRPr="007405A4">
              <w:rPr>
                <w:rFonts w:ascii="Verdana"/>
                <w:spacing w:val="-4"/>
                <w:sz w:val="18"/>
              </w:rPr>
              <w:t xml:space="preserve"> </w:t>
            </w:r>
            <w:r w:rsidRPr="007405A4">
              <w:rPr>
                <w:rFonts w:ascii="Verdana"/>
                <w:sz w:val="18"/>
              </w:rPr>
              <w:t>095</w:t>
            </w:r>
            <w:r w:rsidRPr="007405A4">
              <w:rPr>
                <w:rFonts w:ascii="Verdana"/>
                <w:spacing w:val="-4"/>
                <w:sz w:val="18"/>
              </w:rPr>
              <w:t xml:space="preserve"> </w:t>
            </w:r>
            <w:r w:rsidRPr="007405A4">
              <w:rPr>
                <w:rFonts w:ascii="Verdana"/>
                <w:sz w:val="18"/>
              </w:rPr>
              <w:t>(Daily</w:t>
            </w:r>
            <w:r w:rsidRPr="007405A4">
              <w:rPr>
                <w:rFonts w:ascii="Verdana"/>
                <w:spacing w:val="-5"/>
                <w:sz w:val="18"/>
              </w:rPr>
              <w:t xml:space="preserve"> </w:t>
            </w:r>
            <w:r w:rsidRPr="007405A4">
              <w:rPr>
                <w:rFonts w:ascii="Verdana"/>
                <w:sz w:val="18"/>
              </w:rPr>
              <w:t>temperatures</w:t>
            </w:r>
            <w:r w:rsidRPr="007405A4">
              <w:rPr>
                <w:rFonts w:ascii="Verdana"/>
                <w:spacing w:val="-4"/>
                <w:sz w:val="18"/>
              </w:rPr>
              <w:t xml:space="preserve"> </w:t>
            </w:r>
            <w:r w:rsidRPr="007405A4">
              <w:rPr>
                <w:rFonts w:ascii="Verdana"/>
                <w:sz w:val="18"/>
              </w:rPr>
              <w:t>and</w:t>
            </w:r>
            <w:r w:rsidRPr="007405A4">
              <w:rPr>
                <w:rFonts w:ascii="Verdana"/>
                <w:spacing w:val="-5"/>
                <w:sz w:val="18"/>
              </w:rPr>
              <w:t xml:space="preserve"> </w:t>
            </w:r>
            <w:r w:rsidRPr="007405A4">
              <w:rPr>
                <w:rFonts w:ascii="Verdana"/>
                <w:sz w:val="18"/>
              </w:rPr>
              <w:t>precipitations</w:t>
            </w:r>
            <w:r w:rsidRPr="007405A4">
              <w:rPr>
                <w:rFonts w:ascii="Verdana"/>
                <w:spacing w:val="1"/>
                <w:sz w:val="18"/>
              </w:rPr>
              <w:t xml:space="preserve"> </w:t>
            </w:r>
            <w:r w:rsidRPr="007405A4">
              <w:rPr>
                <w:rFonts w:ascii="Verdana"/>
                <w:sz w:val="18"/>
              </w:rPr>
              <w:t>including</w:t>
            </w:r>
            <w:r w:rsidRPr="007405A4">
              <w:rPr>
                <w:rFonts w:ascii="Verdana"/>
                <w:spacing w:val="-6"/>
                <w:sz w:val="18"/>
              </w:rPr>
              <w:t xml:space="preserve"> </w:t>
            </w:r>
            <w:r w:rsidRPr="007405A4">
              <w:rPr>
                <w:rFonts w:ascii="Verdana"/>
                <w:sz w:val="18"/>
              </w:rPr>
              <w:t>snow</w:t>
            </w:r>
            <w:r w:rsidRPr="007405A4">
              <w:rPr>
                <w:rFonts w:ascii="Verdana"/>
                <w:spacing w:val="-4"/>
                <w:sz w:val="18"/>
              </w:rPr>
              <w:t xml:space="preserve"> </w:t>
            </w:r>
            <w:r w:rsidRPr="007405A4">
              <w:rPr>
                <w:rFonts w:ascii="Verdana"/>
                <w:sz w:val="18"/>
              </w:rPr>
              <w:t>for</w:t>
            </w:r>
            <w:r w:rsidRPr="007405A4">
              <w:rPr>
                <w:rFonts w:ascii="Verdana"/>
                <w:spacing w:val="-5"/>
                <w:sz w:val="18"/>
              </w:rPr>
              <w:t xml:space="preserve"> </w:t>
            </w:r>
            <w:r w:rsidRPr="007405A4">
              <w:rPr>
                <w:rFonts w:ascii="Verdana"/>
                <w:sz w:val="18"/>
              </w:rPr>
              <w:t>climate</w:t>
            </w:r>
            <w:r w:rsidRPr="007405A4">
              <w:rPr>
                <w:rFonts w:ascii="Verdana"/>
                <w:spacing w:val="-5"/>
                <w:sz w:val="18"/>
              </w:rPr>
              <w:t xml:space="preserve"> </w:t>
            </w:r>
            <w:r w:rsidRPr="007405A4">
              <w:rPr>
                <w:rFonts w:ascii="Verdana"/>
                <w:sz w:val="18"/>
              </w:rPr>
              <w:t>report</w:t>
            </w:r>
            <w:r w:rsidRPr="007405A4">
              <w:rPr>
                <w:rFonts w:ascii="Verdana"/>
                <w:spacing w:val="-4"/>
                <w:sz w:val="18"/>
              </w:rPr>
              <w:t xml:space="preserve"> </w:t>
            </w:r>
            <w:r w:rsidRPr="007405A4">
              <w:rPr>
                <w:rFonts w:ascii="Verdana"/>
                <w:sz w:val="18"/>
              </w:rPr>
              <w:t>(DAYCLI))</w:t>
            </w:r>
          </w:p>
        </w:tc>
      </w:tr>
      <w:tr w:rsidR="004E641E" w14:paraId="683D57FA" w14:textId="77777777" w:rsidTr="00BC5AB9">
        <w:trPr>
          <w:trHeight w:hRule="exact" w:val="409"/>
        </w:trPr>
        <w:tc>
          <w:tcPr>
            <w:tcW w:w="1701" w:type="dxa"/>
            <w:tcBorders>
              <w:top w:val="single" w:sz="5" w:space="0" w:color="AAAAAA"/>
              <w:left w:val="single" w:sz="5" w:space="0" w:color="AAAAAA"/>
              <w:bottom w:val="single" w:sz="29" w:space="0" w:color="FFFFFF"/>
              <w:right w:val="single" w:sz="5" w:space="0" w:color="AAAAAA"/>
            </w:tcBorders>
            <w:shd w:val="clear" w:color="auto" w:fill="D2D2D2"/>
          </w:tcPr>
          <w:p w14:paraId="620DCE3E" w14:textId="77777777" w:rsidR="004E641E" w:rsidRPr="007405A4" w:rsidRDefault="004E641E" w:rsidP="00BC5AB9">
            <w:pPr>
              <w:rPr>
                <w:rFonts w:ascii="Verdana" w:eastAsia="Verdana" w:hAnsi="Verdana" w:cs="Verdana"/>
                <w:sz w:val="18"/>
                <w:szCs w:val="18"/>
              </w:rPr>
            </w:pPr>
            <w:r w:rsidRPr="007405A4">
              <w:rPr>
                <w:rFonts w:ascii="Verdana"/>
                <w:sz w:val="18"/>
              </w:rPr>
              <w:t>Table</w:t>
            </w:r>
            <w:r w:rsidRPr="007405A4">
              <w:rPr>
                <w:rFonts w:ascii="Verdana"/>
                <w:spacing w:val="-12"/>
                <w:sz w:val="18"/>
              </w:rPr>
              <w:t xml:space="preserve"> </w:t>
            </w:r>
            <w:r w:rsidRPr="007405A4">
              <w:rPr>
                <w:rFonts w:ascii="Verdana"/>
                <w:sz w:val="18"/>
              </w:rPr>
              <w:t>references</w:t>
            </w:r>
          </w:p>
        </w:tc>
        <w:tc>
          <w:tcPr>
            <w:tcW w:w="4000" w:type="dxa"/>
            <w:tcBorders>
              <w:top w:val="single" w:sz="5" w:space="0" w:color="AAAAAA"/>
              <w:left w:val="single" w:sz="5" w:space="0" w:color="AAAAAA"/>
              <w:bottom w:val="single" w:sz="29" w:space="0" w:color="FFFFFF"/>
              <w:right w:val="single" w:sz="5" w:space="0" w:color="AAAAAA"/>
            </w:tcBorders>
            <w:shd w:val="clear" w:color="auto" w:fill="D2D2D2"/>
          </w:tcPr>
          <w:p w14:paraId="46AE0753" w14:textId="77777777" w:rsidR="004E641E" w:rsidRPr="007405A4" w:rsidRDefault="004E641E" w:rsidP="00BC5AB9">
            <w:pPr>
              <w:rPr>
                <w:rFonts w:ascii="Verdana" w:eastAsia="Verdana" w:hAnsi="Verdana" w:cs="Verdana"/>
                <w:sz w:val="18"/>
                <w:szCs w:val="18"/>
              </w:rPr>
            </w:pPr>
            <w:r w:rsidRPr="007405A4">
              <w:rPr>
                <w:rFonts w:ascii="Verdana"/>
                <w:sz w:val="18"/>
              </w:rPr>
              <w:t>Element</w:t>
            </w:r>
            <w:r w:rsidRPr="007405A4">
              <w:rPr>
                <w:rFonts w:ascii="Verdana"/>
                <w:spacing w:val="-13"/>
                <w:sz w:val="18"/>
              </w:rPr>
              <w:t xml:space="preserve"> </w:t>
            </w:r>
            <w:r w:rsidRPr="007405A4">
              <w:rPr>
                <w:rFonts w:ascii="Verdana"/>
                <w:sz w:val="18"/>
              </w:rPr>
              <w:t>name</w:t>
            </w:r>
          </w:p>
        </w:tc>
        <w:tc>
          <w:tcPr>
            <w:tcW w:w="3371" w:type="dxa"/>
            <w:tcBorders>
              <w:top w:val="single" w:sz="5" w:space="0" w:color="AAAAAA"/>
              <w:left w:val="single" w:sz="5" w:space="0" w:color="AAAAAA"/>
              <w:bottom w:val="single" w:sz="29" w:space="0" w:color="FFFFFF"/>
              <w:right w:val="single" w:sz="5" w:space="0" w:color="AAAAAA"/>
            </w:tcBorders>
            <w:shd w:val="clear" w:color="auto" w:fill="D2D2D2"/>
          </w:tcPr>
          <w:p w14:paraId="1D5BDD16" w14:textId="77777777" w:rsidR="004E641E" w:rsidRPr="007405A4" w:rsidRDefault="004E641E" w:rsidP="00BC5AB9">
            <w:pPr>
              <w:rPr>
                <w:rFonts w:ascii="Verdana" w:eastAsia="Verdana" w:hAnsi="Verdana" w:cs="Verdana"/>
                <w:sz w:val="18"/>
                <w:szCs w:val="18"/>
              </w:rPr>
            </w:pPr>
            <w:r w:rsidRPr="007405A4">
              <w:rPr>
                <w:rFonts w:ascii="Verdana"/>
                <w:sz w:val="18"/>
              </w:rPr>
              <w:t>Element</w:t>
            </w:r>
            <w:r w:rsidRPr="007405A4">
              <w:rPr>
                <w:rFonts w:ascii="Verdana"/>
                <w:spacing w:val="-11"/>
                <w:sz w:val="18"/>
              </w:rPr>
              <w:t xml:space="preserve"> </w:t>
            </w:r>
            <w:r w:rsidRPr="007405A4">
              <w:rPr>
                <w:rFonts w:ascii="Verdana"/>
                <w:sz w:val="18"/>
              </w:rPr>
              <w:t>description</w:t>
            </w:r>
          </w:p>
        </w:tc>
      </w:tr>
      <w:tr w:rsidR="004E641E" w14:paraId="4992E60D"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1464FA80"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150</w:t>
            </w:r>
          </w:p>
        </w:tc>
        <w:tc>
          <w:tcPr>
            <w:tcW w:w="4000" w:type="dxa"/>
            <w:tcBorders>
              <w:top w:val="single" w:sz="29" w:space="0" w:color="FFFFFF"/>
              <w:left w:val="single" w:sz="5" w:space="0" w:color="AAAAAA"/>
              <w:bottom w:val="single" w:sz="29" w:space="0" w:color="FFFFFF"/>
              <w:right w:val="single" w:sz="5" w:space="0" w:color="AAAAAA"/>
            </w:tcBorders>
          </w:tcPr>
          <w:p w14:paraId="00EAAA77" w14:textId="77777777" w:rsidR="004E641E" w:rsidRPr="007405A4" w:rsidRDefault="004E641E" w:rsidP="00BC5AB9">
            <w:pPr>
              <w:rPr>
                <w:rFonts w:ascii="Verdana" w:eastAsia="Verdana" w:hAnsi="Verdana" w:cs="Verdana"/>
                <w:sz w:val="18"/>
                <w:szCs w:val="18"/>
              </w:rPr>
            </w:pPr>
            <w:r w:rsidRPr="007405A4">
              <w:rPr>
                <w:rFonts w:ascii="Verdana"/>
                <w:sz w:val="18"/>
              </w:rPr>
              <w:t>WIGOS</w:t>
            </w:r>
            <w:r w:rsidRPr="007405A4">
              <w:rPr>
                <w:rFonts w:ascii="Verdana"/>
                <w:spacing w:val="-6"/>
                <w:sz w:val="18"/>
              </w:rPr>
              <w:t xml:space="preserve"> </w:t>
            </w:r>
            <w:r w:rsidRPr="007405A4">
              <w:rPr>
                <w:rFonts w:ascii="Verdana"/>
                <w:sz w:val="18"/>
              </w:rPr>
              <w:t>identifier</w:t>
            </w:r>
          </w:p>
        </w:tc>
        <w:tc>
          <w:tcPr>
            <w:tcW w:w="3371" w:type="dxa"/>
            <w:tcBorders>
              <w:top w:val="single" w:sz="29" w:space="0" w:color="FFFFFF"/>
              <w:left w:val="single" w:sz="5" w:space="0" w:color="AAAAAA"/>
              <w:bottom w:val="single" w:sz="29" w:space="0" w:color="FFFFFF"/>
              <w:right w:val="single" w:sz="5" w:space="0" w:color="AAAAAA"/>
            </w:tcBorders>
          </w:tcPr>
          <w:p w14:paraId="459A3FEB" w14:textId="77777777" w:rsidR="004E641E" w:rsidRPr="007405A4" w:rsidRDefault="004E641E" w:rsidP="00BC5AB9"/>
        </w:tc>
      </w:tr>
      <w:tr w:rsidR="004E641E" w14:paraId="172C5712"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23905133"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001</w:t>
            </w:r>
          </w:p>
        </w:tc>
        <w:tc>
          <w:tcPr>
            <w:tcW w:w="4000" w:type="dxa"/>
            <w:tcBorders>
              <w:top w:val="single" w:sz="29" w:space="0" w:color="FFFFFF"/>
              <w:left w:val="single" w:sz="5" w:space="0" w:color="AAAAAA"/>
              <w:bottom w:val="single" w:sz="29" w:space="0" w:color="FFFFFF"/>
              <w:right w:val="single" w:sz="5" w:space="0" w:color="AAAAAA"/>
            </w:tcBorders>
          </w:tcPr>
          <w:p w14:paraId="7287C826" w14:textId="77777777" w:rsidR="004E641E" w:rsidRPr="007405A4" w:rsidRDefault="004E641E" w:rsidP="00BC5AB9">
            <w:pPr>
              <w:rPr>
                <w:rFonts w:ascii="Verdana" w:eastAsia="Verdana" w:hAnsi="Verdana" w:cs="Verdana"/>
                <w:sz w:val="18"/>
                <w:szCs w:val="18"/>
              </w:rPr>
            </w:pPr>
            <w:r w:rsidRPr="007405A4">
              <w:rPr>
                <w:rFonts w:ascii="Verdana"/>
                <w:sz w:val="18"/>
              </w:rPr>
              <w:t>WMO</w:t>
            </w:r>
            <w:r w:rsidRPr="007405A4">
              <w:rPr>
                <w:rFonts w:ascii="Verdana"/>
                <w:spacing w:val="-5"/>
                <w:sz w:val="18"/>
              </w:rPr>
              <w:t xml:space="preserve"> </w:t>
            </w:r>
            <w:r w:rsidRPr="007405A4">
              <w:rPr>
                <w:rFonts w:ascii="Verdana"/>
                <w:sz w:val="18"/>
              </w:rPr>
              <w:t>block</w:t>
            </w:r>
            <w:r w:rsidRPr="007405A4">
              <w:rPr>
                <w:rFonts w:ascii="Verdana"/>
                <w:spacing w:val="-6"/>
                <w:sz w:val="18"/>
              </w:rPr>
              <w:t xml:space="preserve"> </w:t>
            </w:r>
            <w:r w:rsidRPr="007405A4">
              <w:rPr>
                <w:rFonts w:ascii="Verdana"/>
                <w:sz w:val="18"/>
              </w:rPr>
              <w:t>and</w:t>
            </w:r>
            <w:r w:rsidRPr="007405A4">
              <w:rPr>
                <w:rFonts w:ascii="Verdana"/>
                <w:spacing w:val="-5"/>
                <w:sz w:val="18"/>
              </w:rPr>
              <w:t xml:space="preserve"> </w:t>
            </w:r>
            <w:r w:rsidRPr="007405A4">
              <w:rPr>
                <w:rFonts w:ascii="Verdana"/>
                <w:sz w:val="18"/>
              </w:rPr>
              <w:t>station</w:t>
            </w:r>
            <w:r w:rsidRPr="007405A4">
              <w:rPr>
                <w:rFonts w:ascii="Verdana"/>
                <w:spacing w:val="-6"/>
                <w:sz w:val="18"/>
              </w:rPr>
              <w:t xml:space="preserve"> </w:t>
            </w:r>
            <w:r w:rsidRPr="007405A4">
              <w:rPr>
                <w:rFonts w:ascii="Verdana"/>
                <w:sz w:val="18"/>
              </w:rPr>
              <w:t>number</w:t>
            </w:r>
          </w:p>
        </w:tc>
        <w:tc>
          <w:tcPr>
            <w:tcW w:w="3371" w:type="dxa"/>
            <w:tcBorders>
              <w:top w:val="single" w:sz="29" w:space="0" w:color="FFFFFF"/>
              <w:left w:val="single" w:sz="5" w:space="0" w:color="AAAAAA"/>
              <w:bottom w:val="single" w:sz="29" w:space="0" w:color="FFFFFF"/>
              <w:right w:val="single" w:sz="5" w:space="0" w:color="AAAAAA"/>
            </w:tcBorders>
          </w:tcPr>
          <w:p w14:paraId="5E16439A" w14:textId="77777777" w:rsidR="004E641E" w:rsidRPr="007405A4" w:rsidRDefault="004E641E" w:rsidP="00BC5AB9"/>
        </w:tc>
      </w:tr>
      <w:tr w:rsidR="004E641E" w14:paraId="02129BD6"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1B150523"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021</w:t>
            </w:r>
          </w:p>
        </w:tc>
        <w:tc>
          <w:tcPr>
            <w:tcW w:w="4000" w:type="dxa"/>
            <w:tcBorders>
              <w:top w:val="single" w:sz="29" w:space="0" w:color="FFFFFF"/>
              <w:left w:val="single" w:sz="5" w:space="0" w:color="AAAAAA"/>
              <w:bottom w:val="single" w:sz="29" w:space="0" w:color="FFFFFF"/>
              <w:right w:val="single" w:sz="5" w:space="0" w:color="AAAAAA"/>
            </w:tcBorders>
          </w:tcPr>
          <w:p w14:paraId="1072E104" w14:textId="77777777" w:rsidR="004E641E" w:rsidRPr="007405A4" w:rsidRDefault="004E641E" w:rsidP="00BC5AB9">
            <w:pPr>
              <w:rPr>
                <w:rFonts w:ascii="Verdana" w:eastAsia="Verdana" w:hAnsi="Verdana" w:cs="Verdana"/>
                <w:sz w:val="18"/>
                <w:szCs w:val="18"/>
              </w:rPr>
            </w:pPr>
            <w:r w:rsidRPr="007405A4">
              <w:rPr>
                <w:rFonts w:ascii="Verdana"/>
                <w:sz w:val="18"/>
              </w:rPr>
              <w:t>Latitude/longitude</w:t>
            </w:r>
            <w:r w:rsidRPr="007405A4">
              <w:rPr>
                <w:rFonts w:ascii="Verdana"/>
                <w:spacing w:val="-9"/>
                <w:sz w:val="18"/>
              </w:rPr>
              <w:t xml:space="preserve"> </w:t>
            </w:r>
            <w:r w:rsidRPr="007405A4">
              <w:rPr>
                <w:rFonts w:ascii="Verdana"/>
                <w:sz w:val="18"/>
              </w:rPr>
              <w:t>(high</w:t>
            </w:r>
            <w:r w:rsidRPr="007405A4">
              <w:rPr>
                <w:rFonts w:ascii="Verdana"/>
                <w:spacing w:val="-9"/>
                <w:sz w:val="18"/>
              </w:rPr>
              <w:t xml:space="preserve"> </w:t>
            </w:r>
            <w:r w:rsidRPr="007405A4">
              <w:rPr>
                <w:rFonts w:ascii="Verdana"/>
                <w:sz w:val="18"/>
              </w:rPr>
              <w:t>accuracy)</w:t>
            </w:r>
          </w:p>
        </w:tc>
        <w:tc>
          <w:tcPr>
            <w:tcW w:w="3371" w:type="dxa"/>
            <w:tcBorders>
              <w:top w:val="single" w:sz="29" w:space="0" w:color="FFFFFF"/>
              <w:left w:val="single" w:sz="5" w:space="0" w:color="AAAAAA"/>
              <w:bottom w:val="single" w:sz="29" w:space="0" w:color="FFFFFF"/>
              <w:right w:val="single" w:sz="5" w:space="0" w:color="AAAAAA"/>
            </w:tcBorders>
          </w:tcPr>
          <w:p w14:paraId="222F0D01" w14:textId="77777777" w:rsidR="004E641E" w:rsidRPr="007405A4" w:rsidRDefault="004E641E" w:rsidP="00BC5AB9"/>
        </w:tc>
      </w:tr>
      <w:tr w:rsidR="004E641E" w14:paraId="57CA1DCD"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1EF10443"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07</w:t>
            </w:r>
            <w:r w:rsidRPr="007405A4">
              <w:rPr>
                <w:rFonts w:ascii="Verdana"/>
                <w:spacing w:val="-3"/>
                <w:sz w:val="18"/>
              </w:rPr>
              <w:t xml:space="preserve"> </w:t>
            </w:r>
            <w:r w:rsidRPr="007405A4">
              <w:rPr>
                <w:rFonts w:ascii="Verdana"/>
                <w:sz w:val="18"/>
              </w:rPr>
              <w:t>030</w:t>
            </w:r>
          </w:p>
        </w:tc>
        <w:tc>
          <w:tcPr>
            <w:tcW w:w="4000" w:type="dxa"/>
            <w:tcBorders>
              <w:top w:val="single" w:sz="29" w:space="0" w:color="FFFFFF"/>
              <w:left w:val="single" w:sz="5" w:space="0" w:color="AAAAAA"/>
              <w:bottom w:val="single" w:sz="29" w:space="0" w:color="FFFFFF"/>
              <w:right w:val="single" w:sz="5" w:space="0" w:color="AAAAAA"/>
            </w:tcBorders>
          </w:tcPr>
          <w:p w14:paraId="1F3D3591" w14:textId="77777777" w:rsidR="004E641E" w:rsidRPr="007405A4" w:rsidRDefault="004E641E" w:rsidP="00BC5AB9">
            <w:pPr>
              <w:rPr>
                <w:rFonts w:ascii="Verdana" w:eastAsia="Verdana" w:hAnsi="Verdana" w:cs="Verdana"/>
                <w:sz w:val="18"/>
                <w:szCs w:val="18"/>
              </w:rPr>
            </w:pPr>
            <w:r w:rsidRPr="007405A4">
              <w:rPr>
                <w:rFonts w:ascii="Verdana"/>
                <w:sz w:val="18"/>
              </w:rPr>
              <w:t>Height</w:t>
            </w:r>
            <w:r w:rsidRPr="007405A4">
              <w:rPr>
                <w:rFonts w:ascii="Verdana"/>
                <w:spacing w:val="-5"/>
                <w:sz w:val="18"/>
              </w:rPr>
              <w:t xml:space="preserve"> </w:t>
            </w:r>
            <w:r w:rsidRPr="007405A4">
              <w:rPr>
                <w:rFonts w:ascii="Verdana"/>
                <w:sz w:val="18"/>
              </w:rPr>
              <w:t>of</w:t>
            </w:r>
            <w:r w:rsidRPr="007405A4">
              <w:rPr>
                <w:rFonts w:ascii="Verdana"/>
                <w:spacing w:val="-4"/>
                <w:sz w:val="18"/>
              </w:rPr>
              <w:t xml:space="preserve"> </w:t>
            </w:r>
            <w:r w:rsidRPr="007405A4">
              <w:rPr>
                <w:rFonts w:ascii="Verdana"/>
                <w:sz w:val="18"/>
              </w:rPr>
              <w:t>station</w:t>
            </w:r>
            <w:r w:rsidRPr="007405A4">
              <w:rPr>
                <w:rFonts w:ascii="Verdana"/>
                <w:spacing w:val="-6"/>
                <w:sz w:val="18"/>
              </w:rPr>
              <w:t xml:space="preserve"> </w:t>
            </w:r>
            <w:r w:rsidRPr="007405A4">
              <w:rPr>
                <w:rFonts w:ascii="Verdana"/>
                <w:sz w:val="18"/>
              </w:rPr>
              <w:t>ground</w:t>
            </w:r>
            <w:r w:rsidRPr="007405A4">
              <w:rPr>
                <w:rFonts w:ascii="Verdana"/>
                <w:spacing w:val="-5"/>
                <w:sz w:val="18"/>
              </w:rPr>
              <w:t xml:space="preserve"> </w:t>
            </w:r>
            <w:r w:rsidRPr="007405A4">
              <w:rPr>
                <w:rFonts w:ascii="Verdana"/>
                <w:sz w:val="18"/>
              </w:rPr>
              <w:t>above</w:t>
            </w:r>
            <w:r w:rsidRPr="007405A4">
              <w:rPr>
                <w:rFonts w:ascii="Verdana"/>
                <w:spacing w:val="-5"/>
                <w:sz w:val="18"/>
              </w:rPr>
              <w:t xml:space="preserve"> </w:t>
            </w:r>
            <w:r w:rsidRPr="007405A4">
              <w:rPr>
                <w:rFonts w:ascii="Verdana"/>
                <w:sz w:val="18"/>
              </w:rPr>
              <w:t>mean</w:t>
            </w:r>
            <w:r w:rsidRPr="007405A4">
              <w:rPr>
                <w:rFonts w:ascii="Verdana"/>
                <w:spacing w:val="-4"/>
                <w:sz w:val="18"/>
              </w:rPr>
              <w:t xml:space="preserve"> </w:t>
            </w:r>
            <w:r w:rsidRPr="007405A4">
              <w:rPr>
                <w:rFonts w:ascii="Verdana"/>
                <w:sz w:val="18"/>
              </w:rPr>
              <w:t>sea</w:t>
            </w:r>
            <w:r w:rsidRPr="007405A4">
              <w:rPr>
                <w:rFonts w:ascii="Verdana"/>
                <w:spacing w:val="27"/>
                <w:w w:val="99"/>
                <w:sz w:val="18"/>
              </w:rPr>
              <w:t xml:space="preserve"> </w:t>
            </w:r>
            <w:r w:rsidRPr="007405A4">
              <w:rPr>
                <w:rFonts w:ascii="Verdana"/>
                <w:sz w:val="18"/>
              </w:rPr>
              <w:t>level</w:t>
            </w:r>
          </w:p>
        </w:tc>
        <w:tc>
          <w:tcPr>
            <w:tcW w:w="3371" w:type="dxa"/>
            <w:tcBorders>
              <w:top w:val="single" w:sz="29" w:space="0" w:color="FFFFFF"/>
              <w:left w:val="single" w:sz="5" w:space="0" w:color="AAAAAA"/>
              <w:bottom w:val="single" w:sz="29" w:space="0" w:color="FFFFFF"/>
              <w:right w:val="single" w:sz="5" w:space="0" w:color="AAAAAA"/>
            </w:tcBorders>
          </w:tcPr>
          <w:p w14:paraId="0A3CC123" w14:textId="77777777" w:rsidR="004E641E" w:rsidRPr="007405A4" w:rsidRDefault="004E641E" w:rsidP="00BC5AB9"/>
        </w:tc>
      </w:tr>
      <w:tr w:rsidR="004E641E" w14:paraId="3B8B79A8"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7FE62340"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095</w:t>
            </w:r>
          </w:p>
        </w:tc>
        <w:tc>
          <w:tcPr>
            <w:tcW w:w="4000" w:type="dxa"/>
            <w:tcBorders>
              <w:top w:val="single" w:sz="29" w:space="0" w:color="FFFFFF"/>
              <w:left w:val="single" w:sz="5" w:space="0" w:color="AAAAAA"/>
              <w:bottom w:val="single" w:sz="29" w:space="0" w:color="FFFFFF"/>
              <w:right w:val="single" w:sz="5" w:space="0" w:color="AAAAAA"/>
            </w:tcBorders>
          </w:tcPr>
          <w:p w14:paraId="3AE35007" w14:textId="77777777" w:rsidR="004E641E" w:rsidRPr="007405A4" w:rsidRDefault="004E641E" w:rsidP="00BC5AB9">
            <w:pPr>
              <w:rPr>
                <w:rFonts w:ascii="Verdana" w:eastAsia="Verdana" w:hAnsi="Verdana" w:cs="Verdana"/>
                <w:sz w:val="18"/>
                <w:szCs w:val="18"/>
              </w:rPr>
            </w:pPr>
            <w:r w:rsidRPr="007405A4">
              <w:rPr>
                <w:rFonts w:ascii="Verdana"/>
                <w:sz w:val="18"/>
              </w:rPr>
              <w:t>Siting</w:t>
            </w:r>
            <w:r w:rsidRPr="007405A4">
              <w:rPr>
                <w:rFonts w:ascii="Verdana"/>
                <w:spacing w:val="-7"/>
                <w:sz w:val="18"/>
              </w:rPr>
              <w:t xml:space="preserve"> </w:t>
            </w:r>
            <w:r w:rsidRPr="007405A4">
              <w:rPr>
                <w:rFonts w:ascii="Verdana"/>
                <w:sz w:val="18"/>
              </w:rPr>
              <w:t>and</w:t>
            </w:r>
            <w:r w:rsidRPr="007405A4">
              <w:rPr>
                <w:rFonts w:ascii="Verdana"/>
                <w:spacing w:val="-6"/>
                <w:sz w:val="18"/>
              </w:rPr>
              <w:t xml:space="preserve"> </w:t>
            </w:r>
            <w:r w:rsidRPr="007405A4">
              <w:rPr>
                <w:rFonts w:ascii="Verdana"/>
                <w:sz w:val="18"/>
              </w:rPr>
              <w:t>measurement</w:t>
            </w:r>
            <w:r w:rsidRPr="007405A4">
              <w:rPr>
                <w:rFonts w:ascii="Verdana"/>
                <w:spacing w:val="-4"/>
                <w:sz w:val="18"/>
              </w:rPr>
              <w:t xml:space="preserve"> </w:t>
            </w:r>
            <w:r w:rsidRPr="007405A4">
              <w:rPr>
                <w:rFonts w:ascii="Verdana"/>
                <w:sz w:val="18"/>
              </w:rPr>
              <w:t>quality</w:t>
            </w:r>
            <w:r w:rsidRPr="007405A4">
              <w:rPr>
                <w:rFonts w:ascii="Verdana"/>
                <w:spacing w:val="31"/>
                <w:sz w:val="18"/>
              </w:rPr>
              <w:t xml:space="preserve"> </w:t>
            </w:r>
            <w:r w:rsidRPr="007405A4">
              <w:rPr>
                <w:rFonts w:ascii="Verdana"/>
                <w:sz w:val="18"/>
              </w:rPr>
              <w:t>classification</w:t>
            </w:r>
            <w:r w:rsidRPr="007405A4">
              <w:rPr>
                <w:rFonts w:ascii="Verdana"/>
                <w:spacing w:val="-8"/>
                <w:sz w:val="18"/>
              </w:rPr>
              <w:t xml:space="preserve"> </w:t>
            </w:r>
            <w:r w:rsidRPr="007405A4">
              <w:rPr>
                <w:rFonts w:ascii="Verdana"/>
                <w:sz w:val="18"/>
              </w:rPr>
              <w:t>for</w:t>
            </w:r>
            <w:r w:rsidRPr="007405A4">
              <w:rPr>
                <w:rFonts w:ascii="Verdana"/>
                <w:spacing w:val="-8"/>
                <w:sz w:val="18"/>
              </w:rPr>
              <w:t xml:space="preserve"> </w:t>
            </w:r>
            <w:r w:rsidRPr="007405A4">
              <w:rPr>
                <w:rFonts w:ascii="Verdana"/>
                <w:sz w:val="18"/>
              </w:rPr>
              <w:t>temperature</w:t>
            </w:r>
          </w:p>
        </w:tc>
        <w:tc>
          <w:tcPr>
            <w:tcW w:w="3371" w:type="dxa"/>
            <w:tcBorders>
              <w:top w:val="single" w:sz="29" w:space="0" w:color="FFFFFF"/>
              <w:left w:val="single" w:sz="5" w:space="0" w:color="AAAAAA"/>
              <w:bottom w:val="single" w:sz="29" w:space="0" w:color="FFFFFF"/>
              <w:right w:val="single" w:sz="5" w:space="0" w:color="AAAAAA"/>
            </w:tcBorders>
          </w:tcPr>
          <w:p w14:paraId="3D81E719" w14:textId="77777777" w:rsidR="004E641E" w:rsidRPr="007405A4" w:rsidRDefault="004E641E" w:rsidP="00BC5AB9"/>
        </w:tc>
      </w:tr>
      <w:tr w:rsidR="004E641E" w14:paraId="66BBB4D1" w14:textId="77777777" w:rsidTr="00BC5AB9">
        <w:trPr>
          <w:trHeight w:hRule="exact" w:val="566"/>
        </w:trPr>
        <w:tc>
          <w:tcPr>
            <w:tcW w:w="1701" w:type="dxa"/>
            <w:tcBorders>
              <w:top w:val="single" w:sz="29" w:space="0" w:color="FFFFFF"/>
              <w:left w:val="single" w:sz="5" w:space="0" w:color="AAAAAA"/>
              <w:bottom w:val="single" w:sz="29" w:space="0" w:color="FFFFFF"/>
              <w:right w:val="single" w:sz="5" w:space="0" w:color="AAAAAA"/>
            </w:tcBorders>
          </w:tcPr>
          <w:p w14:paraId="70C6F81F"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096</w:t>
            </w:r>
          </w:p>
        </w:tc>
        <w:tc>
          <w:tcPr>
            <w:tcW w:w="4000" w:type="dxa"/>
            <w:tcBorders>
              <w:top w:val="single" w:sz="29" w:space="0" w:color="FFFFFF"/>
              <w:left w:val="single" w:sz="5" w:space="0" w:color="AAAAAA"/>
              <w:bottom w:val="single" w:sz="29" w:space="0" w:color="FFFFFF"/>
              <w:right w:val="single" w:sz="5" w:space="0" w:color="AAAAAA"/>
            </w:tcBorders>
          </w:tcPr>
          <w:p w14:paraId="1C29B227" w14:textId="77777777" w:rsidR="004E641E" w:rsidRPr="007405A4" w:rsidRDefault="004E641E" w:rsidP="00BC5AB9">
            <w:pPr>
              <w:rPr>
                <w:rFonts w:ascii="Verdana" w:eastAsia="Verdana" w:hAnsi="Verdana" w:cs="Verdana"/>
                <w:sz w:val="18"/>
                <w:szCs w:val="18"/>
              </w:rPr>
            </w:pPr>
            <w:r w:rsidRPr="007405A4">
              <w:rPr>
                <w:rFonts w:ascii="Verdana"/>
                <w:sz w:val="18"/>
              </w:rPr>
              <w:t>Siting</w:t>
            </w:r>
            <w:r w:rsidRPr="007405A4">
              <w:rPr>
                <w:rFonts w:ascii="Verdana"/>
                <w:spacing w:val="-7"/>
                <w:sz w:val="18"/>
              </w:rPr>
              <w:t xml:space="preserve"> </w:t>
            </w:r>
            <w:r w:rsidRPr="007405A4">
              <w:rPr>
                <w:rFonts w:ascii="Verdana"/>
                <w:sz w:val="18"/>
              </w:rPr>
              <w:t>and</w:t>
            </w:r>
            <w:r w:rsidRPr="007405A4">
              <w:rPr>
                <w:rFonts w:ascii="Verdana"/>
                <w:spacing w:val="-6"/>
                <w:sz w:val="18"/>
              </w:rPr>
              <w:t xml:space="preserve"> </w:t>
            </w:r>
            <w:r w:rsidRPr="007405A4">
              <w:rPr>
                <w:rFonts w:ascii="Verdana"/>
                <w:sz w:val="18"/>
              </w:rPr>
              <w:t>measurement</w:t>
            </w:r>
            <w:r w:rsidRPr="007405A4">
              <w:rPr>
                <w:rFonts w:ascii="Verdana"/>
                <w:spacing w:val="-4"/>
                <w:sz w:val="18"/>
              </w:rPr>
              <w:t xml:space="preserve"> </w:t>
            </w:r>
            <w:r w:rsidRPr="007405A4">
              <w:rPr>
                <w:rFonts w:ascii="Verdana"/>
                <w:sz w:val="18"/>
              </w:rPr>
              <w:t>quality</w:t>
            </w:r>
            <w:r w:rsidRPr="007405A4">
              <w:rPr>
                <w:rFonts w:ascii="Verdana"/>
                <w:spacing w:val="31"/>
                <w:sz w:val="18"/>
              </w:rPr>
              <w:t xml:space="preserve"> </w:t>
            </w:r>
            <w:r w:rsidRPr="007405A4">
              <w:rPr>
                <w:rFonts w:ascii="Verdana"/>
                <w:sz w:val="18"/>
              </w:rPr>
              <w:t>classification</w:t>
            </w:r>
            <w:r w:rsidRPr="007405A4">
              <w:rPr>
                <w:rFonts w:ascii="Verdana"/>
                <w:spacing w:val="-5"/>
                <w:sz w:val="18"/>
              </w:rPr>
              <w:t xml:space="preserve"> </w:t>
            </w:r>
            <w:r w:rsidRPr="007405A4">
              <w:rPr>
                <w:rFonts w:ascii="Verdana"/>
                <w:sz w:val="18"/>
              </w:rPr>
              <w:t>for</w:t>
            </w:r>
            <w:r w:rsidRPr="007405A4">
              <w:rPr>
                <w:rFonts w:ascii="Verdana"/>
                <w:spacing w:val="-5"/>
                <w:sz w:val="18"/>
              </w:rPr>
              <w:t xml:space="preserve"> </w:t>
            </w:r>
            <w:r w:rsidRPr="007405A4">
              <w:rPr>
                <w:rFonts w:ascii="Verdana"/>
                <w:sz w:val="18"/>
              </w:rPr>
              <w:t>precipitation</w:t>
            </w:r>
          </w:p>
        </w:tc>
        <w:tc>
          <w:tcPr>
            <w:tcW w:w="3371" w:type="dxa"/>
            <w:tcBorders>
              <w:top w:val="single" w:sz="29" w:space="0" w:color="FFFFFF"/>
              <w:left w:val="single" w:sz="5" w:space="0" w:color="AAAAAA"/>
              <w:bottom w:val="single" w:sz="29" w:space="0" w:color="FFFFFF"/>
              <w:right w:val="single" w:sz="5" w:space="0" w:color="AAAAAA"/>
            </w:tcBorders>
          </w:tcPr>
          <w:p w14:paraId="06A4436F" w14:textId="77777777" w:rsidR="004E641E" w:rsidRPr="007405A4" w:rsidRDefault="004E641E" w:rsidP="00BC5AB9"/>
        </w:tc>
      </w:tr>
      <w:tr w:rsidR="004E641E" w14:paraId="7F6CE18A"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4A14984E"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094</w:t>
            </w:r>
          </w:p>
        </w:tc>
        <w:tc>
          <w:tcPr>
            <w:tcW w:w="4000" w:type="dxa"/>
            <w:tcBorders>
              <w:top w:val="single" w:sz="29" w:space="0" w:color="FFFFFF"/>
              <w:left w:val="single" w:sz="5" w:space="0" w:color="AAAAAA"/>
              <w:bottom w:val="single" w:sz="29" w:space="0" w:color="FFFFFF"/>
              <w:right w:val="single" w:sz="5" w:space="0" w:color="AAAAAA"/>
            </w:tcBorders>
          </w:tcPr>
          <w:p w14:paraId="1323D523" w14:textId="77777777" w:rsidR="004E641E" w:rsidRPr="007405A4" w:rsidRDefault="004E641E" w:rsidP="00BC5AB9">
            <w:pPr>
              <w:rPr>
                <w:rFonts w:ascii="Verdana" w:eastAsia="Verdana" w:hAnsi="Verdana" w:cs="Verdana"/>
                <w:sz w:val="18"/>
                <w:szCs w:val="18"/>
              </w:rPr>
            </w:pPr>
            <w:r w:rsidRPr="007405A4">
              <w:rPr>
                <w:rFonts w:ascii="Verdana"/>
                <w:sz w:val="18"/>
              </w:rPr>
              <w:t>Method</w:t>
            </w:r>
            <w:r w:rsidRPr="007405A4">
              <w:rPr>
                <w:rFonts w:ascii="Verdana"/>
                <w:spacing w:val="-7"/>
                <w:sz w:val="18"/>
              </w:rPr>
              <w:t xml:space="preserve"> </w:t>
            </w:r>
            <w:r w:rsidRPr="007405A4">
              <w:rPr>
                <w:rFonts w:ascii="Verdana"/>
                <w:sz w:val="18"/>
              </w:rPr>
              <w:t>used</w:t>
            </w:r>
            <w:r w:rsidRPr="007405A4">
              <w:rPr>
                <w:rFonts w:ascii="Verdana"/>
                <w:spacing w:val="-6"/>
                <w:sz w:val="18"/>
              </w:rPr>
              <w:t xml:space="preserve"> </w:t>
            </w:r>
            <w:r w:rsidRPr="007405A4">
              <w:rPr>
                <w:rFonts w:ascii="Verdana"/>
                <w:sz w:val="18"/>
              </w:rPr>
              <w:t>to</w:t>
            </w:r>
            <w:r w:rsidRPr="007405A4">
              <w:rPr>
                <w:rFonts w:ascii="Verdana"/>
                <w:spacing w:val="-6"/>
                <w:sz w:val="18"/>
              </w:rPr>
              <w:t xml:space="preserve"> </w:t>
            </w:r>
            <w:r w:rsidRPr="007405A4">
              <w:rPr>
                <w:rFonts w:ascii="Verdana"/>
                <w:sz w:val="18"/>
              </w:rPr>
              <w:t>calculate</w:t>
            </w:r>
            <w:r w:rsidRPr="007405A4">
              <w:rPr>
                <w:rFonts w:ascii="Verdana"/>
                <w:spacing w:val="-8"/>
                <w:sz w:val="18"/>
              </w:rPr>
              <w:t xml:space="preserve"> </w:t>
            </w:r>
            <w:r w:rsidRPr="007405A4">
              <w:rPr>
                <w:rFonts w:ascii="Verdana"/>
                <w:sz w:val="18"/>
              </w:rPr>
              <w:t>the</w:t>
            </w:r>
            <w:r w:rsidRPr="007405A4">
              <w:rPr>
                <w:rFonts w:ascii="Verdana"/>
                <w:spacing w:val="-6"/>
                <w:sz w:val="18"/>
              </w:rPr>
              <w:t xml:space="preserve"> </w:t>
            </w:r>
            <w:r w:rsidRPr="007405A4">
              <w:rPr>
                <w:rFonts w:ascii="Verdana"/>
                <w:sz w:val="18"/>
              </w:rPr>
              <w:t>average</w:t>
            </w:r>
            <w:r w:rsidRPr="007405A4">
              <w:rPr>
                <w:rFonts w:ascii="Verdana"/>
                <w:spacing w:val="21"/>
                <w:w w:val="99"/>
                <w:sz w:val="18"/>
              </w:rPr>
              <w:t xml:space="preserve"> </w:t>
            </w:r>
            <w:r w:rsidRPr="007405A4">
              <w:rPr>
                <w:rFonts w:ascii="Verdana"/>
                <w:sz w:val="18"/>
              </w:rPr>
              <w:t>daily</w:t>
            </w:r>
            <w:r w:rsidRPr="007405A4">
              <w:rPr>
                <w:rFonts w:ascii="Verdana"/>
                <w:spacing w:val="-13"/>
                <w:sz w:val="18"/>
              </w:rPr>
              <w:t xml:space="preserve"> </w:t>
            </w:r>
            <w:r w:rsidRPr="007405A4">
              <w:rPr>
                <w:rFonts w:ascii="Verdana"/>
                <w:sz w:val="18"/>
              </w:rPr>
              <w:t>temperature</w:t>
            </w:r>
          </w:p>
        </w:tc>
        <w:tc>
          <w:tcPr>
            <w:tcW w:w="3371" w:type="dxa"/>
            <w:tcBorders>
              <w:top w:val="single" w:sz="29" w:space="0" w:color="FFFFFF"/>
              <w:left w:val="single" w:sz="5" w:space="0" w:color="AAAAAA"/>
              <w:bottom w:val="single" w:sz="29" w:space="0" w:color="FFFFFF"/>
              <w:right w:val="single" w:sz="5" w:space="0" w:color="AAAAAA"/>
            </w:tcBorders>
          </w:tcPr>
          <w:p w14:paraId="60B4494C" w14:textId="77777777" w:rsidR="004E641E" w:rsidRPr="007405A4" w:rsidRDefault="004E641E" w:rsidP="00BC5AB9"/>
        </w:tc>
      </w:tr>
      <w:tr w:rsidR="004E641E" w14:paraId="673EDF9B"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0F1571C8"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028</w:t>
            </w:r>
          </w:p>
        </w:tc>
        <w:tc>
          <w:tcPr>
            <w:tcW w:w="4000" w:type="dxa"/>
            <w:tcBorders>
              <w:top w:val="single" w:sz="29" w:space="0" w:color="FFFFFF"/>
              <w:left w:val="single" w:sz="5" w:space="0" w:color="AAAAAA"/>
              <w:bottom w:val="single" w:sz="29" w:space="0" w:color="FFFFFF"/>
              <w:right w:val="single" w:sz="5" w:space="0" w:color="AAAAAA"/>
            </w:tcBorders>
          </w:tcPr>
          <w:p w14:paraId="44BAC8DE" w14:textId="77777777" w:rsidR="004E641E" w:rsidRPr="007405A4" w:rsidRDefault="004E641E" w:rsidP="00BC5AB9">
            <w:pPr>
              <w:rPr>
                <w:rFonts w:ascii="Verdana" w:eastAsia="Verdana" w:hAnsi="Verdana" w:cs="Verdana"/>
                <w:sz w:val="18"/>
                <w:szCs w:val="18"/>
              </w:rPr>
            </w:pPr>
            <w:r w:rsidRPr="007405A4">
              <w:rPr>
                <w:rFonts w:ascii="Verdana"/>
                <w:sz w:val="18"/>
              </w:rPr>
              <w:t>Extended</w:t>
            </w:r>
            <w:r w:rsidRPr="007405A4">
              <w:rPr>
                <w:rFonts w:ascii="Verdana"/>
                <w:spacing w:val="-11"/>
                <w:sz w:val="18"/>
              </w:rPr>
              <w:t xml:space="preserve"> </w:t>
            </w:r>
            <w:r w:rsidRPr="007405A4">
              <w:rPr>
                <w:rFonts w:ascii="Verdana"/>
                <w:sz w:val="18"/>
              </w:rPr>
              <w:t>time</w:t>
            </w:r>
            <w:r w:rsidRPr="007405A4">
              <w:rPr>
                <w:rFonts w:ascii="Verdana"/>
                <w:spacing w:val="-9"/>
                <w:sz w:val="18"/>
              </w:rPr>
              <w:t xml:space="preserve"> </w:t>
            </w:r>
            <w:r w:rsidRPr="007405A4">
              <w:rPr>
                <w:rFonts w:ascii="Verdana"/>
                <w:sz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4CB8C3DD"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3"/>
                <w:sz w:val="18"/>
              </w:rPr>
              <w:t xml:space="preserve"> </w:t>
            </w:r>
            <w:r w:rsidRPr="007405A4">
              <w:rPr>
                <w:rFonts w:ascii="Verdana"/>
                <w:sz w:val="18"/>
              </w:rPr>
              <w:t>40</w:t>
            </w:r>
            <w:r w:rsidRPr="007405A4">
              <w:rPr>
                <w:rFonts w:ascii="Verdana"/>
                <w:spacing w:val="-2"/>
                <w:sz w:val="18"/>
              </w:rPr>
              <w:t xml:space="preserve"> </w:t>
            </w:r>
            <w:r w:rsidRPr="007405A4">
              <w:rPr>
                <w:rFonts w:ascii="Verdana"/>
                <w:sz w:val="18"/>
              </w:rPr>
              <w:t>Attribution</w:t>
            </w:r>
            <w:r w:rsidRPr="007405A4">
              <w:rPr>
                <w:rFonts w:ascii="Verdana"/>
                <w:spacing w:val="-3"/>
                <w:sz w:val="18"/>
              </w:rPr>
              <w:t xml:space="preserve"> </w:t>
            </w:r>
            <w:r w:rsidRPr="007405A4">
              <w:rPr>
                <w:rFonts w:ascii="Verdana"/>
                <w:sz w:val="18"/>
              </w:rPr>
              <w:t>date</w:t>
            </w:r>
            <w:r w:rsidRPr="007405A4">
              <w:rPr>
                <w:rFonts w:ascii="Verdana"/>
                <w:spacing w:val="-3"/>
                <w:sz w:val="18"/>
              </w:rPr>
              <w:t xml:space="preserve"> </w:t>
            </w:r>
            <w:r w:rsidRPr="007405A4">
              <w:rPr>
                <w:rFonts w:ascii="Verdana"/>
                <w:sz w:val="18"/>
              </w:rPr>
              <w:t>(in</w:t>
            </w:r>
            <w:r w:rsidRPr="007405A4">
              <w:rPr>
                <w:rFonts w:ascii="Verdana"/>
                <w:spacing w:val="-3"/>
                <w:sz w:val="18"/>
              </w:rPr>
              <w:t xml:space="preserve"> </w:t>
            </w:r>
            <w:r w:rsidRPr="007405A4">
              <w:rPr>
                <w:rFonts w:ascii="Verdana"/>
                <w:sz w:val="18"/>
              </w:rPr>
              <w:t>LMTZ)</w:t>
            </w:r>
          </w:p>
        </w:tc>
      </w:tr>
      <w:tr w:rsidR="004E641E" w14:paraId="562D3CDF"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721533D8"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5"/>
                <w:sz w:val="18"/>
              </w:rPr>
              <w:t xml:space="preserve"> </w:t>
            </w:r>
            <w:r w:rsidRPr="007405A4">
              <w:rPr>
                <w:rFonts w:ascii="Verdana"/>
                <w:sz w:val="18"/>
              </w:rPr>
              <w:t>08</w:t>
            </w:r>
            <w:r w:rsidRPr="007405A4">
              <w:rPr>
                <w:rFonts w:ascii="Verdana"/>
                <w:spacing w:val="-4"/>
                <w:sz w:val="18"/>
              </w:rPr>
              <w:t xml:space="preserve"> </w:t>
            </w:r>
            <w:r w:rsidRPr="007405A4">
              <w:rPr>
                <w:rFonts w:ascii="Verdana"/>
                <w:sz w:val="18"/>
              </w:rPr>
              <w:t>025</w:t>
            </w:r>
          </w:p>
        </w:tc>
        <w:tc>
          <w:tcPr>
            <w:tcW w:w="4000" w:type="dxa"/>
            <w:tcBorders>
              <w:top w:val="single" w:sz="29" w:space="0" w:color="FFFFFF"/>
              <w:left w:val="single" w:sz="5" w:space="0" w:color="AAAAAA"/>
              <w:bottom w:val="single" w:sz="29" w:space="0" w:color="FFFFFF"/>
              <w:right w:val="single" w:sz="5" w:space="0" w:color="AAAAAA"/>
            </w:tcBorders>
          </w:tcPr>
          <w:p w14:paraId="3272CCF2" w14:textId="77777777" w:rsidR="004E641E" w:rsidRPr="007405A4" w:rsidRDefault="004E641E" w:rsidP="00BC5AB9">
            <w:pPr>
              <w:rPr>
                <w:rFonts w:ascii="Verdana" w:eastAsia="Verdana" w:hAnsi="Verdana" w:cs="Verdana"/>
                <w:sz w:val="18"/>
                <w:szCs w:val="18"/>
              </w:rPr>
            </w:pPr>
            <w:r w:rsidRPr="007405A4">
              <w:rPr>
                <w:rFonts w:ascii="Verdana"/>
                <w:sz w:val="18"/>
              </w:rPr>
              <w:t>Time</w:t>
            </w:r>
            <w:r w:rsidRPr="007405A4">
              <w:rPr>
                <w:rFonts w:ascii="Verdana"/>
                <w:spacing w:val="-12"/>
                <w:sz w:val="18"/>
              </w:rPr>
              <w:t xml:space="preserve"> </w:t>
            </w:r>
            <w:r w:rsidRPr="007405A4">
              <w:rPr>
                <w:rFonts w:ascii="Verdana"/>
                <w:sz w:val="18"/>
              </w:rPr>
              <w:t>difference</w:t>
            </w:r>
            <w:r w:rsidRPr="007405A4">
              <w:rPr>
                <w:rFonts w:ascii="Verdana"/>
                <w:spacing w:val="-11"/>
                <w:sz w:val="18"/>
              </w:rPr>
              <w:t xml:space="preserve"> </w:t>
            </w:r>
            <w:r w:rsidRPr="007405A4">
              <w:rPr>
                <w:rFonts w:ascii="Verdana"/>
                <w:sz w:val="18"/>
              </w:rPr>
              <w:t>qualifier</w:t>
            </w:r>
          </w:p>
        </w:tc>
        <w:tc>
          <w:tcPr>
            <w:tcW w:w="3371" w:type="dxa"/>
            <w:tcBorders>
              <w:top w:val="single" w:sz="29" w:space="0" w:color="FFFFFF"/>
              <w:left w:val="single" w:sz="5" w:space="0" w:color="AAAAAA"/>
              <w:bottom w:val="single" w:sz="29" w:space="0" w:color="FFFFFF"/>
              <w:right w:val="single" w:sz="5" w:space="0" w:color="AAAAAA"/>
            </w:tcBorders>
          </w:tcPr>
          <w:p w14:paraId="792D33E8"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3"/>
                <w:sz w:val="18"/>
              </w:rPr>
              <w:t xml:space="preserve"> </w:t>
            </w:r>
            <w:r w:rsidRPr="007405A4">
              <w:rPr>
                <w:rFonts w:ascii="Verdana"/>
                <w:sz w:val="18"/>
              </w:rPr>
              <w:t>3</w:t>
            </w:r>
            <w:r w:rsidRPr="007405A4">
              <w:rPr>
                <w:rFonts w:ascii="Verdana"/>
                <w:spacing w:val="-3"/>
                <w:sz w:val="18"/>
              </w:rPr>
              <w:t xml:space="preserve"> </w:t>
            </w:r>
            <w:r w:rsidRPr="007405A4">
              <w:rPr>
                <w:rFonts w:ascii="Verdana"/>
                <w:sz w:val="18"/>
              </w:rPr>
              <w:t>(LMTZ-UTC)</w:t>
            </w:r>
          </w:p>
        </w:tc>
      </w:tr>
      <w:tr w:rsidR="004E641E" w14:paraId="75A9C5FA"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20851EF1"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26</w:t>
            </w:r>
            <w:r w:rsidRPr="007405A4">
              <w:rPr>
                <w:rFonts w:ascii="Verdana"/>
                <w:spacing w:val="-3"/>
                <w:sz w:val="18"/>
              </w:rPr>
              <w:t xml:space="preserve"> </w:t>
            </w:r>
            <w:r w:rsidRPr="007405A4">
              <w:rPr>
                <w:rFonts w:ascii="Verdana"/>
                <w:sz w:val="18"/>
              </w:rPr>
              <w:t>003</w:t>
            </w:r>
          </w:p>
        </w:tc>
        <w:tc>
          <w:tcPr>
            <w:tcW w:w="4000" w:type="dxa"/>
            <w:tcBorders>
              <w:top w:val="single" w:sz="29" w:space="0" w:color="FFFFFF"/>
              <w:left w:val="single" w:sz="5" w:space="0" w:color="AAAAAA"/>
              <w:bottom w:val="single" w:sz="29" w:space="0" w:color="FFFFFF"/>
              <w:right w:val="single" w:sz="5" w:space="0" w:color="AAAAAA"/>
            </w:tcBorders>
          </w:tcPr>
          <w:p w14:paraId="2E00B48E" w14:textId="77777777" w:rsidR="004E641E" w:rsidRPr="007405A4" w:rsidRDefault="004E641E" w:rsidP="00BC5AB9">
            <w:pPr>
              <w:rPr>
                <w:rFonts w:ascii="Verdana" w:eastAsia="Verdana" w:hAnsi="Verdana" w:cs="Verdana"/>
                <w:sz w:val="18"/>
                <w:szCs w:val="18"/>
              </w:rPr>
            </w:pPr>
            <w:r w:rsidRPr="007405A4">
              <w:rPr>
                <w:rFonts w:ascii="Verdana"/>
                <w:sz w:val="18"/>
              </w:rPr>
              <w:t>Time</w:t>
            </w:r>
            <w:r w:rsidRPr="007405A4">
              <w:rPr>
                <w:rFonts w:ascii="Verdana"/>
                <w:spacing w:val="-15"/>
                <w:sz w:val="18"/>
              </w:rPr>
              <w:t xml:space="preserve"> </w:t>
            </w:r>
            <w:r w:rsidRPr="007405A4">
              <w:rPr>
                <w:rFonts w:ascii="Verdana"/>
                <w:sz w:val="18"/>
              </w:rPr>
              <w:t>difference</w:t>
            </w:r>
          </w:p>
        </w:tc>
        <w:tc>
          <w:tcPr>
            <w:tcW w:w="3371" w:type="dxa"/>
            <w:tcBorders>
              <w:top w:val="single" w:sz="29" w:space="0" w:color="FFFFFF"/>
              <w:left w:val="single" w:sz="5" w:space="0" w:color="AAAAAA"/>
              <w:bottom w:val="single" w:sz="29" w:space="0" w:color="FFFFFF"/>
              <w:right w:val="single" w:sz="5" w:space="0" w:color="AAAAAA"/>
            </w:tcBorders>
          </w:tcPr>
          <w:p w14:paraId="6C1B7D7B" w14:textId="77777777" w:rsidR="004E641E" w:rsidRPr="007405A4" w:rsidRDefault="004E641E" w:rsidP="00BC5AB9"/>
        </w:tc>
      </w:tr>
      <w:tr w:rsidR="004E641E" w14:paraId="79D73CB8"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0D1CF00D"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011</w:t>
            </w:r>
          </w:p>
        </w:tc>
        <w:tc>
          <w:tcPr>
            <w:tcW w:w="4000" w:type="dxa"/>
            <w:tcBorders>
              <w:top w:val="single" w:sz="29" w:space="0" w:color="FFFFFF"/>
              <w:left w:val="single" w:sz="5" w:space="0" w:color="AAAAAA"/>
              <w:bottom w:val="single" w:sz="29" w:space="0" w:color="FFFFFF"/>
              <w:right w:val="single" w:sz="5" w:space="0" w:color="AAAAAA"/>
            </w:tcBorders>
          </w:tcPr>
          <w:p w14:paraId="2A31C950" w14:textId="77777777" w:rsidR="004E641E" w:rsidRPr="007405A4" w:rsidRDefault="004E641E" w:rsidP="00BC5AB9">
            <w:pPr>
              <w:rPr>
                <w:rFonts w:ascii="Verdana" w:eastAsia="Verdana" w:hAnsi="Verdana" w:cs="Verdana"/>
                <w:sz w:val="18"/>
                <w:szCs w:val="18"/>
              </w:rPr>
            </w:pPr>
            <w:r w:rsidRPr="007405A4">
              <w:rPr>
                <w:rFonts w:ascii="Verdana"/>
                <w:sz w:val="18"/>
              </w:rPr>
              <w:t>Year,</w:t>
            </w:r>
            <w:r w:rsidRPr="007405A4">
              <w:rPr>
                <w:rFonts w:ascii="Verdana"/>
                <w:spacing w:val="-9"/>
                <w:sz w:val="18"/>
              </w:rPr>
              <w:t xml:space="preserve"> </w:t>
            </w:r>
            <w:r w:rsidRPr="007405A4">
              <w:rPr>
                <w:rFonts w:ascii="Verdana"/>
                <w:sz w:val="18"/>
              </w:rPr>
              <w:t>month,</w:t>
            </w:r>
            <w:r w:rsidRPr="007405A4">
              <w:rPr>
                <w:rFonts w:ascii="Verdana"/>
                <w:spacing w:val="-8"/>
                <w:sz w:val="18"/>
              </w:rPr>
              <w:t xml:space="preserve"> </w:t>
            </w:r>
            <w:r w:rsidRPr="007405A4">
              <w:rPr>
                <w:rFonts w:ascii="Verdana"/>
                <w:sz w:val="18"/>
              </w:rPr>
              <w:t>day</w:t>
            </w:r>
          </w:p>
        </w:tc>
        <w:tc>
          <w:tcPr>
            <w:tcW w:w="3371" w:type="dxa"/>
            <w:tcBorders>
              <w:top w:val="single" w:sz="29" w:space="0" w:color="FFFFFF"/>
              <w:left w:val="single" w:sz="5" w:space="0" w:color="AAAAAA"/>
              <w:bottom w:val="single" w:sz="29" w:space="0" w:color="FFFFFF"/>
              <w:right w:val="single" w:sz="5" w:space="0" w:color="AAAAAA"/>
            </w:tcBorders>
          </w:tcPr>
          <w:p w14:paraId="5304CA71" w14:textId="77777777" w:rsidR="004E641E" w:rsidRPr="007405A4" w:rsidRDefault="004E641E" w:rsidP="00BC5AB9">
            <w:pPr>
              <w:rPr>
                <w:rFonts w:ascii="Verdana" w:eastAsia="Verdana" w:hAnsi="Verdana" w:cs="Verdana"/>
                <w:sz w:val="18"/>
                <w:szCs w:val="18"/>
              </w:rPr>
            </w:pPr>
            <w:r w:rsidRPr="007405A4">
              <w:rPr>
                <w:rFonts w:ascii="Verdana"/>
                <w:sz w:val="18"/>
              </w:rPr>
              <w:t>Attribution</w:t>
            </w:r>
            <w:r w:rsidRPr="007405A4">
              <w:rPr>
                <w:rFonts w:ascii="Verdana"/>
                <w:spacing w:val="-11"/>
                <w:sz w:val="18"/>
              </w:rPr>
              <w:t xml:space="preserve"> </w:t>
            </w:r>
            <w:r w:rsidRPr="007405A4">
              <w:rPr>
                <w:rFonts w:ascii="Verdana"/>
                <w:sz w:val="18"/>
              </w:rPr>
              <w:t>date</w:t>
            </w:r>
            <w:r w:rsidRPr="007405A4">
              <w:rPr>
                <w:rFonts w:ascii="Verdana"/>
                <w:spacing w:val="-9"/>
                <w:sz w:val="18"/>
              </w:rPr>
              <w:t xml:space="preserve"> </w:t>
            </w:r>
            <w:r w:rsidRPr="007405A4">
              <w:rPr>
                <w:rFonts w:ascii="Verdana"/>
                <w:sz w:val="18"/>
              </w:rPr>
              <w:t>(LMTZ)</w:t>
            </w:r>
          </w:p>
        </w:tc>
      </w:tr>
      <w:tr w:rsidR="004E641E" w14:paraId="034848AA"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51415FB8" w14:textId="77777777" w:rsidR="004E641E" w:rsidRPr="007405A4" w:rsidRDefault="004E641E" w:rsidP="00BC5AB9"/>
        </w:tc>
        <w:tc>
          <w:tcPr>
            <w:tcW w:w="4000" w:type="dxa"/>
            <w:tcBorders>
              <w:top w:val="single" w:sz="29" w:space="0" w:color="FFFFFF"/>
              <w:left w:val="single" w:sz="5" w:space="0" w:color="AAAAAA"/>
              <w:bottom w:val="single" w:sz="29" w:space="0" w:color="FFFFFF"/>
              <w:right w:val="single" w:sz="5" w:space="0" w:color="AAAAAA"/>
            </w:tcBorders>
          </w:tcPr>
          <w:p w14:paraId="5401FFDE" w14:textId="77777777" w:rsidR="004E641E" w:rsidRPr="007405A4" w:rsidRDefault="004E641E" w:rsidP="00BC5AB9">
            <w:pPr>
              <w:rPr>
                <w:rFonts w:ascii="Verdana" w:eastAsia="Verdana" w:hAnsi="Verdana" w:cs="Verdana"/>
                <w:sz w:val="18"/>
                <w:szCs w:val="18"/>
              </w:rPr>
            </w:pPr>
            <w:r w:rsidRPr="007405A4">
              <w:rPr>
                <w:rFonts w:ascii="Verdana"/>
                <w:i/>
                <w:sz w:val="18"/>
              </w:rPr>
              <w:t>Total</w:t>
            </w:r>
            <w:r w:rsidRPr="007405A4">
              <w:rPr>
                <w:rFonts w:ascii="Verdana"/>
                <w:i/>
                <w:spacing w:val="-3"/>
                <w:sz w:val="18"/>
              </w:rPr>
              <w:t xml:space="preserve"> </w:t>
            </w:r>
            <w:r w:rsidRPr="007405A4">
              <w:rPr>
                <w:rFonts w:ascii="Verdana"/>
                <w:i/>
                <w:sz w:val="18"/>
              </w:rPr>
              <w:t>snow</w:t>
            </w:r>
            <w:r w:rsidRPr="007405A4">
              <w:rPr>
                <w:rFonts w:ascii="Verdana"/>
                <w:i/>
                <w:spacing w:val="-4"/>
                <w:sz w:val="18"/>
              </w:rPr>
              <w:t xml:space="preserve"> </w:t>
            </w:r>
            <w:r w:rsidRPr="007405A4">
              <w:rPr>
                <w:rFonts w:ascii="Verdana"/>
                <w:i/>
                <w:sz w:val="18"/>
              </w:rPr>
              <w:t>depth</w:t>
            </w:r>
            <w:r w:rsidRPr="007405A4">
              <w:rPr>
                <w:rFonts w:ascii="Verdana"/>
                <w:i/>
                <w:spacing w:val="-3"/>
                <w:sz w:val="18"/>
              </w:rPr>
              <w:t xml:space="preserve"> </w:t>
            </w:r>
            <w:r w:rsidRPr="007405A4">
              <w:rPr>
                <w:rFonts w:ascii="Verdana"/>
                <w:i/>
                <w:sz w:val="18"/>
              </w:rPr>
              <w:t>(see</w:t>
            </w:r>
            <w:r w:rsidRPr="007405A4">
              <w:rPr>
                <w:rFonts w:ascii="Verdana"/>
                <w:i/>
                <w:spacing w:val="-3"/>
                <w:sz w:val="18"/>
              </w:rPr>
              <w:t xml:space="preserve"> </w:t>
            </w:r>
            <w:r w:rsidRPr="007405A4">
              <w:rPr>
                <w:rFonts w:ascii="Verdana"/>
                <w:i/>
                <w:sz w:val="18"/>
              </w:rPr>
              <w:t>Note</w:t>
            </w:r>
            <w:r w:rsidRPr="007405A4">
              <w:rPr>
                <w:rFonts w:ascii="Verdana"/>
                <w:i/>
                <w:spacing w:val="-4"/>
                <w:sz w:val="18"/>
              </w:rPr>
              <w:t xml:space="preserve"> </w:t>
            </w:r>
            <w:r w:rsidRPr="007405A4">
              <w:rPr>
                <w:rFonts w:ascii="Verdana"/>
                <w:i/>
                <w:sz w:val="18"/>
              </w:rPr>
              <w:t>14)</w:t>
            </w:r>
          </w:p>
        </w:tc>
        <w:tc>
          <w:tcPr>
            <w:tcW w:w="3371" w:type="dxa"/>
            <w:tcBorders>
              <w:top w:val="single" w:sz="29" w:space="0" w:color="FFFFFF"/>
              <w:left w:val="single" w:sz="5" w:space="0" w:color="AAAAAA"/>
              <w:bottom w:val="single" w:sz="29" w:space="0" w:color="FFFFFF"/>
              <w:right w:val="single" w:sz="5" w:space="0" w:color="AAAAAA"/>
            </w:tcBorders>
          </w:tcPr>
          <w:p w14:paraId="6BC1C24F" w14:textId="77777777" w:rsidR="004E641E" w:rsidRPr="007405A4" w:rsidRDefault="004E641E" w:rsidP="00BC5AB9"/>
        </w:tc>
      </w:tr>
      <w:tr w:rsidR="004E641E" w14:paraId="4CED2E2F" w14:textId="77777777" w:rsidTr="00BC5AB9">
        <w:trPr>
          <w:trHeight w:hRule="exact" w:val="786"/>
        </w:trPr>
        <w:tc>
          <w:tcPr>
            <w:tcW w:w="1701" w:type="dxa"/>
            <w:tcBorders>
              <w:top w:val="single" w:sz="29" w:space="0" w:color="FFFFFF"/>
              <w:left w:val="single" w:sz="5" w:space="0" w:color="AAAAAA"/>
              <w:bottom w:val="single" w:sz="29" w:space="0" w:color="FFFFFF"/>
              <w:right w:val="single" w:sz="5" w:space="0" w:color="AAAAAA"/>
            </w:tcBorders>
          </w:tcPr>
          <w:p w14:paraId="07184DE5"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028</w:t>
            </w:r>
          </w:p>
        </w:tc>
        <w:tc>
          <w:tcPr>
            <w:tcW w:w="4000" w:type="dxa"/>
            <w:tcBorders>
              <w:top w:val="single" w:sz="29" w:space="0" w:color="FFFFFF"/>
              <w:left w:val="single" w:sz="5" w:space="0" w:color="AAAAAA"/>
              <w:bottom w:val="single" w:sz="29" w:space="0" w:color="FFFFFF"/>
              <w:right w:val="single" w:sz="5" w:space="0" w:color="AAAAAA"/>
            </w:tcBorders>
          </w:tcPr>
          <w:p w14:paraId="4A70FD25" w14:textId="77777777" w:rsidR="004E641E" w:rsidRPr="007405A4" w:rsidRDefault="004E641E" w:rsidP="00BC5AB9">
            <w:pPr>
              <w:rPr>
                <w:rFonts w:ascii="Verdana" w:eastAsia="Verdana" w:hAnsi="Verdana" w:cs="Verdana"/>
                <w:sz w:val="18"/>
                <w:szCs w:val="18"/>
              </w:rPr>
            </w:pPr>
            <w:r w:rsidRPr="007405A4">
              <w:rPr>
                <w:rFonts w:ascii="Verdana"/>
                <w:sz w:val="18"/>
              </w:rPr>
              <w:t>Extended</w:t>
            </w:r>
            <w:r w:rsidRPr="007405A4">
              <w:rPr>
                <w:rFonts w:ascii="Verdana"/>
                <w:spacing w:val="-11"/>
                <w:sz w:val="18"/>
              </w:rPr>
              <w:t xml:space="preserve"> </w:t>
            </w:r>
            <w:r w:rsidRPr="007405A4">
              <w:rPr>
                <w:rFonts w:ascii="Verdana"/>
                <w:sz w:val="18"/>
              </w:rPr>
              <w:t>time</w:t>
            </w:r>
            <w:r w:rsidRPr="007405A4">
              <w:rPr>
                <w:rFonts w:ascii="Verdana"/>
                <w:spacing w:val="-9"/>
                <w:sz w:val="18"/>
              </w:rPr>
              <w:t xml:space="preserve"> </w:t>
            </w:r>
            <w:r w:rsidRPr="007405A4">
              <w:rPr>
                <w:rFonts w:ascii="Verdana"/>
                <w:sz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6BAC52B1"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3"/>
                <w:sz w:val="18"/>
              </w:rPr>
              <w:t xml:space="preserve"> </w:t>
            </w:r>
            <w:r w:rsidRPr="007405A4">
              <w:rPr>
                <w:rFonts w:ascii="Verdana"/>
                <w:sz w:val="18"/>
              </w:rPr>
              <w:t>42</w:t>
            </w:r>
            <w:r w:rsidRPr="007405A4">
              <w:rPr>
                <w:rFonts w:ascii="Verdana"/>
                <w:spacing w:val="-3"/>
                <w:sz w:val="18"/>
              </w:rPr>
              <w:t xml:space="preserve"> </w:t>
            </w:r>
            <w:r w:rsidRPr="007405A4">
              <w:rPr>
                <w:rFonts w:ascii="Verdana"/>
                <w:sz w:val="18"/>
              </w:rPr>
              <w:t>Time</w:t>
            </w:r>
            <w:r w:rsidRPr="007405A4">
              <w:rPr>
                <w:rFonts w:ascii="Verdana"/>
                <w:spacing w:val="-4"/>
                <w:sz w:val="18"/>
              </w:rPr>
              <w:t xml:space="preserve"> </w:t>
            </w:r>
            <w:r w:rsidRPr="007405A4">
              <w:rPr>
                <w:rFonts w:ascii="Verdana"/>
                <w:sz w:val="18"/>
              </w:rPr>
              <w:t>at</w:t>
            </w:r>
            <w:r w:rsidRPr="007405A4">
              <w:rPr>
                <w:rFonts w:ascii="Verdana"/>
                <w:spacing w:val="-2"/>
                <w:sz w:val="18"/>
              </w:rPr>
              <w:t xml:space="preserve"> </w:t>
            </w:r>
            <w:r w:rsidRPr="007405A4">
              <w:rPr>
                <w:rFonts w:ascii="Verdana"/>
                <w:sz w:val="18"/>
              </w:rPr>
              <w:t>which</w:t>
            </w:r>
            <w:r w:rsidRPr="007405A4">
              <w:rPr>
                <w:rFonts w:ascii="Verdana"/>
                <w:spacing w:val="-4"/>
                <w:sz w:val="18"/>
              </w:rPr>
              <w:t xml:space="preserve"> </w:t>
            </w:r>
            <w:r w:rsidRPr="007405A4">
              <w:rPr>
                <w:rFonts w:ascii="Verdana"/>
                <w:sz w:val="18"/>
              </w:rPr>
              <w:t>the</w:t>
            </w:r>
            <w:r w:rsidRPr="007405A4">
              <w:rPr>
                <w:rFonts w:ascii="Verdana"/>
                <w:spacing w:val="-2"/>
                <w:sz w:val="18"/>
              </w:rPr>
              <w:t xml:space="preserve"> </w:t>
            </w:r>
            <w:r w:rsidRPr="007405A4">
              <w:rPr>
                <w:rFonts w:ascii="Verdana"/>
                <w:sz w:val="18"/>
              </w:rPr>
              <w:t>daily</w:t>
            </w:r>
            <w:r w:rsidRPr="007405A4">
              <w:rPr>
                <w:rFonts w:ascii="Verdana"/>
                <w:spacing w:val="-2"/>
                <w:sz w:val="18"/>
              </w:rPr>
              <w:t xml:space="preserve"> </w:t>
            </w:r>
            <w:r w:rsidRPr="007405A4">
              <w:rPr>
                <w:rFonts w:ascii="Verdana"/>
                <w:sz w:val="18"/>
              </w:rPr>
              <w:t>and</w:t>
            </w:r>
            <w:r w:rsidRPr="007405A4">
              <w:rPr>
                <w:rFonts w:ascii="Verdana"/>
                <w:spacing w:val="24"/>
                <w:w w:val="99"/>
                <w:sz w:val="18"/>
              </w:rPr>
              <w:t xml:space="preserve"> </w:t>
            </w:r>
            <w:r w:rsidRPr="007405A4">
              <w:rPr>
                <w:rFonts w:ascii="Verdana"/>
                <w:sz w:val="18"/>
              </w:rPr>
              <w:t>instantaneous</w:t>
            </w:r>
            <w:r w:rsidRPr="007405A4">
              <w:rPr>
                <w:rFonts w:ascii="Verdana"/>
                <w:spacing w:val="-13"/>
                <w:sz w:val="18"/>
              </w:rPr>
              <w:t xml:space="preserve"> </w:t>
            </w:r>
            <w:r w:rsidRPr="007405A4">
              <w:rPr>
                <w:rFonts w:ascii="Verdana"/>
                <w:sz w:val="18"/>
              </w:rPr>
              <w:t>measurement</w:t>
            </w:r>
            <w:r w:rsidRPr="007405A4">
              <w:rPr>
                <w:rFonts w:ascii="Verdana"/>
                <w:spacing w:val="-14"/>
                <w:sz w:val="18"/>
              </w:rPr>
              <w:t xml:space="preserve"> </w:t>
            </w:r>
            <w:r w:rsidRPr="007405A4">
              <w:rPr>
                <w:rFonts w:ascii="Verdana"/>
                <w:sz w:val="18"/>
              </w:rPr>
              <w:t>is</w:t>
            </w:r>
            <w:r w:rsidRPr="007405A4">
              <w:rPr>
                <w:rFonts w:ascii="Verdana"/>
                <w:spacing w:val="32"/>
                <w:sz w:val="18"/>
              </w:rPr>
              <w:t xml:space="preserve"> </w:t>
            </w:r>
            <w:r w:rsidRPr="007405A4">
              <w:rPr>
                <w:rFonts w:ascii="Verdana"/>
                <w:sz w:val="18"/>
              </w:rPr>
              <w:t>made</w:t>
            </w:r>
            <w:r w:rsidRPr="007405A4">
              <w:rPr>
                <w:rFonts w:ascii="Verdana"/>
                <w:spacing w:val="-4"/>
                <w:sz w:val="18"/>
              </w:rPr>
              <w:t xml:space="preserve"> </w:t>
            </w:r>
            <w:r w:rsidRPr="007405A4">
              <w:rPr>
                <w:rFonts w:ascii="Verdana"/>
                <w:sz w:val="18"/>
              </w:rPr>
              <w:t>(in</w:t>
            </w:r>
            <w:r w:rsidRPr="007405A4">
              <w:rPr>
                <w:rFonts w:ascii="Verdana"/>
                <w:spacing w:val="-5"/>
                <w:sz w:val="18"/>
              </w:rPr>
              <w:t xml:space="preserve"> </w:t>
            </w:r>
            <w:r w:rsidRPr="007405A4">
              <w:rPr>
                <w:rFonts w:ascii="Verdana"/>
                <w:sz w:val="18"/>
              </w:rPr>
              <w:t>LMTZ)</w:t>
            </w:r>
          </w:p>
        </w:tc>
      </w:tr>
      <w:tr w:rsidR="004E641E" w14:paraId="79A1F037"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4211B1D7"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011</w:t>
            </w:r>
          </w:p>
        </w:tc>
        <w:tc>
          <w:tcPr>
            <w:tcW w:w="4000" w:type="dxa"/>
            <w:tcBorders>
              <w:top w:val="single" w:sz="29" w:space="0" w:color="FFFFFF"/>
              <w:left w:val="single" w:sz="5" w:space="0" w:color="AAAAAA"/>
              <w:bottom w:val="single" w:sz="29" w:space="0" w:color="FFFFFF"/>
              <w:right w:val="single" w:sz="5" w:space="0" w:color="AAAAAA"/>
            </w:tcBorders>
          </w:tcPr>
          <w:p w14:paraId="3BE06D1B" w14:textId="77777777" w:rsidR="004E641E" w:rsidRPr="007405A4" w:rsidRDefault="004E641E" w:rsidP="00BC5AB9">
            <w:pPr>
              <w:rPr>
                <w:rFonts w:ascii="Verdana" w:eastAsia="Verdana" w:hAnsi="Verdana" w:cs="Verdana"/>
                <w:sz w:val="18"/>
                <w:szCs w:val="18"/>
              </w:rPr>
            </w:pPr>
            <w:r w:rsidRPr="007405A4">
              <w:rPr>
                <w:rFonts w:ascii="Verdana"/>
                <w:sz w:val="18"/>
              </w:rPr>
              <w:t>Year,</w:t>
            </w:r>
            <w:r w:rsidRPr="007405A4">
              <w:rPr>
                <w:rFonts w:ascii="Verdana"/>
                <w:spacing w:val="-9"/>
                <w:sz w:val="18"/>
              </w:rPr>
              <w:t xml:space="preserve"> </w:t>
            </w:r>
            <w:r w:rsidRPr="007405A4">
              <w:rPr>
                <w:rFonts w:ascii="Verdana"/>
                <w:sz w:val="18"/>
              </w:rPr>
              <w:t>month,</w:t>
            </w:r>
            <w:r w:rsidRPr="007405A4">
              <w:rPr>
                <w:rFonts w:ascii="Verdana"/>
                <w:spacing w:val="-8"/>
                <w:sz w:val="18"/>
              </w:rPr>
              <w:t xml:space="preserve"> </w:t>
            </w:r>
            <w:r w:rsidRPr="007405A4">
              <w:rPr>
                <w:rFonts w:ascii="Verdana"/>
                <w:sz w:val="18"/>
              </w:rPr>
              <w:t>day</w:t>
            </w:r>
          </w:p>
        </w:tc>
        <w:tc>
          <w:tcPr>
            <w:tcW w:w="3371" w:type="dxa"/>
            <w:tcBorders>
              <w:top w:val="single" w:sz="29" w:space="0" w:color="FFFFFF"/>
              <w:left w:val="single" w:sz="5" w:space="0" w:color="AAAAAA"/>
              <w:bottom w:val="single" w:sz="29" w:space="0" w:color="FFFFFF"/>
              <w:right w:val="single" w:sz="5" w:space="0" w:color="AAAAAA"/>
            </w:tcBorders>
          </w:tcPr>
          <w:p w14:paraId="2BC68325" w14:textId="77777777" w:rsidR="004E641E" w:rsidRPr="007405A4" w:rsidRDefault="004E641E" w:rsidP="00BC5AB9"/>
        </w:tc>
      </w:tr>
      <w:tr w:rsidR="004E641E" w14:paraId="4A3334F6"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54895CA6"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012</w:t>
            </w:r>
          </w:p>
        </w:tc>
        <w:tc>
          <w:tcPr>
            <w:tcW w:w="4000" w:type="dxa"/>
            <w:tcBorders>
              <w:top w:val="single" w:sz="29" w:space="0" w:color="FFFFFF"/>
              <w:left w:val="single" w:sz="5" w:space="0" w:color="AAAAAA"/>
              <w:bottom w:val="single" w:sz="29" w:space="0" w:color="FFFFFF"/>
              <w:right w:val="single" w:sz="5" w:space="0" w:color="AAAAAA"/>
            </w:tcBorders>
          </w:tcPr>
          <w:p w14:paraId="34B43116" w14:textId="77777777" w:rsidR="004E641E" w:rsidRPr="007405A4" w:rsidRDefault="004E641E" w:rsidP="00BC5AB9">
            <w:pPr>
              <w:rPr>
                <w:rFonts w:ascii="Verdana" w:eastAsia="Verdana" w:hAnsi="Verdana" w:cs="Verdana"/>
                <w:sz w:val="18"/>
                <w:szCs w:val="18"/>
              </w:rPr>
            </w:pPr>
            <w:r w:rsidRPr="007405A4">
              <w:rPr>
                <w:rFonts w:ascii="Verdana"/>
                <w:sz w:val="18"/>
              </w:rPr>
              <w:t>Hour,</w:t>
            </w:r>
            <w:r w:rsidRPr="007405A4">
              <w:rPr>
                <w:rFonts w:ascii="Verdana"/>
                <w:spacing w:val="-11"/>
                <w:sz w:val="18"/>
              </w:rPr>
              <w:t xml:space="preserve"> </w:t>
            </w:r>
            <w:r w:rsidRPr="007405A4">
              <w:rPr>
                <w:rFonts w:ascii="Verdana"/>
                <w:sz w:val="18"/>
              </w:rPr>
              <w:t>minute</w:t>
            </w:r>
          </w:p>
        </w:tc>
        <w:tc>
          <w:tcPr>
            <w:tcW w:w="3371" w:type="dxa"/>
            <w:tcBorders>
              <w:top w:val="single" w:sz="29" w:space="0" w:color="FFFFFF"/>
              <w:left w:val="single" w:sz="5" w:space="0" w:color="AAAAAA"/>
              <w:bottom w:val="single" w:sz="29" w:space="0" w:color="FFFFFF"/>
              <w:right w:val="single" w:sz="5" w:space="0" w:color="AAAAAA"/>
            </w:tcBorders>
          </w:tcPr>
          <w:p w14:paraId="7FCBD83A" w14:textId="77777777" w:rsidR="004E641E" w:rsidRPr="007405A4" w:rsidRDefault="004E641E" w:rsidP="00BC5AB9"/>
        </w:tc>
      </w:tr>
      <w:tr w:rsidR="004E641E" w14:paraId="32C3B89D"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2983A001" w14:textId="77777777" w:rsidR="004E641E" w:rsidRPr="007405A4" w:rsidRDefault="004E641E" w:rsidP="00BC5AB9">
            <w:pPr>
              <w:rPr>
                <w:rFonts w:ascii="Verdana" w:eastAsia="Verdana" w:hAnsi="Verdana" w:cs="Verdana"/>
                <w:sz w:val="18"/>
                <w:szCs w:val="18"/>
              </w:rPr>
            </w:pPr>
            <w:r w:rsidRPr="007405A4">
              <w:rPr>
                <w:rFonts w:ascii="Verdana"/>
                <w:sz w:val="18"/>
              </w:rPr>
              <w:t>2</w:t>
            </w:r>
            <w:r w:rsidRPr="007405A4">
              <w:rPr>
                <w:rFonts w:ascii="Verdana"/>
                <w:spacing w:val="-4"/>
                <w:sz w:val="18"/>
              </w:rPr>
              <w:t xml:space="preserve"> </w:t>
            </w:r>
            <w:r w:rsidRPr="007405A4">
              <w:rPr>
                <w:rFonts w:ascii="Verdana"/>
                <w:sz w:val="18"/>
              </w:rPr>
              <w:t>04</w:t>
            </w:r>
            <w:r w:rsidRPr="007405A4">
              <w:rPr>
                <w:rFonts w:ascii="Verdana"/>
                <w:spacing w:val="-3"/>
                <w:sz w:val="18"/>
              </w:rPr>
              <w:t xml:space="preserve"> </w:t>
            </w:r>
            <w:r w:rsidRPr="007405A4">
              <w:rPr>
                <w:rFonts w:ascii="Verdana"/>
                <w:sz w:val="18"/>
              </w:rPr>
              <w:t>008</w:t>
            </w:r>
          </w:p>
        </w:tc>
        <w:tc>
          <w:tcPr>
            <w:tcW w:w="4000" w:type="dxa"/>
            <w:tcBorders>
              <w:top w:val="single" w:sz="29" w:space="0" w:color="FFFFFF"/>
              <w:left w:val="single" w:sz="5" w:space="0" w:color="AAAAAA"/>
              <w:bottom w:val="single" w:sz="29" w:space="0" w:color="FFFFFF"/>
              <w:right w:val="single" w:sz="5" w:space="0" w:color="AAAAAA"/>
            </w:tcBorders>
          </w:tcPr>
          <w:p w14:paraId="399E09A6" w14:textId="77777777" w:rsidR="004E641E" w:rsidRPr="007405A4" w:rsidRDefault="004E641E" w:rsidP="00BC5AB9">
            <w:pPr>
              <w:rPr>
                <w:rFonts w:ascii="Verdana" w:eastAsia="Verdana" w:hAnsi="Verdana" w:cs="Verdana"/>
                <w:sz w:val="18"/>
                <w:szCs w:val="18"/>
              </w:rPr>
            </w:pPr>
            <w:r w:rsidRPr="007405A4">
              <w:rPr>
                <w:rFonts w:ascii="Verdana"/>
                <w:sz w:val="18"/>
              </w:rPr>
              <w:t>Add</w:t>
            </w:r>
            <w:r w:rsidRPr="007405A4">
              <w:rPr>
                <w:rFonts w:ascii="Verdana"/>
                <w:spacing w:val="-7"/>
                <w:sz w:val="18"/>
              </w:rPr>
              <w:t xml:space="preserve"> </w:t>
            </w:r>
            <w:r w:rsidRPr="007405A4">
              <w:rPr>
                <w:rFonts w:ascii="Verdana"/>
                <w:sz w:val="18"/>
              </w:rPr>
              <w:t>associated</w:t>
            </w:r>
            <w:r w:rsidRPr="007405A4">
              <w:rPr>
                <w:rFonts w:ascii="Verdana"/>
                <w:spacing w:val="-8"/>
                <w:sz w:val="18"/>
              </w:rPr>
              <w:t xml:space="preserve"> </w:t>
            </w:r>
            <w:r w:rsidRPr="007405A4">
              <w:rPr>
                <w:rFonts w:ascii="Verdana"/>
                <w:sz w:val="18"/>
              </w:rPr>
              <w:t>field</w:t>
            </w:r>
          </w:p>
        </w:tc>
        <w:tc>
          <w:tcPr>
            <w:tcW w:w="3371" w:type="dxa"/>
            <w:tcBorders>
              <w:top w:val="single" w:sz="29" w:space="0" w:color="FFFFFF"/>
              <w:left w:val="single" w:sz="5" w:space="0" w:color="AAAAAA"/>
              <w:bottom w:val="single" w:sz="29" w:space="0" w:color="FFFFFF"/>
              <w:right w:val="single" w:sz="5" w:space="0" w:color="AAAAAA"/>
            </w:tcBorders>
          </w:tcPr>
          <w:p w14:paraId="7EE5037C" w14:textId="77777777" w:rsidR="004E641E" w:rsidRPr="007405A4" w:rsidRDefault="004E641E" w:rsidP="00BC5AB9">
            <w:pPr>
              <w:rPr>
                <w:rFonts w:ascii="Verdana" w:eastAsia="Verdana" w:hAnsi="Verdana" w:cs="Verdana"/>
                <w:sz w:val="18"/>
                <w:szCs w:val="18"/>
              </w:rPr>
            </w:pPr>
            <w:r w:rsidRPr="007405A4">
              <w:rPr>
                <w:rFonts w:ascii="Verdana"/>
                <w:sz w:val="18"/>
              </w:rPr>
              <w:t>8 bits long</w:t>
            </w:r>
          </w:p>
        </w:tc>
      </w:tr>
      <w:tr w:rsidR="004E641E" w14:paraId="3A0C7EE8"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198E2F96"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31</w:t>
            </w:r>
            <w:r w:rsidRPr="007405A4">
              <w:rPr>
                <w:rFonts w:ascii="Verdana"/>
                <w:spacing w:val="-3"/>
                <w:sz w:val="18"/>
              </w:rPr>
              <w:t xml:space="preserve"> </w:t>
            </w:r>
            <w:r w:rsidRPr="007405A4">
              <w:rPr>
                <w:rFonts w:ascii="Verdana"/>
                <w:sz w:val="18"/>
              </w:rPr>
              <w:t>021</w:t>
            </w:r>
          </w:p>
        </w:tc>
        <w:tc>
          <w:tcPr>
            <w:tcW w:w="4000" w:type="dxa"/>
            <w:tcBorders>
              <w:top w:val="single" w:sz="29" w:space="0" w:color="FFFFFF"/>
              <w:left w:val="single" w:sz="5" w:space="0" w:color="AAAAAA"/>
              <w:bottom w:val="single" w:sz="29" w:space="0" w:color="FFFFFF"/>
              <w:right w:val="single" w:sz="5" w:space="0" w:color="AAAAAA"/>
            </w:tcBorders>
          </w:tcPr>
          <w:p w14:paraId="7EC44B14" w14:textId="77777777" w:rsidR="004E641E" w:rsidRPr="007405A4" w:rsidRDefault="004E641E" w:rsidP="00BC5AB9">
            <w:pPr>
              <w:rPr>
                <w:rFonts w:ascii="Verdana" w:eastAsia="Verdana" w:hAnsi="Verdana" w:cs="Verdana"/>
                <w:sz w:val="18"/>
                <w:szCs w:val="18"/>
              </w:rPr>
            </w:pPr>
            <w:r w:rsidRPr="007405A4">
              <w:rPr>
                <w:rFonts w:ascii="Verdana"/>
                <w:sz w:val="18"/>
              </w:rPr>
              <w:t>Associated</w:t>
            </w:r>
            <w:r w:rsidRPr="007405A4">
              <w:rPr>
                <w:rFonts w:ascii="Verdana"/>
                <w:spacing w:val="-9"/>
                <w:sz w:val="18"/>
              </w:rPr>
              <w:t xml:space="preserve"> </w:t>
            </w:r>
            <w:r w:rsidRPr="007405A4">
              <w:rPr>
                <w:rFonts w:ascii="Verdana"/>
                <w:sz w:val="18"/>
              </w:rPr>
              <w:t>field</w:t>
            </w:r>
            <w:r w:rsidRPr="007405A4">
              <w:rPr>
                <w:rFonts w:ascii="Verdana"/>
                <w:spacing w:val="-9"/>
                <w:sz w:val="18"/>
              </w:rPr>
              <w:t xml:space="preserve"> </w:t>
            </w:r>
            <w:r w:rsidRPr="007405A4">
              <w:rPr>
                <w:rFonts w:ascii="Verdana"/>
                <w:sz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4B814A4E"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2"/>
                <w:sz w:val="18"/>
              </w:rPr>
              <w:t xml:space="preserve"> </w:t>
            </w:r>
            <w:r w:rsidRPr="007405A4">
              <w:rPr>
                <w:rFonts w:ascii="Verdana"/>
                <w:sz w:val="18"/>
              </w:rPr>
              <w:t>5</w:t>
            </w:r>
          </w:p>
        </w:tc>
      </w:tr>
      <w:tr w:rsidR="004E641E" w14:paraId="51310CAF"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0C6D6BB1"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13</w:t>
            </w:r>
            <w:r w:rsidRPr="007405A4">
              <w:rPr>
                <w:rFonts w:ascii="Verdana"/>
                <w:spacing w:val="-3"/>
                <w:sz w:val="18"/>
              </w:rPr>
              <w:t xml:space="preserve"> </w:t>
            </w:r>
            <w:r w:rsidRPr="007405A4">
              <w:rPr>
                <w:rFonts w:ascii="Verdana"/>
                <w:sz w:val="18"/>
              </w:rPr>
              <w:t>013</w:t>
            </w:r>
          </w:p>
        </w:tc>
        <w:tc>
          <w:tcPr>
            <w:tcW w:w="4000" w:type="dxa"/>
            <w:tcBorders>
              <w:top w:val="single" w:sz="29" w:space="0" w:color="FFFFFF"/>
              <w:left w:val="single" w:sz="5" w:space="0" w:color="AAAAAA"/>
              <w:bottom w:val="single" w:sz="29" w:space="0" w:color="FFFFFF"/>
              <w:right w:val="single" w:sz="5" w:space="0" w:color="AAAAAA"/>
            </w:tcBorders>
          </w:tcPr>
          <w:p w14:paraId="5CC91DDF" w14:textId="77777777" w:rsidR="004E641E" w:rsidRPr="007405A4" w:rsidRDefault="004E641E" w:rsidP="00BC5AB9">
            <w:pPr>
              <w:rPr>
                <w:rFonts w:ascii="Verdana" w:eastAsia="Verdana" w:hAnsi="Verdana" w:cs="Verdana"/>
                <w:sz w:val="18"/>
                <w:szCs w:val="18"/>
              </w:rPr>
            </w:pPr>
            <w:r w:rsidRPr="007405A4">
              <w:rPr>
                <w:rFonts w:ascii="Verdana"/>
                <w:sz w:val="18"/>
              </w:rPr>
              <w:t>Total</w:t>
            </w:r>
            <w:r w:rsidRPr="007405A4">
              <w:rPr>
                <w:rFonts w:ascii="Verdana"/>
                <w:spacing w:val="-3"/>
                <w:sz w:val="18"/>
              </w:rPr>
              <w:t xml:space="preserve"> </w:t>
            </w:r>
            <w:r w:rsidRPr="007405A4">
              <w:rPr>
                <w:rFonts w:ascii="Verdana"/>
                <w:sz w:val="18"/>
              </w:rPr>
              <w:t>snow</w:t>
            </w:r>
            <w:r w:rsidRPr="007405A4">
              <w:rPr>
                <w:rFonts w:ascii="Verdana"/>
                <w:spacing w:val="-3"/>
                <w:sz w:val="18"/>
              </w:rPr>
              <w:t xml:space="preserve"> </w:t>
            </w:r>
            <w:r w:rsidRPr="007405A4">
              <w:rPr>
                <w:rFonts w:ascii="Verdana"/>
                <w:sz w:val="18"/>
              </w:rPr>
              <w:t>depth</w:t>
            </w:r>
          </w:p>
        </w:tc>
        <w:tc>
          <w:tcPr>
            <w:tcW w:w="3371" w:type="dxa"/>
            <w:tcBorders>
              <w:top w:val="single" w:sz="29" w:space="0" w:color="FFFFFF"/>
              <w:left w:val="single" w:sz="5" w:space="0" w:color="AAAAAA"/>
              <w:bottom w:val="single" w:sz="29" w:space="0" w:color="FFFFFF"/>
              <w:right w:val="single" w:sz="5" w:space="0" w:color="AAAAAA"/>
            </w:tcBorders>
          </w:tcPr>
          <w:p w14:paraId="2A8BD32C" w14:textId="77777777" w:rsidR="004E641E" w:rsidRPr="007405A4" w:rsidRDefault="004E641E" w:rsidP="00BC5AB9"/>
        </w:tc>
      </w:tr>
      <w:tr w:rsidR="004E641E" w14:paraId="447E2E2F"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61C07D46" w14:textId="77777777" w:rsidR="004E641E" w:rsidRPr="007405A4" w:rsidRDefault="004E641E" w:rsidP="00BC5AB9">
            <w:pPr>
              <w:rPr>
                <w:rFonts w:ascii="Verdana" w:eastAsia="Verdana" w:hAnsi="Verdana" w:cs="Verdana"/>
                <w:sz w:val="18"/>
                <w:szCs w:val="18"/>
              </w:rPr>
            </w:pPr>
            <w:r w:rsidRPr="007405A4">
              <w:rPr>
                <w:rFonts w:ascii="Verdana"/>
                <w:sz w:val="18"/>
              </w:rPr>
              <w:t>2</w:t>
            </w:r>
            <w:r w:rsidRPr="007405A4">
              <w:rPr>
                <w:rFonts w:ascii="Verdana"/>
                <w:spacing w:val="-4"/>
                <w:sz w:val="18"/>
              </w:rPr>
              <w:t xml:space="preserve"> </w:t>
            </w:r>
            <w:r w:rsidRPr="007405A4">
              <w:rPr>
                <w:rFonts w:ascii="Verdana"/>
                <w:sz w:val="18"/>
              </w:rPr>
              <w:t>04</w:t>
            </w:r>
            <w:r w:rsidRPr="007405A4">
              <w:rPr>
                <w:rFonts w:ascii="Verdana"/>
                <w:spacing w:val="-3"/>
                <w:sz w:val="18"/>
              </w:rPr>
              <w:t xml:space="preserve"> </w:t>
            </w:r>
            <w:r w:rsidRPr="007405A4">
              <w:rPr>
                <w:rFonts w:ascii="Verdana"/>
                <w:sz w:val="18"/>
              </w:rPr>
              <w:t>000</w:t>
            </w:r>
          </w:p>
        </w:tc>
        <w:tc>
          <w:tcPr>
            <w:tcW w:w="4000" w:type="dxa"/>
            <w:tcBorders>
              <w:top w:val="single" w:sz="29" w:space="0" w:color="FFFFFF"/>
              <w:left w:val="single" w:sz="5" w:space="0" w:color="AAAAAA"/>
              <w:bottom w:val="single" w:sz="29" w:space="0" w:color="FFFFFF"/>
              <w:right w:val="single" w:sz="5" w:space="0" w:color="AAAAAA"/>
            </w:tcBorders>
          </w:tcPr>
          <w:p w14:paraId="3092CF41" w14:textId="77777777" w:rsidR="004E641E" w:rsidRPr="007405A4" w:rsidRDefault="004E641E" w:rsidP="00BC5AB9">
            <w:pPr>
              <w:rPr>
                <w:rFonts w:ascii="Verdana" w:eastAsia="Verdana" w:hAnsi="Verdana" w:cs="Verdana"/>
                <w:sz w:val="18"/>
                <w:szCs w:val="18"/>
              </w:rPr>
            </w:pPr>
            <w:r w:rsidRPr="007405A4">
              <w:rPr>
                <w:rFonts w:ascii="Verdana"/>
                <w:sz w:val="18"/>
              </w:rPr>
              <w:t>Add</w:t>
            </w:r>
            <w:r w:rsidRPr="007405A4">
              <w:rPr>
                <w:rFonts w:ascii="Verdana"/>
                <w:spacing w:val="-7"/>
                <w:sz w:val="18"/>
              </w:rPr>
              <w:t xml:space="preserve"> </w:t>
            </w:r>
            <w:r w:rsidRPr="007405A4">
              <w:rPr>
                <w:rFonts w:ascii="Verdana"/>
                <w:sz w:val="18"/>
              </w:rPr>
              <w:t>associated</w:t>
            </w:r>
            <w:r w:rsidRPr="007405A4">
              <w:rPr>
                <w:rFonts w:ascii="Verdana"/>
                <w:spacing w:val="-8"/>
                <w:sz w:val="18"/>
              </w:rPr>
              <w:t xml:space="preserve"> </w:t>
            </w:r>
            <w:r w:rsidRPr="007405A4">
              <w:rPr>
                <w:rFonts w:ascii="Verdana"/>
                <w:sz w:val="18"/>
              </w:rPr>
              <w:t>field</w:t>
            </w:r>
          </w:p>
        </w:tc>
        <w:tc>
          <w:tcPr>
            <w:tcW w:w="3371" w:type="dxa"/>
            <w:tcBorders>
              <w:top w:val="single" w:sz="29" w:space="0" w:color="FFFFFF"/>
              <w:left w:val="single" w:sz="5" w:space="0" w:color="AAAAAA"/>
              <w:bottom w:val="single" w:sz="29" w:space="0" w:color="FFFFFF"/>
              <w:right w:val="single" w:sz="5" w:space="0" w:color="AAAAAA"/>
            </w:tcBorders>
          </w:tcPr>
          <w:p w14:paraId="0B25CEE0" w14:textId="77777777" w:rsidR="004E641E" w:rsidRPr="007405A4" w:rsidRDefault="004E641E" w:rsidP="00BC5AB9">
            <w:pPr>
              <w:rPr>
                <w:rFonts w:ascii="Verdana" w:eastAsia="Verdana" w:hAnsi="Verdana" w:cs="Verdana"/>
                <w:sz w:val="18"/>
                <w:szCs w:val="18"/>
              </w:rPr>
            </w:pPr>
            <w:r w:rsidRPr="007405A4">
              <w:rPr>
                <w:rFonts w:ascii="Verdana"/>
                <w:sz w:val="18"/>
              </w:rPr>
              <w:t>Cancel</w:t>
            </w:r>
          </w:p>
        </w:tc>
      </w:tr>
      <w:tr w:rsidR="004E641E" w14:paraId="2E6EFDE0"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37BE8D80" w14:textId="77777777" w:rsidR="004E641E" w:rsidRPr="007405A4" w:rsidRDefault="004E641E" w:rsidP="00BC5AB9"/>
        </w:tc>
        <w:tc>
          <w:tcPr>
            <w:tcW w:w="4000" w:type="dxa"/>
            <w:tcBorders>
              <w:top w:val="single" w:sz="29" w:space="0" w:color="FFFFFF"/>
              <w:left w:val="single" w:sz="5" w:space="0" w:color="AAAAAA"/>
              <w:bottom w:val="single" w:sz="29" w:space="0" w:color="FFFFFF"/>
              <w:right w:val="single" w:sz="5" w:space="0" w:color="AAAAAA"/>
            </w:tcBorders>
          </w:tcPr>
          <w:p w14:paraId="24474BD5" w14:textId="77777777" w:rsidR="004E641E" w:rsidRPr="007405A4" w:rsidRDefault="004E641E" w:rsidP="00BC5AB9">
            <w:pPr>
              <w:rPr>
                <w:rFonts w:ascii="Verdana" w:eastAsia="Verdana" w:hAnsi="Verdana" w:cs="Verdana"/>
                <w:sz w:val="18"/>
                <w:szCs w:val="18"/>
              </w:rPr>
            </w:pPr>
            <w:r w:rsidRPr="007405A4">
              <w:rPr>
                <w:rFonts w:ascii="Verdana"/>
                <w:i/>
                <w:sz w:val="18"/>
              </w:rPr>
              <w:t>Total</w:t>
            </w:r>
            <w:r w:rsidRPr="007405A4">
              <w:rPr>
                <w:rFonts w:ascii="Verdana"/>
                <w:i/>
                <w:spacing w:val="-8"/>
                <w:sz w:val="18"/>
              </w:rPr>
              <w:t xml:space="preserve"> </w:t>
            </w:r>
            <w:r w:rsidRPr="007405A4">
              <w:rPr>
                <w:rFonts w:ascii="Verdana"/>
                <w:i/>
                <w:sz w:val="18"/>
              </w:rPr>
              <w:t>accumulated</w:t>
            </w:r>
            <w:r w:rsidRPr="007405A4">
              <w:rPr>
                <w:rFonts w:ascii="Verdana"/>
                <w:i/>
                <w:spacing w:val="-8"/>
                <w:sz w:val="18"/>
              </w:rPr>
              <w:t xml:space="preserve"> </w:t>
            </w:r>
            <w:r w:rsidRPr="007405A4">
              <w:rPr>
                <w:rFonts w:ascii="Verdana"/>
                <w:i/>
                <w:sz w:val="18"/>
              </w:rPr>
              <w:t>precipitation</w:t>
            </w:r>
            <w:r w:rsidRPr="007405A4">
              <w:rPr>
                <w:rFonts w:ascii="Verdana"/>
                <w:i/>
                <w:spacing w:val="-8"/>
                <w:sz w:val="18"/>
              </w:rPr>
              <w:t xml:space="preserve"> </w:t>
            </w:r>
            <w:r w:rsidRPr="007405A4">
              <w:rPr>
                <w:rFonts w:ascii="Verdana"/>
                <w:i/>
                <w:sz w:val="18"/>
              </w:rPr>
              <w:t>(see</w:t>
            </w:r>
            <w:r w:rsidRPr="007405A4">
              <w:rPr>
                <w:rFonts w:ascii="Verdana"/>
                <w:i/>
                <w:spacing w:val="-6"/>
                <w:sz w:val="18"/>
              </w:rPr>
              <w:t xml:space="preserve"> </w:t>
            </w:r>
            <w:r w:rsidRPr="007405A4">
              <w:rPr>
                <w:rFonts w:ascii="Verdana"/>
                <w:i/>
                <w:sz w:val="18"/>
              </w:rPr>
              <w:t>Note</w:t>
            </w:r>
            <w:r w:rsidRPr="007405A4">
              <w:rPr>
                <w:rFonts w:ascii="Verdana"/>
                <w:i/>
                <w:spacing w:val="47"/>
                <w:w w:val="99"/>
                <w:sz w:val="18"/>
              </w:rPr>
              <w:t xml:space="preserve"> </w:t>
            </w:r>
            <w:r w:rsidRPr="007405A4">
              <w:rPr>
                <w:rFonts w:ascii="Verdana"/>
                <w:i/>
                <w:sz w:val="18"/>
              </w:rPr>
              <w:t>15)</w:t>
            </w:r>
          </w:p>
        </w:tc>
        <w:tc>
          <w:tcPr>
            <w:tcW w:w="3371" w:type="dxa"/>
            <w:tcBorders>
              <w:top w:val="single" w:sz="29" w:space="0" w:color="FFFFFF"/>
              <w:left w:val="single" w:sz="5" w:space="0" w:color="AAAAAA"/>
              <w:bottom w:val="single" w:sz="29" w:space="0" w:color="FFFFFF"/>
              <w:right w:val="single" w:sz="5" w:space="0" w:color="AAAAAA"/>
            </w:tcBorders>
          </w:tcPr>
          <w:p w14:paraId="5E34E62C" w14:textId="77777777" w:rsidR="004E641E" w:rsidRPr="007405A4" w:rsidRDefault="004E641E" w:rsidP="00BC5AB9"/>
        </w:tc>
      </w:tr>
      <w:tr w:rsidR="004E641E" w14:paraId="316E0F3D" w14:textId="77777777" w:rsidTr="00BC5AB9">
        <w:trPr>
          <w:trHeight w:hRule="exact" w:val="786"/>
        </w:trPr>
        <w:tc>
          <w:tcPr>
            <w:tcW w:w="1701" w:type="dxa"/>
            <w:tcBorders>
              <w:top w:val="single" w:sz="29" w:space="0" w:color="FFFFFF"/>
              <w:left w:val="single" w:sz="5" w:space="0" w:color="AAAAAA"/>
              <w:bottom w:val="single" w:sz="29" w:space="0" w:color="FFFFFF"/>
              <w:right w:val="single" w:sz="5" w:space="0" w:color="AAAAAA"/>
            </w:tcBorders>
          </w:tcPr>
          <w:p w14:paraId="730E56AF"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08</w:t>
            </w:r>
            <w:r w:rsidRPr="007405A4">
              <w:rPr>
                <w:rFonts w:ascii="Verdana"/>
                <w:spacing w:val="-3"/>
                <w:sz w:val="18"/>
              </w:rPr>
              <w:t xml:space="preserve"> </w:t>
            </w:r>
            <w:r w:rsidRPr="007405A4">
              <w:rPr>
                <w:rFonts w:ascii="Verdana"/>
                <w:sz w:val="18"/>
              </w:rPr>
              <w:t>028</w:t>
            </w:r>
          </w:p>
        </w:tc>
        <w:tc>
          <w:tcPr>
            <w:tcW w:w="4000" w:type="dxa"/>
            <w:tcBorders>
              <w:top w:val="single" w:sz="29" w:space="0" w:color="FFFFFF"/>
              <w:left w:val="single" w:sz="5" w:space="0" w:color="AAAAAA"/>
              <w:bottom w:val="single" w:sz="29" w:space="0" w:color="FFFFFF"/>
              <w:right w:val="single" w:sz="5" w:space="0" w:color="AAAAAA"/>
            </w:tcBorders>
          </w:tcPr>
          <w:p w14:paraId="08206F63" w14:textId="77777777" w:rsidR="004E641E" w:rsidRPr="007405A4" w:rsidRDefault="004E641E" w:rsidP="00BC5AB9">
            <w:pPr>
              <w:rPr>
                <w:rFonts w:ascii="Verdana" w:eastAsia="Verdana" w:hAnsi="Verdana" w:cs="Verdana"/>
                <w:sz w:val="18"/>
                <w:szCs w:val="18"/>
              </w:rPr>
            </w:pPr>
            <w:r w:rsidRPr="007405A4">
              <w:rPr>
                <w:rFonts w:ascii="Verdana"/>
                <w:sz w:val="18"/>
              </w:rPr>
              <w:t>Extended</w:t>
            </w:r>
            <w:r w:rsidRPr="007405A4">
              <w:rPr>
                <w:rFonts w:ascii="Verdana"/>
                <w:spacing w:val="-11"/>
                <w:sz w:val="18"/>
              </w:rPr>
              <w:t xml:space="preserve"> </w:t>
            </w:r>
            <w:r w:rsidRPr="007405A4">
              <w:rPr>
                <w:rFonts w:ascii="Verdana"/>
                <w:sz w:val="18"/>
              </w:rPr>
              <w:t>time</w:t>
            </w:r>
            <w:r w:rsidRPr="007405A4">
              <w:rPr>
                <w:rFonts w:ascii="Verdana"/>
                <w:spacing w:val="-9"/>
                <w:sz w:val="18"/>
              </w:rPr>
              <w:t xml:space="preserve"> </w:t>
            </w:r>
            <w:r w:rsidRPr="007405A4">
              <w:rPr>
                <w:rFonts w:ascii="Verdana"/>
                <w:sz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5F5DED86"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3"/>
                <w:sz w:val="18"/>
              </w:rPr>
              <w:t xml:space="preserve"> </w:t>
            </w:r>
            <w:r w:rsidRPr="007405A4">
              <w:rPr>
                <w:rFonts w:ascii="Verdana"/>
                <w:sz w:val="18"/>
              </w:rPr>
              <w:t>41</w:t>
            </w:r>
            <w:r w:rsidRPr="007405A4">
              <w:rPr>
                <w:rFonts w:ascii="Verdana"/>
                <w:spacing w:val="-3"/>
                <w:sz w:val="18"/>
              </w:rPr>
              <w:t xml:space="preserve"> </w:t>
            </w:r>
            <w:r w:rsidRPr="007405A4">
              <w:rPr>
                <w:rFonts w:ascii="Verdana"/>
                <w:sz w:val="18"/>
              </w:rPr>
              <w:t>Time</w:t>
            </w:r>
            <w:r w:rsidRPr="007405A4">
              <w:rPr>
                <w:rFonts w:ascii="Verdana"/>
                <w:spacing w:val="-4"/>
                <w:sz w:val="18"/>
              </w:rPr>
              <w:t xml:space="preserve"> </w:t>
            </w:r>
            <w:r w:rsidRPr="007405A4">
              <w:rPr>
                <w:rFonts w:ascii="Verdana"/>
                <w:sz w:val="18"/>
              </w:rPr>
              <w:t>period</w:t>
            </w:r>
            <w:r w:rsidRPr="007405A4">
              <w:rPr>
                <w:rFonts w:ascii="Verdana"/>
                <w:spacing w:val="-3"/>
                <w:sz w:val="18"/>
              </w:rPr>
              <w:t xml:space="preserve"> </w:t>
            </w:r>
            <w:r w:rsidRPr="007405A4">
              <w:rPr>
                <w:rFonts w:ascii="Verdana"/>
                <w:sz w:val="18"/>
              </w:rPr>
              <w:t>over</w:t>
            </w:r>
            <w:r w:rsidRPr="007405A4">
              <w:rPr>
                <w:rFonts w:ascii="Verdana"/>
                <w:spacing w:val="-4"/>
                <w:sz w:val="18"/>
              </w:rPr>
              <w:t xml:space="preserve"> </w:t>
            </w:r>
            <w:r w:rsidRPr="007405A4">
              <w:rPr>
                <w:rFonts w:ascii="Verdana"/>
                <w:sz w:val="18"/>
              </w:rPr>
              <w:t>which</w:t>
            </w:r>
            <w:r w:rsidRPr="007405A4">
              <w:rPr>
                <w:rFonts w:ascii="Verdana"/>
                <w:spacing w:val="-3"/>
                <w:sz w:val="18"/>
              </w:rPr>
              <w:t xml:space="preserve"> </w:t>
            </w:r>
            <w:r w:rsidRPr="007405A4">
              <w:rPr>
                <w:rFonts w:ascii="Verdana"/>
                <w:sz w:val="18"/>
              </w:rPr>
              <w:t>the</w:t>
            </w:r>
            <w:r w:rsidRPr="007405A4">
              <w:rPr>
                <w:rFonts w:ascii="Verdana"/>
                <w:spacing w:val="26"/>
                <w:w w:val="99"/>
                <w:sz w:val="18"/>
              </w:rPr>
              <w:t xml:space="preserve"> </w:t>
            </w:r>
            <w:r w:rsidRPr="007405A4">
              <w:rPr>
                <w:rFonts w:ascii="Verdana"/>
                <w:sz w:val="18"/>
              </w:rPr>
              <w:t>daily</w:t>
            </w:r>
            <w:r w:rsidRPr="007405A4">
              <w:rPr>
                <w:rFonts w:ascii="Verdana"/>
                <w:spacing w:val="-6"/>
                <w:sz w:val="18"/>
              </w:rPr>
              <w:t xml:space="preserve"> </w:t>
            </w:r>
            <w:r w:rsidRPr="007405A4">
              <w:rPr>
                <w:rFonts w:ascii="Verdana"/>
                <w:sz w:val="18"/>
              </w:rPr>
              <w:t>measurement</w:t>
            </w:r>
            <w:r w:rsidRPr="007405A4">
              <w:rPr>
                <w:rFonts w:ascii="Verdana"/>
                <w:spacing w:val="-5"/>
                <w:sz w:val="18"/>
              </w:rPr>
              <w:t xml:space="preserve"> </w:t>
            </w:r>
            <w:r w:rsidRPr="007405A4">
              <w:rPr>
                <w:rFonts w:ascii="Verdana"/>
                <w:sz w:val="18"/>
              </w:rPr>
              <w:t>is</w:t>
            </w:r>
            <w:r w:rsidRPr="007405A4">
              <w:rPr>
                <w:rFonts w:ascii="Verdana"/>
                <w:spacing w:val="-5"/>
                <w:sz w:val="18"/>
              </w:rPr>
              <w:t xml:space="preserve"> </w:t>
            </w:r>
            <w:r w:rsidRPr="007405A4">
              <w:rPr>
                <w:rFonts w:ascii="Verdana"/>
                <w:sz w:val="18"/>
              </w:rPr>
              <w:t>made</w:t>
            </w:r>
            <w:r w:rsidRPr="007405A4">
              <w:rPr>
                <w:rFonts w:ascii="Verdana"/>
                <w:spacing w:val="-5"/>
                <w:sz w:val="18"/>
              </w:rPr>
              <w:t xml:space="preserve"> </w:t>
            </w:r>
            <w:r w:rsidRPr="007405A4">
              <w:rPr>
                <w:rFonts w:ascii="Verdana"/>
                <w:sz w:val="18"/>
              </w:rPr>
              <w:t>(in</w:t>
            </w:r>
            <w:r w:rsidRPr="007405A4">
              <w:rPr>
                <w:rFonts w:ascii="Verdana"/>
                <w:spacing w:val="30"/>
                <w:sz w:val="18"/>
              </w:rPr>
              <w:t xml:space="preserve"> </w:t>
            </w:r>
            <w:r w:rsidRPr="007405A4">
              <w:rPr>
                <w:rFonts w:ascii="Verdana"/>
                <w:sz w:val="18"/>
              </w:rPr>
              <w:t>LMTZ)</w:t>
            </w:r>
          </w:p>
        </w:tc>
      </w:tr>
      <w:tr w:rsidR="004E641E" w14:paraId="16059C5D"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664B5DAA"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014</w:t>
            </w:r>
          </w:p>
        </w:tc>
        <w:tc>
          <w:tcPr>
            <w:tcW w:w="4000" w:type="dxa"/>
            <w:tcBorders>
              <w:top w:val="single" w:sz="29" w:space="0" w:color="FFFFFF"/>
              <w:left w:val="single" w:sz="5" w:space="0" w:color="AAAAAA"/>
              <w:bottom w:val="single" w:sz="29" w:space="0" w:color="FFFFFF"/>
              <w:right w:val="single" w:sz="5" w:space="0" w:color="AAAAAA"/>
            </w:tcBorders>
          </w:tcPr>
          <w:p w14:paraId="74554009" w14:textId="77777777" w:rsidR="004E641E" w:rsidRPr="007405A4" w:rsidRDefault="004E641E" w:rsidP="00BC5AB9">
            <w:pPr>
              <w:rPr>
                <w:rFonts w:ascii="Verdana" w:eastAsia="Verdana" w:hAnsi="Verdana" w:cs="Verdana"/>
                <w:sz w:val="18"/>
                <w:szCs w:val="18"/>
              </w:rPr>
            </w:pPr>
            <w:r w:rsidRPr="007405A4">
              <w:rPr>
                <w:rFonts w:ascii="Verdana"/>
                <w:sz w:val="18"/>
              </w:rPr>
              <w:t>Time</w:t>
            </w:r>
            <w:r w:rsidRPr="007405A4">
              <w:rPr>
                <w:rFonts w:ascii="Verdana"/>
                <w:spacing w:val="-9"/>
                <w:sz w:val="18"/>
              </w:rPr>
              <w:t xml:space="preserve"> </w:t>
            </w:r>
            <w:r w:rsidRPr="007405A4">
              <w:rPr>
                <w:rFonts w:ascii="Verdana"/>
                <w:sz w:val="18"/>
              </w:rPr>
              <w:t>period</w:t>
            </w:r>
          </w:p>
        </w:tc>
        <w:tc>
          <w:tcPr>
            <w:tcW w:w="3371" w:type="dxa"/>
            <w:tcBorders>
              <w:top w:val="single" w:sz="29" w:space="0" w:color="FFFFFF"/>
              <w:left w:val="single" w:sz="5" w:space="0" w:color="AAAAAA"/>
              <w:bottom w:val="single" w:sz="29" w:space="0" w:color="FFFFFF"/>
              <w:right w:val="single" w:sz="5" w:space="0" w:color="AAAAAA"/>
            </w:tcBorders>
          </w:tcPr>
          <w:p w14:paraId="05868E16" w14:textId="77777777" w:rsidR="004E641E" w:rsidRPr="007405A4" w:rsidRDefault="004E641E" w:rsidP="00BC5AB9"/>
        </w:tc>
      </w:tr>
      <w:tr w:rsidR="004E641E" w14:paraId="66D6E37C" w14:textId="77777777" w:rsidTr="00BC5AB9">
        <w:trPr>
          <w:trHeight w:hRule="exact" w:val="350"/>
        </w:trPr>
        <w:tc>
          <w:tcPr>
            <w:tcW w:w="1701" w:type="dxa"/>
            <w:tcBorders>
              <w:top w:val="single" w:sz="29" w:space="0" w:color="FFFFFF"/>
              <w:left w:val="single" w:sz="5" w:space="0" w:color="AAAAAA"/>
              <w:bottom w:val="single" w:sz="29" w:space="0" w:color="FFFFFF"/>
              <w:right w:val="single" w:sz="5" w:space="0" w:color="AAAAAA"/>
            </w:tcBorders>
          </w:tcPr>
          <w:p w14:paraId="704C625D" w14:textId="77777777" w:rsidR="004E641E" w:rsidRPr="007405A4" w:rsidRDefault="004E641E" w:rsidP="00BC5AB9">
            <w:pPr>
              <w:rPr>
                <w:rFonts w:ascii="Verdana" w:eastAsia="Verdana" w:hAnsi="Verdana" w:cs="Verdana"/>
                <w:sz w:val="18"/>
                <w:szCs w:val="18"/>
              </w:rPr>
            </w:pPr>
            <w:r w:rsidRPr="007405A4">
              <w:rPr>
                <w:rFonts w:ascii="Verdana"/>
                <w:sz w:val="18"/>
              </w:rPr>
              <w:t>2</w:t>
            </w:r>
            <w:r w:rsidRPr="007405A4">
              <w:rPr>
                <w:rFonts w:ascii="Verdana"/>
                <w:spacing w:val="-4"/>
                <w:sz w:val="18"/>
              </w:rPr>
              <w:t xml:space="preserve"> </w:t>
            </w:r>
            <w:r w:rsidRPr="007405A4">
              <w:rPr>
                <w:rFonts w:ascii="Verdana"/>
                <w:sz w:val="18"/>
              </w:rPr>
              <w:t>04</w:t>
            </w:r>
            <w:r w:rsidRPr="007405A4">
              <w:rPr>
                <w:rFonts w:ascii="Verdana"/>
                <w:spacing w:val="-3"/>
                <w:sz w:val="18"/>
              </w:rPr>
              <w:t xml:space="preserve"> </w:t>
            </w:r>
            <w:r w:rsidRPr="007405A4">
              <w:rPr>
                <w:rFonts w:ascii="Verdana"/>
                <w:sz w:val="18"/>
              </w:rPr>
              <w:t>008</w:t>
            </w:r>
          </w:p>
        </w:tc>
        <w:tc>
          <w:tcPr>
            <w:tcW w:w="4000" w:type="dxa"/>
            <w:tcBorders>
              <w:top w:val="single" w:sz="29" w:space="0" w:color="FFFFFF"/>
              <w:left w:val="single" w:sz="5" w:space="0" w:color="AAAAAA"/>
              <w:bottom w:val="single" w:sz="29" w:space="0" w:color="FFFFFF"/>
              <w:right w:val="single" w:sz="5" w:space="0" w:color="AAAAAA"/>
            </w:tcBorders>
          </w:tcPr>
          <w:p w14:paraId="3D668E09" w14:textId="77777777" w:rsidR="004E641E" w:rsidRPr="007405A4" w:rsidRDefault="004E641E" w:rsidP="00BC5AB9">
            <w:pPr>
              <w:rPr>
                <w:rFonts w:ascii="Verdana" w:eastAsia="Verdana" w:hAnsi="Verdana" w:cs="Verdana"/>
                <w:sz w:val="18"/>
                <w:szCs w:val="18"/>
              </w:rPr>
            </w:pPr>
            <w:r w:rsidRPr="007405A4">
              <w:rPr>
                <w:rFonts w:ascii="Verdana" w:eastAsia="Verdana" w:hAnsi="Verdana" w:cs="Verdana"/>
                <w:sz w:val="18"/>
                <w:szCs w:val="18"/>
              </w:rPr>
              <w:t>Add</w:t>
            </w:r>
            <w:r w:rsidRPr="007405A4">
              <w:rPr>
                <w:rFonts w:ascii="Verdana" w:eastAsia="Verdana" w:hAnsi="Verdana" w:cs="Verdana"/>
                <w:spacing w:val="-4"/>
                <w:sz w:val="18"/>
                <w:szCs w:val="18"/>
              </w:rPr>
              <w:t xml:space="preserve"> </w:t>
            </w:r>
            <w:r w:rsidRPr="007405A4">
              <w:rPr>
                <w:rFonts w:ascii="Verdana" w:eastAsia="Verdana" w:hAnsi="Verdana" w:cs="Verdana"/>
                <w:sz w:val="18"/>
                <w:szCs w:val="18"/>
              </w:rPr>
              <w:t>associated</w:t>
            </w:r>
            <w:r w:rsidRPr="007405A4">
              <w:rPr>
                <w:rFonts w:ascii="Verdana" w:eastAsia="Verdana" w:hAnsi="Verdana" w:cs="Verdana"/>
                <w:spacing w:val="-4"/>
                <w:sz w:val="18"/>
                <w:szCs w:val="18"/>
              </w:rPr>
              <w:t xml:space="preserve"> </w:t>
            </w:r>
            <w:r w:rsidRPr="007405A4">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2263B9AD" w14:textId="77777777" w:rsidR="004E641E" w:rsidRPr="007405A4" w:rsidRDefault="004E641E" w:rsidP="00BC5AB9">
            <w:pPr>
              <w:rPr>
                <w:rFonts w:ascii="Verdana" w:eastAsia="Verdana" w:hAnsi="Verdana" w:cs="Verdana"/>
                <w:sz w:val="18"/>
                <w:szCs w:val="18"/>
              </w:rPr>
            </w:pPr>
            <w:r w:rsidRPr="007405A4">
              <w:rPr>
                <w:rFonts w:ascii="Verdana"/>
                <w:sz w:val="18"/>
              </w:rPr>
              <w:t>8 bits long</w:t>
            </w:r>
          </w:p>
        </w:tc>
      </w:tr>
      <w:tr w:rsidR="004E641E" w14:paraId="062BDD34"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5CE1EA61"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31</w:t>
            </w:r>
            <w:r w:rsidRPr="007405A4">
              <w:rPr>
                <w:rFonts w:ascii="Verdana"/>
                <w:spacing w:val="-3"/>
                <w:sz w:val="18"/>
              </w:rPr>
              <w:t xml:space="preserve"> </w:t>
            </w:r>
            <w:r w:rsidRPr="007405A4">
              <w:rPr>
                <w:rFonts w:ascii="Verdana"/>
                <w:sz w:val="18"/>
              </w:rPr>
              <w:t>021</w:t>
            </w:r>
          </w:p>
        </w:tc>
        <w:tc>
          <w:tcPr>
            <w:tcW w:w="4000" w:type="dxa"/>
            <w:tcBorders>
              <w:top w:val="single" w:sz="29" w:space="0" w:color="FFFFFF"/>
              <w:left w:val="single" w:sz="5" w:space="0" w:color="AAAAAA"/>
              <w:bottom w:val="single" w:sz="29" w:space="0" w:color="FFFFFF"/>
              <w:right w:val="single" w:sz="5" w:space="0" w:color="AAAAAA"/>
            </w:tcBorders>
          </w:tcPr>
          <w:p w14:paraId="61E97F60" w14:textId="77777777" w:rsidR="004E641E" w:rsidRPr="007405A4" w:rsidRDefault="004E641E" w:rsidP="00BC5AB9">
            <w:pPr>
              <w:rPr>
                <w:rFonts w:ascii="Verdana" w:eastAsia="Verdana" w:hAnsi="Verdana" w:cs="Verdana"/>
                <w:sz w:val="18"/>
                <w:szCs w:val="18"/>
              </w:rPr>
            </w:pPr>
            <w:r w:rsidRPr="007405A4">
              <w:rPr>
                <w:rFonts w:ascii="Verdana" w:eastAsia="Verdana" w:hAnsi="Verdana" w:cs="Verdana"/>
                <w:sz w:val="18"/>
                <w:szCs w:val="18"/>
              </w:rPr>
              <w:t>Associated</w:t>
            </w:r>
            <w:r w:rsidRPr="007405A4">
              <w:rPr>
                <w:rFonts w:ascii="Verdana" w:eastAsia="Verdana" w:hAnsi="Verdana" w:cs="Verdana"/>
                <w:spacing w:val="-10"/>
                <w:sz w:val="18"/>
                <w:szCs w:val="18"/>
              </w:rPr>
              <w:t xml:space="preserve"> </w:t>
            </w:r>
            <w:r w:rsidRPr="007405A4">
              <w:rPr>
                <w:rFonts w:ascii="Verdana" w:eastAsia="Verdana" w:hAnsi="Verdana" w:cs="Verdana"/>
                <w:sz w:val="18"/>
                <w:szCs w:val="18"/>
              </w:rPr>
              <w:t>ﬁeld</w:t>
            </w:r>
            <w:r w:rsidRPr="007405A4">
              <w:rPr>
                <w:rFonts w:ascii="Verdana" w:eastAsia="Verdana" w:hAnsi="Verdana" w:cs="Verdana"/>
                <w:spacing w:val="-9"/>
                <w:sz w:val="18"/>
                <w:szCs w:val="18"/>
              </w:rPr>
              <w:t xml:space="preserve"> </w:t>
            </w:r>
            <w:r w:rsidRPr="007405A4">
              <w:rPr>
                <w:rFonts w:ascii="Verdana" w:eastAsia="Verdana" w:hAnsi="Verdana" w:cs="Verdana"/>
                <w:sz w:val="18"/>
                <w:szCs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55C8748B" w14:textId="77777777" w:rsidR="004E641E" w:rsidRPr="007405A4" w:rsidRDefault="004E641E" w:rsidP="00BC5AB9">
            <w:pPr>
              <w:rPr>
                <w:rFonts w:ascii="Verdana" w:eastAsia="Verdana" w:hAnsi="Verdana" w:cs="Verdana"/>
                <w:sz w:val="18"/>
                <w:szCs w:val="18"/>
              </w:rPr>
            </w:pPr>
            <w:r w:rsidRPr="007405A4">
              <w:rPr>
                <w:rFonts w:ascii="Verdana"/>
                <w:sz w:val="18"/>
              </w:rPr>
              <w:t>=</w:t>
            </w:r>
            <w:r w:rsidRPr="007405A4">
              <w:rPr>
                <w:rFonts w:ascii="Verdana"/>
                <w:spacing w:val="-2"/>
                <w:sz w:val="18"/>
              </w:rPr>
              <w:t xml:space="preserve"> </w:t>
            </w:r>
            <w:r w:rsidRPr="007405A4">
              <w:rPr>
                <w:rFonts w:ascii="Verdana"/>
                <w:sz w:val="18"/>
              </w:rPr>
              <w:t>5</w:t>
            </w:r>
          </w:p>
        </w:tc>
      </w:tr>
      <w:tr w:rsidR="004E641E" w14:paraId="12959D6B"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5BD1CC29" w14:textId="77777777" w:rsidR="004E641E" w:rsidRPr="007405A4" w:rsidRDefault="004E641E" w:rsidP="00BC5AB9">
            <w:pPr>
              <w:rPr>
                <w:rFonts w:ascii="Verdana" w:eastAsia="Verdana" w:hAnsi="Verdana" w:cs="Verdana"/>
                <w:sz w:val="18"/>
                <w:szCs w:val="18"/>
              </w:rPr>
            </w:pPr>
            <w:r w:rsidRPr="007405A4">
              <w:rPr>
                <w:rFonts w:ascii="Verdana"/>
                <w:sz w:val="18"/>
              </w:rPr>
              <w:t>0</w:t>
            </w:r>
            <w:r w:rsidRPr="007405A4">
              <w:rPr>
                <w:rFonts w:ascii="Verdana"/>
                <w:spacing w:val="-4"/>
                <w:sz w:val="18"/>
              </w:rPr>
              <w:t xml:space="preserve"> </w:t>
            </w:r>
            <w:r w:rsidRPr="007405A4">
              <w:rPr>
                <w:rFonts w:ascii="Verdana"/>
                <w:sz w:val="18"/>
              </w:rPr>
              <w:t>13</w:t>
            </w:r>
            <w:r w:rsidRPr="007405A4">
              <w:rPr>
                <w:rFonts w:ascii="Verdana"/>
                <w:spacing w:val="-3"/>
                <w:sz w:val="18"/>
              </w:rPr>
              <w:t xml:space="preserve"> </w:t>
            </w:r>
            <w:r w:rsidRPr="007405A4">
              <w:rPr>
                <w:rFonts w:ascii="Verdana"/>
                <w:sz w:val="18"/>
              </w:rPr>
              <w:t>060</w:t>
            </w:r>
          </w:p>
        </w:tc>
        <w:tc>
          <w:tcPr>
            <w:tcW w:w="4000" w:type="dxa"/>
            <w:tcBorders>
              <w:top w:val="single" w:sz="29" w:space="0" w:color="FFFFFF"/>
              <w:left w:val="single" w:sz="5" w:space="0" w:color="AAAAAA"/>
              <w:bottom w:val="single" w:sz="29" w:space="0" w:color="FFFFFF"/>
              <w:right w:val="single" w:sz="5" w:space="0" w:color="AAAAAA"/>
            </w:tcBorders>
          </w:tcPr>
          <w:p w14:paraId="1A922A8C" w14:textId="77777777" w:rsidR="004E641E" w:rsidRPr="007405A4" w:rsidRDefault="004E641E" w:rsidP="00BC5AB9">
            <w:pPr>
              <w:rPr>
                <w:rFonts w:ascii="Verdana" w:eastAsia="Verdana" w:hAnsi="Verdana" w:cs="Verdana"/>
                <w:sz w:val="18"/>
                <w:szCs w:val="18"/>
              </w:rPr>
            </w:pPr>
            <w:r w:rsidRPr="007405A4">
              <w:rPr>
                <w:rFonts w:ascii="Verdana"/>
                <w:sz w:val="18"/>
              </w:rPr>
              <w:t>Total</w:t>
            </w:r>
            <w:r w:rsidRPr="007405A4">
              <w:rPr>
                <w:rFonts w:ascii="Verdana"/>
                <w:spacing w:val="-11"/>
                <w:sz w:val="18"/>
              </w:rPr>
              <w:t xml:space="preserve"> </w:t>
            </w:r>
            <w:r w:rsidRPr="007405A4">
              <w:rPr>
                <w:rFonts w:ascii="Verdana"/>
                <w:sz w:val="18"/>
              </w:rPr>
              <w:t>accumulated</w:t>
            </w:r>
            <w:r w:rsidRPr="007405A4">
              <w:rPr>
                <w:rFonts w:ascii="Verdana"/>
                <w:spacing w:val="-10"/>
                <w:sz w:val="18"/>
              </w:rPr>
              <w:t xml:space="preserve"> </w:t>
            </w:r>
            <w:r w:rsidRPr="007405A4">
              <w:rPr>
                <w:rFonts w:ascii="Verdana"/>
                <w:sz w:val="18"/>
              </w:rPr>
              <w:t>precipitation</w:t>
            </w:r>
          </w:p>
        </w:tc>
        <w:tc>
          <w:tcPr>
            <w:tcW w:w="3371" w:type="dxa"/>
            <w:tcBorders>
              <w:top w:val="single" w:sz="29" w:space="0" w:color="FFFFFF"/>
              <w:left w:val="single" w:sz="5" w:space="0" w:color="AAAAAA"/>
              <w:bottom w:val="single" w:sz="29" w:space="0" w:color="FFFFFF"/>
              <w:right w:val="single" w:sz="5" w:space="0" w:color="AAAAAA"/>
            </w:tcBorders>
          </w:tcPr>
          <w:p w14:paraId="7476F4AE" w14:textId="77777777" w:rsidR="004E641E" w:rsidRPr="007405A4" w:rsidRDefault="004E641E" w:rsidP="00BC5AB9"/>
        </w:tc>
      </w:tr>
      <w:tr w:rsidR="004E641E" w14:paraId="1F96C533"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10C4BC0F" w14:textId="77777777" w:rsidR="004E641E" w:rsidRPr="007405A4" w:rsidRDefault="004E641E" w:rsidP="00BC5AB9">
            <w:pPr>
              <w:rPr>
                <w:rFonts w:ascii="Verdana" w:eastAsia="Verdana" w:hAnsi="Verdana" w:cs="Verdana"/>
                <w:sz w:val="18"/>
                <w:szCs w:val="18"/>
              </w:rPr>
            </w:pPr>
            <w:r w:rsidRPr="007405A4">
              <w:rPr>
                <w:rFonts w:ascii="Verdana"/>
                <w:sz w:val="18"/>
              </w:rPr>
              <w:t>2</w:t>
            </w:r>
            <w:r w:rsidRPr="007405A4">
              <w:rPr>
                <w:rFonts w:ascii="Verdana"/>
                <w:spacing w:val="-4"/>
                <w:sz w:val="18"/>
              </w:rPr>
              <w:t xml:space="preserve"> </w:t>
            </w:r>
            <w:r w:rsidRPr="007405A4">
              <w:rPr>
                <w:rFonts w:ascii="Verdana"/>
                <w:sz w:val="18"/>
              </w:rPr>
              <w:t>04</w:t>
            </w:r>
            <w:r w:rsidRPr="007405A4">
              <w:rPr>
                <w:rFonts w:ascii="Verdana"/>
                <w:spacing w:val="-3"/>
                <w:sz w:val="18"/>
              </w:rPr>
              <w:t xml:space="preserve"> </w:t>
            </w:r>
            <w:r w:rsidRPr="007405A4">
              <w:rPr>
                <w:rFonts w:ascii="Verdana"/>
                <w:sz w:val="18"/>
              </w:rPr>
              <w:t>000</w:t>
            </w:r>
          </w:p>
        </w:tc>
        <w:tc>
          <w:tcPr>
            <w:tcW w:w="4000" w:type="dxa"/>
            <w:tcBorders>
              <w:top w:val="single" w:sz="29" w:space="0" w:color="FFFFFF"/>
              <w:left w:val="single" w:sz="5" w:space="0" w:color="AAAAAA"/>
              <w:bottom w:val="single" w:sz="29" w:space="0" w:color="FFFFFF"/>
              <w:right w:val="single" w:sz="5" w:space="0" w:color="AAAAAA"/>
            </w:tcBorders>
          </w:tcPr>
          <w:p w14:paraId="666F490A" w14:textId="77777777" w:rsidR="004E641E" w:rsidRPr="007405A4" w:rsidRDefault="004E641E" w:rsidP="00BC5AB9">
            <w:pPr>
              <w:rPr>
                <w:rFonts w:ascii="Verdana" w:eastAsia="Verdana" w:hAnsi="Verdana" w:cs="Verdana"/>
                <w:sz w:val="18"/>
                <w:szCs w:val="18"/>
              </w:rPr>
            </w:pPr>
            <w:r w:rsidRPr="007405A4">
              <w:rPr>
                <w:rFonts w:ascii="Verdana" w:eastAsia="Verdana" w:hAnsi="Verdana" w:cs="Verdana"/>
                <w:sz w:val="18"/>
                <w:szCs w:val="18"/>
              </w:rPr>
              <w:t>Add</w:t>
            </w:r>
            <w:r w:rsidRPr="007405A4">
              <w:rPr>
                <w:rFonts w:ascii="Verdana" w:eastAsia="Verdana" w:hAnsi="Verdana" w:cs="Verdana"/>
                <w:spacing w:val="-4"/>
                <w:sz w:val="18"/>
                <w:szCs w:val="18"/>
              </w:rPr>
              <w:t xml:space="preserve"> </w:t>
            </w:r>
            <w:r w:rsidRPr="007405A4">
              <w:rPr>
                <w:rFonts w:ascii="Verdana" w:eastAsia="Verdana" w:hAnsi="Verdana" w:cs="Verdana"/>
                <w:sz w:val="18"/>
                <w:szCs w:val="18"/>
              </w:rPr>
              <w:t>associated</w:t>
            </w:r>
            <w:r w:rsidRPr="007405A4">
              <w:rPr>
                <w:rFonts w:ascii="Verdana" w:eastAsia="Verdana" w:hAnsi="Verdana" w:cs="Verdana"/>
                <w:spacing w:val="-4"/>
                <w:sz w:val="18"/>
                <w:szCs w:val="18"/>
              </w:rPr>
              <w:t xml:space="preserve"> </w:t>
            </w:r>
            <w:r w:rsidRPr="007405A4">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5651EA4F" w14:textId="77777777" w:rsidR="004E641E" w:rsidRPr="007405A4" w:rsidRDefault="004E641E" w:rsidP="00BC5AB9">
            <w:pPr>
              <w:rPr>
                <w:rFonts w:ascii="Verdana" w:eastAsia="Verdana" w:hAnsi="Verdana" w:cs="Verdana"/>
                <w:sz w:val="18"/>
                <w:szCs w:val="18"/>
              </w:rPr>
            </w:pPr>
            <w:r w:rsidRPr="007405A4">
              <w:rPr>
                <w:rFonts w:ascii="Verdana"/>
                <w:sz w:val="18"/>
              </w:rPr>
              <w:t>Cancel</w:t>
            </w:r>
          </w:p>
        </w:tc>
      </w:tr>
      <w:tr w:rsidR="004E641E" w14:paraId="04E8D1FD"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7617E999" w14:textId="77777777" w:rsidR="004E641E" w:rsidRPr="007405A4" w:rsidRDefault="004E641E" w:rsidP="00BC5AB9"/>
        </w:tc>
        <w:tc>
          <w:tcPr>
            <w:tcW w:w="4000" w:type="dxa"/>
            <w:tcBorders>
              <w:top w:val="single" w:sz="29" w:space="0" w:color="FFFFFF"/>
              <w:left w:val="single" w:sz="5" w:space="0" w:color="AAAAAA"/>
              <w:bottom w:val="single" w:sz="29" w:space="0" w:color="FFFFFF"/>
              <w:right w:val="single" w:sz="5" w:space="0" w:color="AAAAAA"/>
            </w:tcBorders>
          </w:tcPr>
          <w:p w14:paraId="0E699C01" w14:textId="77777777" w:rsidR="004E641E" w:rsidRPr="007405A4" w:rsidRDefault="004E641E" w:rsidP="00BC5AB9">
            <w:pPr>
              <w:rPr>
                <w:rFonts w:ascii="Verdana" w:eastAsia="Verdana" w:hAnsi="Verdana" w:cs="Verdana"/>
                <w:sz w:val="18"/>
                <w:szCs w:val="18"/>
              </w:rPr>
            </w:pPr>
            <w:r w:rsidRPr="007405A4">
              <w:rPr>
                <w:rFonts w:ascii="Verdana"/>
                <w:i/>
                <w:sz w:val="18"/>
              </w:rPr>
              <w:t>Depth</w:t>
            </w:r>
            <w:r w:rsidRPr="007405A4">
              <w:rPr>
                <w:rFonts w:ascii="Verdana"/>
                <w:i/>
                <w:spacing w:val="-4"/>
                <w:sz w:val="18"/>
              </w:rPr>
              <w:t xml:space="preserve"> </w:t>
            </w:r>
            <w:r w:rsidRPr="007405A4">
              <w:rPr>
                <w:rFonts w:ascii="Verdana"/>
                <w:i/>
                <w:sz w:val="18"/>
              </w:rPr>
              <w:t>of</w:t>
            </w:r>
            <w:r w:rsidRPr="007405A4">
              <w:rPr>
                <w:rFonts w:ascii="Verdana"/>
                <w:i/>
                <w:spacing w:val="-4"/>
                <w:sz w:val="18"/>
              </w:rPr>
              <w:t xml:space="preserve"> </w:t>
            </w:r>
            <w:r w:rsidRPr="007405A4">
              <w:rPr>
                <w:rFonts w:ascii="Verdana"/>
                <w:i/>
                <w:sz w:val="18"/>
              </w:rPr>
              <w:t>fresh</w:t>
            </w:r>
            <w:r w:rsidRPr="007405A4">
              <w:rPr>
                <w:rFonts w:ascii="Verdana"/>
                <w:i/>
                <w:spacing w:val="-5"/>
                <w:sz w:val="18"/>
              </w:rPr>
              <w:t xml:space="preserve"> </w:t>
            </w:r>
            <w:r w:rsidRPr="007405A4">
              <w:rPr>
                <w:rFonts w:ascii="Verdana"/>
                <w:i/>
                <w:sz w:val="18"/>
              </w:rPr>
              <w:t>snow</w:t>
            </w:r>
            <w:r w:rsidRPr="007405A4">
              <w:rPr>
                <w:rFonts w:ascii="Verdana"/>
                <w:i/>
                <w:spacing w:val="-4"/>
                <w:sz w:val="18"/>
              </w:rPr>
              <w:t xml:space="preserve"> </w:t>
            </w:r>
            <w:r w:rsidRPr="007405A4">
              <w:rPr>
                <w:rFonts w:ascii="Verdana"/>
                <w:i/>
                <w:sz w:val="18"/>
              </w:rPr>
              <w:t>(see</w:t>
            </w:r>
            <w:r w:rsidRPr="007405A4">
              <w:rPr>
                <w:rFonts w:ascii="Verdana"/>
                <w:i/>
                <w:spacing w:val="-5"/>
                <w:sz w:val="18"/>
              </w:rPr>
              <w:t xml:space="preserve"> </w:t>
            </w:r>
            <w:r w:rsidRPr="007405A4">
              <w:rPr>
                <w:rFonts w:ascii="Verdana"/>
                <w:i/>
                <w:sz w:val="18"/>
              </w:rPr>
              <w:t>Note</w:t>
            </w:r>
            <w:r w:rsidRPr="007405A4">
              <w:rPr>
                <w:rFonts w:ascii="Verdana"/>
                <w:i/>
                <w:spacing w:val="-5"/>
                <w:sz w:val="18"/>
              </w:rPr>
              <w:t xml:space="preserve"> </w:t>
            </w:r>
            <w:r w:rsidRPr="007405A4">
              <w:rPr>
                <w:rFonts w:ascii="Verdana"/>
                <w:i/>
                <w:sz w:val="18"/>
              </w:rPr>
              <w:t>15)</w:t>
            </w:r>
          </w:p>
        </w:tc>
        <w:tc>
          <w:tcPr>
            <w:tcW w:w="3371" w:type="dxa"/>
            <w:tcBorders>
              <w:top w:val="single" w:sz="29" w:space="0" w:color="FFFFFF"/>
              <w:left w:val="single" w:sz="5" w:space="0" w:color="AAAAAA"/>
              <w:bottom w:val="single" w:sz="29" w:space="0" w:color="FFFFFF"/>
              <w:right w:val="single" w:sz="5" w:space="0" w:color="AAAAAA"/>
            </w:tcBorders>
          </w:tcPr>
          <w:p w14:paraId="04928AF0" w14:textId="77777777" w:rsidR="004E641E" w:rsidRPr="007405A4" w:rsidRDefault="004E641E" w:rsidP="00BC5AB9"/>
        </w:tc>
      </w:tr>
      <w:tr w:rsidR="004E641E" w14:paraId="7D9786AF"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72CC7E3F" w14:textId="77777777" w:rsidR="004E641E" w:rsidRPr="007405A4" w:rsidRDefault="004E641E" w:rsidP="00BC5AB9">
            <w:pPr>
              <w:rPr>
                <w:rFonts w:ascii="Verdana" w:eastAsia="Verdana" w:hAnsi="Verdana" w:cs="Verdana"/>
                <w:sz w:val="18"/>
                <w:szCs w:val="18"/>
              </w:rPr>
            </w:pPr>
          </w:p>
        </w:tc>
        <w:tc>
          <w:tcPr>
            <w:tcW w:w="4000" w:type="dxa"/>
            <w:tcBorders>
              <w:top w:val="single" w:sz="29" w:space="0" w:color="FFFFFF"/>
              <w:left w:val="single" w:sz="5" w:space="0" w:color="AAAAAA"/>
              <w:bottom w:val="single" w:sz="29" w:space="0" w:color="FFFFFF"/>
              <w:right w:val="single" w:sz="5" w:space="0" w:color="AAAAAA"/>
            </w:tcBorders>
          </w:tcPr>
          <w:p w14:paraId="2A141E97" w14:textId="77777777" w:rsidR="004E641E" w:rsidRPr="007405A4" w:rsidRDefault="004E641E" w:rsidP="00BC5AB9">
            <w:pPr>
              <w:rPr>
                <w:rFonts w:ascii="Verdana" w:eastAsia="Verdana" w:hAnsi="Verdana" w:cs="Verdana"/>
                <w:sz w:val="18"/>
                <w:szCs w:val="18"/>
              </w:rPr>
            </w:pPr>
          </w:p>
        </w:tc>
        <w:tc>
          <w:tcPr>
            <w:tcW w:w="3371" w:type="dxa"/>
            <w:tcBorders>
              <w:top w:val="single" w:sz="29" w:space="0" w:color="FFFFFF"/>
              <w:left w:val="single" w:sz="5" w:space="0" w:color="AAAAAA"/>
              <w:bottom w:val="single" w:sz="29" w:space="0" w:color="FFFFFF"/>
              <w:right w:val="single" w:sz="5" w:space="0" w:color="AAAAAA"/>
            </w:tcBorders>
          </w:tcPr>
          <w:p w14:paraId="60E64951" w14:textId="77777777" w:rsidR="004E641E" w:rsidRPr="007405A4" w:rsidRDefault="004E641E" w:rsidP="00BC5AB9"/>
        </w:tc>
      </w:tr>
      <w:tr w:rsidR="004E641E" w14:paraId="5E4710E0" w14:textId="77777777" w:rsidTr="00BC5AB9">
        <w:trPr>
          <w:trHeight w:hRule="exact" w:val="289"/>
        </w:trPr>
        <w:tc>
          <w:tcPr>
            <w:tcW w:w="1701" w:type="dxa"/>
            <w:tcBorders>
              <w:top w:val="single" w:sz="29" w:space="0" w:color="FFFFFF"/>
              <w:left w:val="single" w:sz="5" w:space="0" w:color="AAAAAA"/>
              <w:bottom w:val="single" w:sz="5" w:space="0" w:color="AAAAAA"/>
              <w:right w:val="single" w:sz="5" w:space="0" w:color="AAAAAA"/>
            </w:tcBorders>
          </w:tcPr>
          <w:p w14:paraId="3916D4BF"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01</w:t>
            </w:r>
            <w:r w:rsidRPr="007405A4">
              <w:rPr>
                <w:rFonts w:ascii="Verdana"/>
                <w:spacing w:val="-3"/>
                <w:sz w:val="18"/>
              </w:rPr>
              <w:t xml:space="preserve"> </w:t>
            </w:r>
            <w:r w:rsidRPr="007405A4">
              <w:rPr>
                <w:rFonts w:ascii="Verdana"/>
                <w:sz w:val="18"/>
              </w:rPr>
              <w:t>014</w:t>
            </w:r>
          </w:p>
        </w:tc>
        <w:tc>
          <w:tcPr>
            <w:tcW w:w="4000" w:type="dxa"/>
            <w:tcBorders>
              <w:top w:val="single" w:sz="29" w:space="0" w:color="FFFFFF"/>
              <w:left w:val="single" w:sz="5" w:space="0" w:color="AAAAAA"/>
              <w:bottom w:val="single" w:sz="5" w:space="0" w:color="AAAAAA"/>
              <w:right w:val="single" w:sz="5" w:space="0" w:color="AAAAAA"/>
            </w:tcBorders>
          </w:tcPr>
          <w:p w14:paraId="3BEC6FE4" w14:textId="77777777" w:rsidR="004E641E" w:rsidRPr="007405A4" w:rsidRDefault="004E641E" w:rsidP="00BC5AB9">
            <w:pPr>
              <w:rPr>
                <w:rFonts w:ascii="Verdana" w:eastAsia="Verdana" w:hAnsi="Verdana" w:cs="Verdana"/>
                <w:sz w:val="18"/>
                <w:szCs w:val="18"/>
              </w:rPr>
            </w:pPr>
            <w:r w:rsidRPr="007405A4">
              <w:rPr>
                <w:rFonts w:ascii="Verdana"/>
                <w:sz w:val="18"/>
              </w:rPr>
              <w:t>Time</w:t>
            </w:r>
            <w:r w:rsidRPr="007405A4">
              <w:rPr>
                <w:rFonts w:ascii="Verdana"/>
                <w:spacing w:val="-9"/>
                <w:sz w:val="18"/>
              </w:rPr>
              <w:t xml:space="preserve"> </w:t>
            </w:r>
            <w:r w:rsidRPr="007405A4">
              <w:rPr>
                <w:rFonts w:ascii="Verdana"/>
                <w:sz w:val="18"/>
              </w:rPr>
              <w:t>period</w:t>
            </w:r>
          </w:p>
        </w:tc>
        <w:tc>
          <w:tcPr>
            <w:tcW w:w="3371" w:type="dxa"/>
            <w:tcBorders>
              <w:top w:val="single" w:sz="29" w:space="0" w:color="FFFFFF"/>
              <w:left w:val="single" w:sz="5" w:space="0" w:color="AAAAAA"/>
              <w:bottom w:val="single" w:sz="5" w:space="0" w:color="AAAAAA"/>
              <w:right w:val="single" w:sz="5" w:space="0" w:color="AAAAAA"/>
            </w:tcBorders>
          </w:tcPr>
          <w:p w14:paraId="788D42C2" w14:textId="77777777" w:rsidR="004E641E" w:rsidRPr="007405A4" w:rsidRDefault="004E641E" w:rsidP="00BC5AB9"/>
        </w:tc>
      </w:tr>
    </w:tbl>
    <w:p w14:paraId="675F39B7" w14:textId="77777777" w:rsidR="004E641E" w:rsidRDefault="004E641E" w:rsidP="004E641E">
      <w:pPr>
        <w:sectPr w:rsidR="004E641E">
          <w:headerReference w:type="even" r:id="rId37"/>
          <w:headerReference w:type="default" r:id="rId38"/>
          <w:headerReference w:type="first" r:id="rId39"/>
          <w:pgSz w:w="11910" w:h="16840"/>
          <w:pgMar w:top="660" w:right="1680" w:bottom="280" w:left="620" w:header="720" w:footer="720" w:gutter="0"/>
          <w:cols w:space="720"/>
        </w:sectPr>
      </w:pPr>
    </w:p>
    <w:p w14:paraId="4B36013D" w14:textId="77777777" w:rsidR="004E641E" w:rsidRDefault="004E641E" w:rsidP="004E641E">
      <w:pPr>
        <w:rPr>
          <w:rFonts w:ascii="Verdana" w:eastAsia="Verdana" w:hAnsi="Verdana" w:cs="Verdana"/>
          <w:sz w:val="5"/>
          <w:szCs w:val="5"/>
        </w:rPr>
      </w:pPr>
    </w:p>
    <w:tbl>
      <w:tblPr>
        <w:tblStyle w:val="TableNormal1"/>
        <w:tblW w:w="0" w:type="auto"/>
        <w:tblInd w:w="98" w:type="dxa"/>
        <w:tblLayout w:type="fixed"/>
        <w:tblLook w:val="01E0" w:firstRow="1" w:lastRow="1" w:firstColumn="1" w:lastColumn="1" w:noHBand="0" w:noVBand="0"/>
      </w:tblPr>
      <w:tblGrid>
        <w:gridCol w:w="1701"/>
        <w:gridCol w:w="4000"/>
        <w:gridCol w:w="3371"/>
      </w:tblGrid>
      <w:tr w:rsidR="004E641E" w:rsidRPr="007405A4" w14:paraId="61AB179E" w14:textId="77777777" w:rsidTr="00BC5AB9">
        <w:trPr>
          <w:trHeight w:hRule="exact" w:val="349"/>
        </w:trPr>
        <w:tc>
          <w:tcPr>
            <w:tcW w:w="9072" w:type="dxa"/>
            <w:gridSpan w:val="3"/>
            <w:tcBorders>
              <w:top w:val="single" w:sz="5" w:space="0" w:color="AAAAAA"/>
              <w:left w:val="single" w:sz="5" w:space="0" w:color="AAAAAA"/>
              <w:bottom w:val="single" w:sz="5" w:space="0" w:color="AAAAAA"/>
              <w:right w:val="single" w:sz="5" w:space="0" w:color="AAAAAA"/>
            </w:tcBorders>
            <w:shd w:val="clear" w:color="auto" w:fill="D2D2D2"/>
          </w:tcPr>
          <w:p w14:paraId="71DA603E" w14:textId="77777777" w:rsidR="004E641E" w:rsidRPr="007405A4" w:rsidRDefault="004E641E" w:rsidP="00BC5AB9">
            <w:pPr>
              <w:rPr>
                <w:rFonts w:ascii="Verdana" w:eastAsia="Verdana" w:hAnsi="Verdana" w:cs="Verdana"/>
                <w:sz w:val="18"/>
                <w:szCs w:val="18"/>
              </w:rPr>
            </w:pPr>
            <w:r w:rsidRPr="007405A4">
              <w:rPr>
                <w:rFonts w:ascii="Verdana"/>
                <w:sz w:val="18"/>
              </w:rPr>
              <w:t>3</w:t>
            </w:r>
            <w:r w:rsidRPr="007405A4">
              <w:rPr>
                <w:rFonts w:ascii="Verdana"/>
                <w:spacing w:val="-4"/>
                <w:sz w:val="18"/>
              </w:rPr>
              <w:t xml:space="preserve"> </w:t>
            </w:r>
            <w:r w:rsidRPr="007405A4">
              <w:rPr>
                <w:rFonts w:ascii="Verdana"/>
                <w:sz w:val="18"/>
              </w:rPr>
              <w:t>07</w:t>
            </w:r>
            <w:r w:rsidRPr="007405A4">
              <w:rPr>
                <w:rFonts w:ascii="Verdana"/>
                <w:spacing w:val="-4"/>
                <w:sz w:val="18"/>
              </w:rPr>
              <w:t xml:space="preserve"> </w:t>
            </w:r>
            <w:r w:rsidRPr="007405A4">
              <w:rPr>
                <w:rFonts w:ascii="Verdana"/>
                <w:sz w:val="18"/>
              </w:rPr>
              <w:t>095</w:t>
            </w:r>
            <w:r w:rsidRPr="007405A4">
              <w:rPr>
                <w:rFonts w:ascii="Verdana"/>
                <w:spacing w:val="-4"/>
                <w:sz w:val="18"/>
              </w:rPr>
              <w:t xml:space="preserve"> </w:t>
            </w:r>
            <w:r w:rsidRPr="007405A4">
              <w:rPr>
                <w:rFonts w:ascii="Verdana"/>
                <w:sz w:val="18"/>
              </w:rPr>
              <w:t>(Daily</w:t>
            </w:r>
            <w:r w:rsidRPr="007405A4">
              <w:rPr>
                <w:rFonts w:ascii="Verdana"/>
                <w:spacing w:val="-5"/>
                <w:sz w:val="18"/>
              </w:rPr>
              <w:t xml:space="preserve"> </w:t>
            </w:r>
            <w:r w:rsidRPr="007405A4">
              <w:rPr>
                <w:rFonts w:ascii="Verdana"/>
                <w:sz w:val="18"/>
              </w:rPr>
              <w:t>temperatures</w:t>
            </w:r>
            <w:r w:rsidRPr="007405A4">
              <w:rPr>
                <w:rFonts w:ascii="Verdana"/>
                <w:spacing w:val="-4"/>
                <w:sz w:val="18"/>
              </w:rPr>
              <w:t xml:space="preserve"> </w:t>
            </w:r>
            <w:r w:rsidRPr="007405A4">
              <w:rPr>
                <w:rFonts w:ascii="Verdana"/>
                <w:sz w:val="18"/>
              </w:rPr>
              <w:t>and</w:t>
            </w:r>
            <w:r w:rsidRPr="007405A4">
              <w:rPr>
                <w:rFonts w:ascii="Verdana"/>
                <w:spacing w:val="-5"/>
                <w:sz w:val="18"/>
              </w:rPr>
              <w:t xml:space="preserve"> </w:t>
            </w:r>
            <w:r w:rsidRPr="007405A4">
              <w:rPr>
                <w:rFonts w:ascii="Verdana"/>
                <w:sz w:val="18"/>
              </w:rPr>
              <w:t>precipitations</w:t>
            </w:r>
            <w:r w:rsidRPr="007405A4">
              <w:rPr>
                <w:rFonts w:ascii="Verdana"/>
                <w:spacing w:val="1"/>
                <w:sz w:val="18"/>
              </w:rPr>
              <w:t xml:space="preserve"> </w:t>
            </w:r>
            <w:r w:rsidRPr="007405A4">
              <w:rPr>
                <w:rFonts w:ascii="Verdana"/>
                <w:sz w:val="18"/>
              </w:rPr>
              <w:t>including</w:t>
            </w:r>
            <w:r w:rsidRPr="007405A4">
              <w:rPr>
                <w:rFonts w:ascii="Verdana"/>
                <w:spacing w:val="-6"/>
                <w:sz w:val="18"/>
              </w:rPr>
              <w:t xml:space="preserve"> </w:t>
            </w:r>
            <w:r w:rsidRPr="007405A4">
              <w:rPr>
                <w:rFonts w:ascii="Verdana"/>
                <w:sz w:val="18"/>
              </w:rPr>
              <w:t>snow</w:t>
            </w:r>
            <w:r w:rsidRPr="007405A4">
              <w:rPr>
                <w:rFonts w:ascii="Verdana"/>
                <w:spacing w:val="-4"/>
                <w:sz w:val="18"/>
              </w:rPr>
              <w:t xml:space="preserve"> </w:t>
            </w:r>
            <w:r w:rsidRPr="007405A4">
              <w:rPr>
                <w:rFonts w:ascii="Verdana"/>
                <w:sz w:val="18"/>
              </w:rPr>
              <w:t>for</w:t>
            </w:r>
            <w:r w:rsidRPr="007405A4">
              <w:rPr>
                <w:rFonts w:ascii="Verdana"/>
                <w:spacing w:val="-5"/>
                <w:sz w:val="18"/>
              </w:rPr>
              <w:t xml:space="preserve"> </w:t>
            </w:r>
            <w:r w:rsidRPr="007405A4">
              <w:rPr>
                <w:rFonts w:ascii="Verdana"/>
                <w:sz w:val="18"/>
              </w:rPr>
              <w:t>climate</w:t>
            </w:r>
            <w:r w:rsidRPr="007405A4">
              <w:rPr>
                <w:rFonts w:ascii="Verdana"/>
                <w:spacing w:val="-5"/>
                <w:sz w:val="18"/>
              </w:rPr>
              <w:t xml:space="preserve"> </w:t>
            </w:r>
            <w:r w:rsidRPr="007405A4">
              <w:rPr>
                <w:rFonts w:ascii="Verdana"/>
                <w:sz w:val="18"/>
              </w:rPr>
              <w:t>report</w:t>
            </w:r>
            <w:r w:rsidRPr="007405A4">
              <w:rPr>
                <w:rFonts w:ascii="Verdana"/>
                <w:spacing w:val="-4"/>
                <w:sz w:val="18"/>
              </w:rPr>
              <w:t xml:space="preserve"> </w:t>
            </w:r>
            <w:r w:rsidRPr="007405A4">
              <w:rPr>
                <w:rFonts w:ascii="Verdana"/>
                <w:sz w:val="18"/>
              </w:rPr>
              <w:t>(DAYCLI))</w:t>
            </w:r>
          </w:p>
        </w:tc>
      </w:tr>
      <w:tr w:rsidR="004E641E" w14:paraId="45523F32" w14:textId="77777777" w:rsidTr="00BC5AB9">
        <w:trPr>
          <w:trHeight w:hRule="exact" w:val="408"/>
        </w:trPr>
        <w:tc>
          <w:tcPr>
            <w:tcW w:w="1701" w:type="dxa"/>
            <w:tcBorders>
              <w:top w:val="single" w:sz="5" w:space="0" w:color="AAAAAA"/>
              <w:left w:val="single" w:sz="5" w:space="0" w:color="AAAAAA"/>
              <w:bottom w:val="single" w:sz="29" w:space="0" w:color="FFFFFF"/>
              <w:right w:val="single" w:sz="5" w:space="0" w:color="AAAAAA"/>
            </w:tcBorders>
            <w:shd w:val="clear" w:color="auto" w:fill="D2D2D2"/>
          </w:tcPr>
          <w:p w14:paraId="7BB5F438" w14:textId="77777777" w:rsidR="004E641E" w:rsidRDefault="004E641E" w:rsidP="00BC5AB9">
            <w:pPr>
              <w:rPr>
                <w:rFonts w:ascii="Verdana" w:eastAsia="Verdana" w:hAnsi="Verdana" w:cs="Verdana"/>
                <w:sz w:val="18"/>
                <w:szCs w:val="18"/>
              </w:rPr>
            </w:pPr>
            <w:r>
              <w:rPr>
                <w:rFonts w:ascii="Verdana"/>
                <w:sz w:val="18"/>
              </w:rPr>
              <w:t>Table</w:t>
            </w:r>
            <w:r>
              <w:rPr>
                <w:rFonts w:ascii="Verdana"/>
                <w:spacing w:val="-12"/>
                <w:sz w:val="18"/>
              </w:rPr>
              <w:t xml:space="preserve"> </w:t>
            </w:r>
            <w:r>
              <w:rPr>
                <w:rFonts w:ascii="Verdana"/>
                <w:sz w:val="18"/>
              </w:rPr>
              <w:t>references</w:t>
            </w:r>
          </w:p>
        </w:tc>
        <w:tc>
          <w:tcPr>
            <w:tcW w:w="4000" w:type="dxa"/>
            <w:tcBorders>
              <w:top w:val="single" w:sz="5" w:space="0" w:color="AAAAAA"/>
              <w:left w:val="single" w:sz="5" w:space="0" w:color="AAAAAA"/>
              <w:bottom w:val="single" w:sz="29" w:space="0" w:color="FFFFFF"/>
              <w:right w:val="single" w:sz="5" w:space="0" w:color="AAAAAA"/>
            </w:tcBorders>
            <w:shd w:val="clear" w:color="auto" w:fill="D2D2D2"/>
          </w:tcPr>
          <w:p w14:paraId="0E66F0CC" w14:textId="77777777" w:rsidR="004E641E" w:rsidRDefault="004E641E" w:rsidP="00BC5AB9">
            <w:pPr>
              <w:rPr>
                <w:rFonts w:ascii="Verdana" w:eastAsia="Verdana" w:hAnsi="Verdana" w:cs="Verdana"/>
                <w:sz w:val="18"/>
                <w:szCs w:val="18"/>
              </w:rPr>
            </w:pPr>
            <w:r>
              <w:rPr>
                <w:rFonts w:ascii="Verdana"/>
                <w:sz w:val="18"/>
              </w:rPr>
              <w:t>Element</w:t>
            </w:r>
            <w:r>
              <w:rPr>
                <w:rFonts w:ascii="Verdana"/>
                <w:spacing w:val="-13"/>
                <w:sz w:val="18"/>
              </w:rPr>
              <w:t xml:space="preserve"> </w:t>
            </w:r>
            <w:r>
              <w:rPr>
                <w:rFonts w:ascii="Verdana"/>
                <w:sz w:val="18"/>
              </w:rPr>
              <w:t>name</w:t>
            </w:r>
          </w:p>
        </w:tc>
        <w:tc>
          <w:tcPr>
            <w:tcW w:w="3371" w:type="dxa"/>
            <w:tcBorders>
              <w:top w:val="single" w:sz="5" w:space="0" w:color="AAAAAA"/>
              <w:left w:val="single" w:sz="5" w:space="0" w:color="AAAAAA"/>
              <w:bottom w:val="single" w:sz="29" w:space="0" w:color="FFFFFF"/>
              <w:right w:val="single" w:sz="5" w:space="0" w:color="AAAAAA"/>
            </w:tcBorders>
            <w:shd w:val="clear" w:color="auto" w:fill="D2D2D2"/>
          </w:tcPr>
          <w:p w14:paraId="1E307DAE" w14:textId="77777777" w:rsidR="004E641E" w:rsidRDefault="004E641E" w:rsidP="00BC5AB9">
            <w:pPr>
              <w:rPr>
                <w:rFonts w:ascii="Verdana" w:eastAsia="Verdana" w:hAnsi="Verdana" w:cs="Verdana"/>
                <w:sz w:val="18"/>
                <w:szCs w:val="18"/>
              </w:rPr>
            </w:pPr>
            <w:r>
              <w:rPr>
                <w:rFonts w:ascii="Verdana"/>
                <w:sz w:val="18"/>
              </w:rPr>
              <w:t>Element</w:t>
            </w:r>
            <w:r>
              <w:rPr>
                <w:rFonts w:ascii="Verdana"/>
                <w:spacing w:val="-11"/>
                <w:sz w:val="18"/>
              </w:rPr>
              <w:t xml:space="preserve"> </w:t>
            </w:r>
            <w:r>
              <w:rPr>
                <w:rFonts w:ascii="Verdana"/>
                <w:sz w:val="18"/>
              </w:rPr>
              <w:t>description</w:t>
            </w:r>
          </w:p>
        </w:tc>
      </w:tr>
      <w:tr w:rsidR="004E641E" w14:paraId="73AB32C4"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7F4F49D6" w14:textId="77777777" w:rsidR="004E641E" w:rsidRDefault="004E641E" w:rsidP="00BC5AB9">
            <w:pPr>
              <w:rPr>
                <w:rFonts w:ascii="Verdana" w:eastAsia="Verdana" w:hAnsi="Verdana" w:cs="Verdana"/>
                <w:sz w:val="18"/>
                <w:szCs w:val="18"/>
              </w:rPr>
            </w:pPr>
            <w:r>
              <w:rPr>
                <w:rFonts w:ascii="Verdana"/>
                <w:sz w:val="18"/>
              </w:rPr>
              <w:t>2</w:t>
            </w:r>
            <w:r>
              <w:rPr>
                <w:rFonts w:ascii="Verdana"/>
                <w:spacing w:val="-4"/>
                <w:sz w:val="18"/>
              </w:rPr>
              <w:t xml:space="preserve"> </w:t>
            </w:r>
            <w:r>
              <w:rPr>
                <w:rFonts w:ascii="Verdana"/>
                <w:sz w:val="18"/>
              </w:rPr>
              <w:t>04</w:t>
            </w:r>
            <w:r>
              <w:rPr>
                <w:rFonts w:ascii="Verdana"/>
                <w:spacing w:val="-3"/>
                <w:sz w:val="18"/>
              </w:rPr>
              <w:t xml:space="preserve"> </w:t>
            </w:r>
            <w:r>
              <w:rPr>
                <w:rFonts w:ascii="Verdana"/>
                <w:sz w:val="18"/>
              </w:rPr>
              <w:t>008</w:t>
            </w:r>
          </w:p>
        </w:tc>
        <w:tc>
          <w:tcPr>
            <w:tcW w:w="4000" w:type="dxa"/>
            <w:tcBorders>
              <w:top w:val="single" w:sz="29" w:space="0" w:color="FFFFFF"/>
              <w:left w:val="single" w:sz="5" w:space="0" w:color="AAAAAA"/>
              <w:bottom w:val="single" w:sz="29" w:space="0" w:color="FFFFFF"/>
              <w:right w:val="single" w:sz="5" w:space="0" w:color="AAAAAA"/>
            </w:tcBorders>
          </w:tcPr>
          <w:p w14:paraId="1FD08D6E"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Add</w:t>
            </w:r>
            <w:r>
              <w:rPr>
                <w:rFonts w:ascii="Verdana" w:eastAsia="Verdana" w:hAnsi="Verdana" w:cs="Verdana"/>
                <w:spacing w:val="-4"/>
                <w:sz w:val="18"/>
                <w:szCs w:val="18"/>
              </w:rPr>
              <w:t xml:space="preserve"> </w:t>
            </w:r>
            <w:r>
              <w:rPr>
                <w:rFonts w:ascii="Verdana" w:eastAsia="Verdana" w:hAnsi="Verdana" w:cs="Verdana"/>
                <w:sz w:val="18"/>
                <w:szCs w:val="18"/>
              </w:rPr>
              <w:t>associated</w:t>
            </w:r>
            <w:r>
              <w:rPr>
                <w:rFonts w:ascii="Verdana" w:eastAsia="Verdana" w:hAnsi="Verdana" w:cs="Verdana"/>
                <w:spacing w:val="-4"/>
                <w:sz w:val="18"/>
                <w:szCs w:val="18"/>
              </w:rPr>
              <w:t xml:space="preserve"> </w:t>
            </w:r>
            <w:r>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1ECE8403" w14:textId="77777777" w:rsidR="004E641E" w:rsidRDefault="004E641E" w:rsidP="00BC5AB9"/>
        </w:tc>
      </w:tr>
      <w:tr w:rsidR="004E641E" w14:paraId="648B7C27"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09C77494"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31</w:t>
            </w:r>
            <w:r>
              <w:rPr>
                <w:rFonts w:ascii="Verdana"/>
                <w:spacing w:val="-3"/>
                <w:sz w:val="18"/>
              </w:rPr>
              <w:t xml:space="preserve"> </w:t>
            </w:r>
            <w:r>
              <w:rPr>
                <w:rFonts w:ascii="Verdana"/>
                <w:sz w:val="18"/>
              </w:rPr>
              <w:t>021</w:t>
            </w:r>
          </w:p>
        </w:tc>
        <w:tc>
          <w:tcPr>
            <w:tcW w:w="4000" w:type="dxa"/>
            <w:tcBorders>
              <w:top w:val="single" w:sz="29" w:space="0" w:color="FFFFFF"/>
              <w:left w:val="single" w:sz="5" w:space="0" w:color="AAAAAA"/>
              <w:bottom w:val="single" w:sz="29" w:space="0" w:color="FFFFFF"/>
              <w:right w:val="single" w:sz="5" w:space="0" w:color="AAAAAA"/>
            </w:tcBorders>
          </w:tcPr>
          <w:p w14:paraId="43D0107B"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Associated</w:t>
            </w:r>
            <w:r>
              <w:rPr>
                <w:rFonts w:ascii="Verdana" w:eastAsia="Verdana" w:hAnsi="Verdana" w:cs="Verdana"/>
                <w:spacing w:val="-10"/>
                <w:sz w:val="18"/>
                <w:szCs w:val="18"/>
              </w:rPr>
              <w:t xml:space="preserve"> </w:t>
            </w:r>
            <w:r>
              <w:rPr>
                <w:rFonts w:ascii="Verdana" w:eastAsia="Verdana" w:hAnsi="Verdana" w:cs="Verdana"/>
                <w:sz w:val="18"/>
                <w:szCs w:val="18"/>
              </w:rPr>
              <w:t>ﬁeld</w:t>
            </w:r>
            <w:r>
              <w:rPr>
                <w:rFonts w:ascii="Verdana" w:eastAsia="Verdana" w:hAnsi="Verdana" w:cs="Verdana"/>
                <w:spacing w:val="-9"/>
                <w:sz w:val="18"/>
                <w:szCs w:val="18"/>
              </w:rPr>
              <w:t xml:space="preserve"> </w:t>
            </w:r>
            <w:r>
              <w:rPr>
                <w:rFonts w:ascii="Verdana" w:eastAsia="Verdana" w:hAnsi="Verdana" w:cs="Verdana"/>
                <w:sz w:val="18"/>
                <w:szCs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201519CC" w14:textId="77777777" w:rsidR="004E641E" w:rsidRDefault="004E641E" w:rsidP="00BC5AB9"/>
        </w:tc>
      </w:tr>
      <w:tr w:rsidR="004E641E" w14:paraId="0EC48279"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5626C43A"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13</w:t>
            </w:r>
            <w:r>
              <w:rPr>
                <w:rFonts w:ascii="Verdana"/>
                <w:spacing w:val="-3"/>
                <w:sz w:val="18"/>
              </w:rPr>
              <w:t xml:space="preserve"> </w:t>
            </w:r>
            <w:r>
              <w:rPr>
                <w:rFonts w:ascii="Verdana"/>
                <w:sz w:val="18"/>
              </w:rPr>
              <w:t>012</w:t>
            </w:r>
          </w:p>
        </w:tc>
        <w:tc>
          <w:tcPr>
            <w:tcW w:w="4000" w:type="dxa"/>
            <w:tcBorders>
              <w:top w:val="single" w:sz="29" w:space="0" w:color="FFFFFF"/>
              <w:left w:val="single" w:sz="5" w:space="0" w:color="AAAAAA"/>
              <w:bottom w:val="single" w:sz="29" w:space="0" w:color="FFFFFF"/>
              <w:right w:val="single" w:sz="5" w:space="0" w:color="AAAAAA"/>
            </w:tcBorders>
          </w:tcPr>
          <w:p w14:paraId="2842B9AB" w14:textId="77777777" w:rsidR="004E641E" w:rsidRDefault="004E641E" w:rsidP="00BC5AB9">
            <w:pPr>
              <w:rPr>
                <w:rFonts w:ascii="Verdana" w:eastAsia="Verdana" w:hAnsi="Verdana" w:cs="Verdana"/>
                <w:sz w:val="18"/>
                <w:szCs w:val="18"/>
              </w:rPr>
            </w:pPr>
            <w:r>
              <w:rPr>
                <w:rFonts w:ascii="Verdana"/>
                <w:sz w:val="18"/>
              </w:rPr>
              <w:t>Depth</w:t>
            </w:r>
            <w:r>
              <w:rPr>
                <w:rFonts w:ascii="Verdana"/>
                <w:spacing w:val="-4"/>
                <w:sz w:val="18"/>
              </w:rPr>
              <w:t xml:space="preserve"> </w:t>
            </w:r>
            <w:r>
              <w:rPr>
                <w:rFonts w:ascii="Verdana"/>
                <w:sz w:val="18"/>
              </w:rPr>
              <w:t>of</w:t>
            </w:r>
            <w:r>
              <w:rPr>
                <w:rFonts w:ascii="Verdana"/>
                <w:spacing w:val="-4"/>
                <w:sz w:val="18"/>
              </w:rPr>
              <w:t xml:space="preserve"> </w:t>
            </w:r>
            <w:r>
              <w:rPr>
                <w:rFonts w:ascii="Verdana"/>
                <w:sz w:val="18"/>
              </w:rPr>
              <w:t>fresh</w:t>
            </w:r>
            <w:r>
              <w:rPr>
                <w:rFonts w:ascii="Verdana"/>
                <w:spacing w:val="-5"/>
                <w:sz w:val="18"/>
              </w:rPr>
              <w:t xml:space="preserve"> </w:t>
            </w:r>
            <w:r>
              <w:rPr>
                <w:rFonts w:ascii="Verdana"/>
                <w:sz w:val="18"/>
              </w:rPr>
              <w:t>snow</w:t>
            </w:r>
          </w:p>
        </w:tc>
        <w:tc>
          <w:tcPr>
            <w:tcW w:w="3371" w:type="dxa"/>
            <w:tcBorders>
              <w:top w:val="single" w:sz="29" w:space="0" w:color="FFFFFF"/>
              <w:left w:val="single" w:sz="5" w:space="0" w:color="AAAAAA"/>
              <w:bottom w:val="single" w:sz="29" w:space="0" w:color="FFFFFF"/>
              <w:right w:val="single" w:sz="5" w:space="0" w:color="AAAAAA"/>
            </w:tcBorders>
          </w:tcPr>
          <w:p w14:paraId="22D98B5F" w14:textId="77777777" w:rsidR="004E641E" w:rsidRDefault="004E641E" w:rsidP="00BC5AB9"/>
        </w:tc>
      </w:tr>
      <w:tr w:rsidR="004E641E" w14:paraId="08D57231" w14:textId="77777777" w:rsidTr="00BC5AB9">
        <w:trPr>
          <w:trHeight w:hRule="exact" w:val="350"/>
        </w:trPr>
        <w:tc>
          <w:tcPr>
            <w:tcW w:w="1701" w:type="dxa"/>
            <w:tcBorders>
              <w:top w:val="single" w:sz="29" w:space="0" w:color="FFFFFF"/>
              <w:left w:val="single" w:sz="5" w:space="0" w:color="AAAAAA"/>
              <w:bottom w:val="single" w:sz="29" w:space="0" w:color="FFFFFF"/>
              <w:right w:val="single" w:sz="5" w:space="0" w:color="AAAAAA"/>
            </w:tcBorders>
          </w:tcPr>
          <w:p w14:paraId="23CE0FF6" w14:textId="77777777" w:rsidR="004E641E" w:rsidRDefault="004E641E" w:rsidP="00BC5AB9">
            <w:pPr>
              <w:rPr>
                <w:rFonts w:ascii="Verdana" w:eastAsia="Verdana" w:hAnsi="Verdana" w:cs="Verdana"/>
                <w:sz w:val="18"/>
                <w:szCs w:val="18"/>
              </w:rPr>
            </w:pPr>
            <w:r>
              <w:rPr>
                <w:rFonts w:ascii="Verdana"/>
                <w:sz w:val="18"/>
              </w:rPr>
              <w:t>2</w:t>
            </w:r>
            <w:r>
              <w:rPr>
                <w:rFonts w:ascii="Verdana"/>
                <w:spacing w:val="-4"/>
                <w:sz w:val="18"/>
              </w:rPr>
              <w:t xml:space="preserve"> </w:t>
            </w:r>
            <w:r>
              <w:rPr>
                <w:rFonts w:ascii="Verdana"/>
                <w:sz w:val="18"/>
              </w:rPr>
              <w:t>04</w:t>
            </w:r>
            <w:r>
              <w:rPr>
                <w:rFonts w:ascii="Verdana"/>
                <w:spacing w:val="-3"/>
                <w:sz w:val="18"/>
              </w:rPr>
              <w:t xml:space="preserve"> </w:t>
            </w:r>
            <w:r>
              <w:rPr>
                <w:rFonts w:ascii="Verdana"/>
                <w:sz w:val="18"/>
              </w:rPr>
              <w:t>000</w:t>
            </w:r>
          </w:p>
        </w:tc>
        <w:tc>
          <w:tcPr>
            <w:tcW w:w="4000" w:type="dxa"/>
            <w:tcBorders>
              <w:top w:val="single" w:sz="29" w:space="0" w:color="FFFFFF"/>
              <w:left w:val="single" w:sz="5" w:space="0" w:color="AAAAAA"/>
              <w:bottom w:val="single" w:sz="29" w:space="0" w:color="FFFFFF"/>
              <w:right w:val="single" w:sz="5" w:space="0" w:color="AAAAAA"/>
            </w:tcBorders>
          </w:tcPr>
          <w:p w14:paraId="33470618"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Add</w:t>
            </w:r>
            <w:r>
              <w:rPr>
                <w:rFonts w:ascii="Verdana" w:eastAsia="Verdana" w:hAnsi="Verdana" w:cs="Verdana"/>
                <w:spacing w:val="-4"/>
                <w:sz w:val="18"/>
                <w:szCs w:val="18"/>
              </w:rPr>
              <w:t xml:space="preserve"> </w:t>
            </w:r>
            <w:r>
              <w:rPr>
                <w:rFonts w:ascii="Verdana" w:eastAsia="Verdana" w:hAnsi="Verdana" w:cs="Verdana"/>
                <w:sz w:val="18"/>
                <w:szCs w:val="18"/>
              </w:rPr>
              <w:t>associated</w:t>
            </w:r>
            <w:r>
              <w:rPr>
                <w:rFonts w:ascii="Verdana" w:eastAsia="Verdana" w:hAnsi="Verdana" w:cs="Verdana"/>
                <w:spacing w:val="-4"/>
                <w:sz w:val="18"/>
                <w:szCs w:val="18"/>
              </w:rPr>
              <w:t xml:space="preserve"> </w:t>
            </w:r>
            <w:r>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46C18343" w14:textId="77777777" w:rsidR="004E641E" w:rsidRDefault="004E641E" w:rsidP="00BC5AB9">
            <w:pPr>
              <w:rPr>
                <w:rFonts w:ascii="Verdana" w:eastAsia="Verdana" w:hAnsi="Verdana" w:cs="Verdana"/>
                <w:sz w:val="18"/>
                <w:szCs w:val="18"/>
              </w:rPr>
            </w:pPr>
            <w:r>
              <w:rPr>
                <w:rFonts w:ascii="Verdana"/>
                <w:sz w:val="18"/>
              </w:rPr>
              <w:t>Cancel</w:t>
            </w:r>
          </w:p>
        </w:tc>
      </w:tr>
      <w:tr w:rsidR="004E641E" w14:paraId="6C8B4CEB"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7F8A74E6" w14:textId="77777777" w:rsidR="004E641E" w:rsidRDefault="004E641E" w:rsidP="00BC5AB9"/>
        </w:tc>
        <w:tc>
          <w:tcPr>
            <w:tcW w:w="4000" w:type="dxa"/>
            <w:tcBorders>
              <w:top w:val="single" w:sz="29" w:space="0" w:color="FFFFFF"/>
              <w:left w:val="single" w:sz="5" w:space="0" w:color="AAAAAA"/>
              <w:bottom w:val="single" w:sz="29" w:space="0" w:color="FFFFFF"/>
              <w:right w:val="single" w:sz="5" w:space="0" w:color="AAAAAA"/>
            </w:tcBorders>
          </w:tcPr>
          <w:p w14:paraId="7DB3971C" w14:textId="77777777" w:rsidR="004E641E" w:rsidRPr="007405A4" w:rsidRDefault="004E641E" w:rsidP="00BC5AB9">
            <w:pPr>
              <w:rPr>
                <w:rFonts w:ascii="Verdana" w:eastAsia="Verdana" w:hAnsi="Verdana" w:cs="Verdana"/>
                <w:sz w:val="18"/>
                <w:szCs w:val="18"/>
              </w:rPr>
            </w:pPr>
            <w:r w:rsidRPr="007405A4">
              <w:rPr>
                <w:rFonts w:ascii="Verdana"/>
                <w:i/>
                <w:sz w:val="18"/>
              </w:rPr>
              <w:t>Max,</w:t>
            </w:r>
            <w:r w:rsidRPr="007405A4">
              <w:rPr>
                <w:rFonts w:ascii="Verdana"/>
                <w:i/>
                <w:spacing w:val="-5"/>
                <w:sz w:val="18"/>
              </w:rPr>
              <w:t xml:space="preserve"> </w:t>
            </w:r>
            <w:r w:rsidRPr="007405A4">
              <w:rPr>
                <w:rFonts w:ascii="Verdana"/>
                <w:i/>
                <w:sz w:val="18"/>
              </w:rPr>
              <w:t>min,</w:t>
            </w:r>
            <w:r w:rsidRPr="007405A4">
              <w:rPr>
                <w:rFonts w:ascii="Verdana"/>
                <w:i/>
                <w:spacing w:val="-4"/>
                <w:sz w:val="18"/>
              </w:rPr>
              <w:t xml:space="preserve"> </w:t>
            </w:r>
            <w:r w:rsidRPr="007405A4">
              <w:rPr>
                <w:rFonts w:ascii="Verdana"/>
                <w:i/>
                <w:sz w:val="18"/>
              </w:rPr>
              <w:t>mean</w:t>
            </w:r>
            <w:r w:rsidRPr="007405A4">
              <w:rPr>
                <w:rFonts w:ascii="Verdana"/>
                <w:i/>
                <w:spacing w:val="-4"/>
                <w:sz w:val="18"/>
              </w:rPr>
              <w:t xml:space="preserve"> </w:t>
            </w:r>
            <w:r w:rsidRPr="007405A4">
              <w:rPr>
                <w:rFonts w:ascii="Verdana"/>
                <w:i/>
                <w:sz w:val="18"/>
              </w:rPr>
              <w:t>temperature</w:t>
            </w:r>
            <w:r w:rsidRPr="007405A4">
              <w:rPr>
                <w:rFonts w:ascii="Verdana"/>
                <w:i/>
                <w:spacing w:val="-5"/>
                <w:sz w:val="18"/>
              </w:rPr>
              <w:t xml:space="preserve"> </w:t>
            </w:r>
            <w:r w:rsidRPr="007405A4">
              <w:rPr>
                <w:rFonts w:ascii="Verdana"/>
                <w:i/>
                <w:sz w:val="18"/>
              </w:rPr>
              <w:t>(see</w:t>
            </w:r>
            <w:r w:rsidRPr="007405A4">
              <w:rPr>
                <w:rFonts w:ascii="Verdana"/>
                <w:i/>
                <w:spacing w:val="-5"/>
                <w:sz w:val="18"/>
              </w:rPr>
              <w:t xml:space="preserve"> </w:t>
            </w:r>
            <w:r w:rsidRPr="007405A4">
              <w:rPr>
                <w:rFonts w:ascii="Verdana"/>
                <w:i/>
                <w:sz w:val="18"/>
              </w:rPr>
              <w:t>Note</w:t>
            </w:r>
            <w:r w:rsidRPr="007405A4">
              <w:rPr>
                <w:rFonts w:ascii="Verdana"/>
                <w:i/>
                <w:spacing w:val="37"/>
                <w:w w:val="99"/>
                <w:sz w:val="18"/>
              </w:rPr>
              <w:t xml:space="preserve"> </w:t>
            </w:r>
            <w:r w:rsidRPr="007405A4">
              <w:rPr>
                <w:rFonts w:ascii="Verdana"/>
                <w:i/>
                <w:sz w:val="18"/>
              </w:rPr>
              <w:t>16)</w:t>
            </w:r>
          </w:p>
        </w:tc>
        <w:tc>
          <w:tcPr>
            <w:tcW w:w="3371" w:type="dxa"/>
            <w:tcBorders>
              <w:top w:val="single" w:sz="29" w:space="0" w:color="FFFFFF"/>
              <w:left w:val="single" w:sz="5" w:space="0" w:color="AAAAAA"/>
              <w:bottom w:val="single" w:sz="29" w:space="0" w:color="FFFFFF"/>
              <w:right w:val="single" w:sz="5" w:space="0" w:color="AAAAAA"/>
            </w:tcBorders>
          </w:tcPr>
          <w:p w14:paraId="6DB8FB3D" w14:textId="77777777" w:rsidR="004E641E" w:rsidRDefault="004E641E" w:rsidP="00BC5AB9"/>
        </w:tc>
      </w:tr>
      <w:tr w:rsidR="004E641E" w14:paraId="564828FB"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3712B3A8"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07</w:t>
            </w:r>
            <w:r>
              <w:rPr>
                <w:rFonts w:ascii="Verdana"/>
                <w:spacing w:val="-3"/>
                <w:sz w:val="18"/>
              </w:rPr>
              <w:t xml:space="preserve"> </w:t>
            </w:r>
            <w:r>
              <w:rPr>
                <w:rFonts w:ascii="Verdana"/>
                <w:sz w:val="18"/>
              </w:rPr>
              <w:t>032</w:t>
            </w:r>
          </w:p>
        </w:tc>
        <w:tc>
          <w:tcPr>
            <w:tcW w:w="4000" w:type="dxa"/>
            <w:tcBorders>
              <w:top w:val="single" w:sz="29" w:space="0" w:color="FFFFFF"/>
              <w:left w:val="single" w:sz="5" w:space="0" w:color="AAAAAA"/>
              <w:bottom w:val="single" w:sz="29" w:space="0" w:color="FFFFFF"/>
              <w:right w:val="single" w:sz="5" w:space="0" w:color="AAAAAA"/>
            </w:tcBorders>
          </w:tcPr>
          <w:p w14:paraId="6382F73D" w14:textId="77777777" w:rsidR="004E641E" w:rsidRPr="007405A4" w:rsidRDefault="004E641E" w:rsidP="00BC5AB9">
            <w:pPr>
              <w:rPr>
                <w:rFonts w:ascii="Verdana" w:eastAsia="Verdana" w:hAnsi="Verdana" w:cs="Verdana"/>
                <w:sz w:val="18"/>
                <w:szCs w:val="18"/>
              </w:rPr>
            </w:pPr>
            <w:r w:rsidRPr="007405A4">
              <w:rPr>
                <w:rFonts w:ascii="Verdana"/>
                <w:sz w:val="18"/>
              </w:rPr>
              <w:t>Height</w:t>
            </w:r>
            <w:r w:rsidRPr="007405A4">
              <w:rPr>
                <w:rFonts w:ascii="Verdana"/>
                <w:spacing w:val="-4"/>
                <w:sz w:val="18"/>
              </w:rPr>
              <w:t xml:space="preserve"> </w:t>
            </w:r>
            <w:r w:rsidRPr="007405A4">
              <w:rPr>
                <w:rFonts w:ascii="Verdana"/>
                <w:sz w:val="18"/>
              </w:rPr>
              <w:t>of</w:t>
            </w:r>
            <w:r w:rsidRPr="007405A4">
              <w:rPr>
                <w:rFonts w:ascii="Verdana"/>
                <w:spacing w:val="-4"/>
                <w:sz w:val="18"/>
              </w:rPr>
              <w:t xml:space="preserve"> </w:t>
            </w:r>
            <w:r w:rsidRPr="007405A4">
              <w:rPr>
                <w:rFonts w:ascii="Verdana"/>
                <w:sz w:val="18"/>
              </w:rPr>
              <w:t>sensor</w:t>
            </w:r>
            <w:r w:rsidRPr="007405A4">
              <w:rPr>
                <w:rFonts w:ascii="Verdana"/>
                <w:spacing w:val="-4"/>
                <w:sz w:val="18"/>
              </w:rPr>
              <w:t xml:space="preserve"> </w:t>
            </w:r>
            <w:r w:rsidRPr="007405A4">
              <w:rPr>
                <w:rFonts w:ascii="Verdana"/>
                <w:sz w:val="18"/>
              </w:rPr>
              <w:t>above</w:t>
            </w:r>
            <w:r w:rsidRPr="007405A4">
              <w:rPr>
                <w:rFonts w:ascii="Verdana"/>
                <w:spacing w:val="-3"/>
                <w:sz w:val="18"/>
              </w:rPr>
              <w:t xml:space="preserve"> </w:t>
            </w:r>
            <w:r w:rsidRPr="007405A4">
              <w:rPr>
                <w:rFonts w:ascii="Verdana"/>
                <w:sz w:val="18"/>
              </w:rPr>
              <w:t>local</w:t>
            </w:r>
            <w:r w:rsidRPr="007405A4">
              <w:rPr>
                <w:rFonts w:ascii="Verdana"/>
                <w:spacing w:val="-5"/>
                <w:sz w:val="18"/>
              </w:rPr>
              <w:t xml:space="preserve"> </w:t>
            </w:r>
            <w:r w:rsidRPr="007405A4">
              <w:rPr>
                <w:rFonts w:ascii="Verdana"/>
                <w:sz w:val="18"/>
              </w:rPr>
              <w:t>ground</w:t>
            </w:r>
            <w:r w:rsidRPr="007405A4">
              <w:rPr>
                <w:rFonts w:ascii="Verdana"/>
                <w:spacing w:val="-5"/>
                <w:sz w:val="18"/>
              </w:rPr>
              <w:t xml:space="preserve"> </w:t>
            </w:r>
            <w:r w:rsidRPr="007405A4">
              <w:rPr>
                <w:rFonts w:ascii="Verdana"/>
                <w:sz w:val="18"/>
              </w:rPr>
              <w:t>(or</w:t>
            </w:r>
            <w:r w:rsidRPr="007405A4">
              <w:rPr>
                <w:rFonts w:ascii="Verdana"/>
                <w:spacing w:val="29"/>
                <w:w w:val="99"/>
                <w:sz w:val="18"/>
              </w:rPr>
              <w:t xml:space="preserve"> </w:t>
            </w:r>
            <w:r w:rsidRPr="007405A4">
              <w:rPr>
                <w:rFonts w:ascii="Verdana"/>
                <w:sz w:val="18"/>
              </w:rPr>
              <w:t>deck</w:t>
            </w:r>
            <w:r w:rsidRPr="007405A4">
              <w:rPr>
                <w:rFonts w:ascii="Verdana"/>
                <w:spacing w:val="-7"/>
                <w:sz w:val="18"/>
              </w:rPr>
              <w:t xml:space="preserve"> </w:t>
            </w:r>
            <w:r w:rsidRPr="007405A4">
              <w:rPr>
                <w:rFonts w:ascii="Verdana"/>
                <w:sz w:val="18"/>
              </w:rPr>
              <w:t>of</w:t>
            </w:r>
            <w:r w:rsidRPr="007405A4">
              <w:rPr>
                <w:rFonts w:ascii="Verdana"/>
                <w:spacing w:val="-7"/>
                <w:sz w:val="18"/>
              </w:rPr>
              <w:t xml:space="preserve"> </w:t>
            </w:r>
            <w:r w:rsidRPr="007405A4">
              <w:rPr>
                <w:rFonts w:ascii="Verdana"/>
                <w:sz w:val="18"/>
              </w:rPr>
              <w:t>marine</w:t>
            </w:r>
            <w:r w:rsidRPr="007405A4">
              <w:rPr>
                <w:rFonts w:ascii="Verdana"/>
                <w:spacing w:val="-7"/>
                <w:sz w:val="18"/>
              </w:rPr>
              <w:t xml:space="preserve"> </w:t>
            </w:r>
            <w:r w:rsidRPr="007405A4">
              <w:rPr>
                <w:rFonts w:ascii="Verdana"/>
                <w:sz w:val="18"/>
              </w:rPr>
              <w:t>platform)</w:t>
            </w:r>
          </w:p>
        </w:tc>
        <w:tc>
          <w:tcPr>
            <w:tcW w:w="3371" w:type="dxa"/>
            <w:tcBorders>
              <w:top w:val="single" w:sz="29" w:space="0" w:color="FFFFFF"/>
              <w:left w:val="single" w:sz="5" w:space="0" w:color="AAAAAA"/>
              <w:bottom w:val="single" w:sz="29" w:space="0" w:color="FFFFFF"/>
              <w:right w:val="single" w:sz="5" w:space="0" w:color="AAAAAA"/>
            </w:tcBorders>
          </w:tcPr>
          <w:p w14:paraId="3253DCBE" w14:textId="77777777" w:rsidR="004E641E" w:rsidRDefault="004E641E" w:rsidP="00BC5AB9"/>
        </w:tc>
      </w:tr>
      <w:tr w:rsidR="004E641E" w14:paraId="1544E461"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29591BB9" w14:textId="77777777" w:rsidR="004E641E" w:rsidRDefault="004E641E" w:rsidP="00BC5AB9">
            <w:pPr>
              <w:rPr>
                <w:rFonts w:ascii="Verdana" w:eastAsia="Verdana" w:hAnsi="Verdana" w:cs="Verdana"/>
                <w:sz w:val="18"/>
                <w:szCs w:val="18"/>
              </w:rPr>
            </w:pPr>
            <w:r>
              <w:rPr>
                <w:rFonts w:ascii="Verdana"/>
                <w:sz w:val="18"/>
              </w:rPr>
              <w:t>1</w:t>
            </w:r>
            <w:r>
              <w:rPr>
                <w:rFonts w:ascii="Verdana"/>
                <w:spacing w:val="-4"/>
                <w:sz w:val="18"/>
              </w:rPr>
              <w:t xml:space="preserve"> </w:t>
            </w:r>
            <w:r>
              <w:rPr>
                <w:rFonts w:ascii="Verdana"/>
                <w:sz w:val="18"/>
              </w:rPr>
              <w:t>06</w:t>
            </w:r>
            <w:r>
              <w:rPr>
                <w:rFonts w:ascii="Verdana"/>
                <w:spacing w:val="-3"/>
                <w:sz w:val="18"/>
              </w:rPr>
              <w:t xml:space="preserve"> </w:t>
            </w:r>
            <w:r>
              <w:rPr>
                <w:rFonts w:ascii="Verdana"/>
                <w:sz w:val="18"/>
              </w:rPr>
              <w:t>003</w:t>
            </w:r>
          </w:p>
        </w:tc>
        <w:tc>
          <w:tcPr>
            <w:tcW w:w="4000" w:type="dxa"/>
            <w:tcBorders>
              <w:top w:val="single" w:sz="29" w:space="0" w:color="FFFFFF"/>
              <w:left w:val="single" w:sz="5" w:space="0" w:color="AAAAAA"/>
              <w:bottom w:val="single" w:sz="29" w:space="0" w:color="FFFFFF"/>
              <w:right w:val="single" w:sz="5" w:space="0" w:color="AAAAAA"/>
            </w:tcBorders>
          </w:tcPr>
          <w:p w14:paraId="5A894952" w14:textId="77777777" w:rsidR="004E641E" w:rsidRDefault="004E641E" w:rsidP="00BC5AB9">
            <w:pPr>
              <w:rPr>
                <w:rFonts w:ascii="Verdana" w:eastAsia="Verdana" w:hAnsi="Verdana" w:cs="Verdana"/>
                <w:sz w:val="18"/>
                <w:szCs w:val="18"/>
              </w:rPr>
            </w:pPr>
            <w:r>
              <w:rPr>
                <w:rFonts w:ascii="Verdana"/>
                <w:sz w:val="18"/>
              </w:rPr>
              <w:t>Replicate</w:t>
            </w:r>
            <w:r>
              <w:rPr>
                <w:rFonts w:ascii="Verdana"/>
                <w:spacing w:val="-6"/>
                <w:sz w:val="18"/>
              </w:rPr>
              <w:t xml:space="preserve"> </w:t>
            </w:r>
            <w:r>
              <w:rPr>
                <w:rFonts w:ascii="Verdana"/>
                <w:sz w:val="18"/>
              </w:rPr>
              <w:t>6</w:t>
            </w:r>
            <w:r>
              <w:rPr>
                <w:rFonts w:ascii="Verdana"/>
                <w:spacing w:val="-4"/>
                <w:sz w:val="18"/>
              </w:rPr>
              <w:t xml:space="preserve"> </w:t>
            </w:r>
            <w:r>
              <w:rPr>
                <w:rFonts w:ascii="Verdana"/>
                <w:sz w:val="18"/>
              </w:rPr>
              <w:t>descriptors</w:t>
            </w:r>
            <w:r>
              <w:rPr>
                <w:rFonts w:ascii="Verdana"/>
                <w:spacing w:val="-4"/>
                <w:sz w:val="18"/>
              </w:rPr>
              <w:t xml:space="preserve"> </w:t>
            </w:r>
            <w:r>
              <w:rPr>
                <w:rFonts w:ascii="Verdana"/>
                <w:sz w:val="18"/>
              </w:rPr>
              <w:t>3</w:t>
            </w:r>
            <w:r>
              <w:rPr>
                <w:rFonts w:ascii="Verdana"/>
                <w:spacing w:val="-4"/>
                <w:sz w:val="18"/>
              </w:rPr>
              <w:t xml:space="preserve"> </w:t>
            </w:r>
            <w:r>
              <w:rPr>
                <w:rFonts w:ascii="Verdana"/>
                <w:sz w:val="18"/>
              </w:rPr>
              <w:t>times</w:t>
            </w:r>
          </w:p>
        </w:tc>
        <w:tc>
          <w:tcPr>
            <w:tcW w:w="3371" w:type="dxa"/>
            <w:tcBorders>
              <w:top w:val="single" w:sz="29" w:space="0" w:color="FFFFFF"/>
              <w:left w:val="single" w:sz="5" w:space="0" w:color="AAAAAA"/>
              <w:bottom w:val="single" w:sz="29" w:space="0" w:color="FFFFFF"/>
              <w:right w:val="single" w:sz="5" w:space="0" w:color="AAAAAA"/>
            </w:tcBorders>
          </w:tcPr>
          <w:p w14:paraId="5FCEA2B5" w14:textId="77777777" w:rsidR="004E641E" w:rsidRDefault="004E641E" w:rsidP="00BC5AB9"/>
        </w:tc>
      </w:tr>
      <w:tr w:rsidR="004E641E" w14:paraId="7A63A872"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0EFA22ED" w14:textId="77777777" w:rsidR="004E641E" w:rsidRDefault="004E641E" w:rsidP="00BC5AB9">
            <w:pPr>
              <w:rPr>
                <w:rFonts w:ascii="Verdana" w:eastAsia="Verdana" w:hAnsi="Verdana" w:cs="Verdana"/>
                <w:sz w:val="18"/>
                <w:szCs w:val="18"/>
              </w:rPr>
            </w:pPr>
            <w:r>
              <w:rPr>
                <w:rFonts w:ascii="Verdana"/>
                <w:sz w:val="18"/>
              </w:rPr>
              <w:t>3</w:t>
            </w:r>
            <w:r>
              <w:rPr>
                <w:rFonts w:ascii="Verdana"/>
                <w:spacing w:val="-4"/>
                <w:sz w:val="18"/>
              </w:rPr>
              <w:t xml:space="preserve"> </w:t>
            </w:r>
            <w:r>
              <w:rPr>
                <w:rFonts w:ascii="Verdana"/>
                <w:sz w:val="18"/>
              </w:rPr>
              <w:t>01</w:t>
            </w:r>
            <w:r>
              <w:rPr>
                <w:rFonts w:ascii="Verdana"/>
                <w:spacing w:val="-4"/>
                <w:sz w:val="18"/>
              </w:rPr>
              <w:t xml:space="preserve"> </w:t>
            </w:r>
            <w:r>
              <w:rPr>
                <w:rFonts w:ascii="Verdana"/>
                <w:sz w:val="18"/>
              </w:rPr>
              <w:t>014</w:t>
            </w:r>
          </w:p>
        </w:tc>
        <w:tc>
          <w:tcPr>
            <w:tcW w:w="4000" w:type="dxa"/>
            <w:tcBorders>
              <w:top w:val="single" w:sz="29" w:space="0" w:color="FFFFFF"/>
              <w:left w:val="single" w:sz="5" w:space="0" w:color="AAAAAA"/>
              <w:bottom w:val="single" w:sz="29" w:space="0" w:color="FFFFFF"/>
              <w:right w:val="single" w:sz="5" w:space="0" w:color="AAAAAA"/>
            </w:tcBorders>
          </w:tcPr>
          <w:p w14:paraId="2D1A8EBA" w14:textId="77777777" w:rsidR="004E641E" w:rsidRDefault="004E641E" w:rsidP="00BC5AB9">
            <w:pPr>
              <w:rPr>
                <w:rFonts w:ascii="Verdana" w:eastAsia="Verdana" w:hAnsi="Verdana" w:cs="Verdana"/>
                <w:sz w:val="18"/>
                <w:szCs w:val="18"/>
              </w:rPr>
            </w:pPr>
            <w:r>
              <w:rPr>
                <w:rFonts w:ascii="Verdana"/>
                <w:sz w:val="18"/>
              </w:rPr>
              <w:t>Time</w:t>
            </w:r>
            <w:r>
              <w:rPr>
                <w:rFonts w:ascii="Verdana"/>
                <w:spacing w:val="-9"/>
                <w:sz w:val="18"/>
              </w:rPr>
              <w:t xml:space="preserve"> </w:t>
            </w:r>
            <w:r>
              <w:rPr>
                <w:rFonts w:ascii="Verdana"/>
                <w:sz w:val="18"/>
              </w:rPr>
              <w:t>period</w:t>
            </w:r>
          </w:p>
        </w:tc>
        <w:tc>
          <w:tcPr>
            <w:tcW w:w="3371" w:type="dxa"/>
            <w:tcBorders>
              <w:top w:val="single" w:sz="29" w:space="0" w:color="FFFFFF"/>
              <w:left w:val="single" w:sz="5" w:space="0" w:color="AAAAAA"/>
              <w:bottom w:val="single" w:sz="29" w:space="0" w:color="FFFFFF"/>
              <w:right w:val="single" w:sz="5" w:space="0" w:color="AAAAAA"/>
            </w:tcBorders>
          </w:tcPr>
          <w:p w14:paraId="6EE24AFC" w14:textId="77777777" w:rsidR="004E641E" w:rsidRDefault="004E641E" w:rsidP="00BC5AB9"/>
        </w:tc>
      </w:tr>
      <w:tr w:rsidR="004E641E" w14:paraId="1B8FE3FA" w14:textId="77777777" w:rsidTr="00BC5AB9">
        <w:trPr>
          <w:trHeight w:hRule="exact" w:val="568"/>
        </w:trPr>
        <w:tc>
          <w:tcPr>
            <w:tcW w:w="1701" w:type="dxa"/>
            <w:tcBorders>
              <w:top w:val="single" w:sz="29" w:space="0" w:color="FFFFFF"/>
              <w:left w:val="single" w:sz="5" w:space="0" w:color="AAAAAA"/>
              <w:bottom w:val="single" w:sz="29" w:space="0" w:color="FFFFFF"/>
              <w:right w:val="single" w:sz="5" w:space="0" w:color="AAAAAA"/>
            </w:tcBorders>
          </w:tcPr>
          <w:p w14:paraId="5C4203D7"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08</w:t>
            </w:r>
            <w:r>
              <w:rPr>
                <w:rFonts w:ascii="Verdana"/>
                <w:spacing w:val="-3"/>
                <w:sz w:val="18"/>
              </w:rPr>
              <w:t xml:space="preserve"> </w:t>
            </w:r>
            <w:r>
              <w:rPr>
                <w:rFonts w:ascii="Verdana"/>
                <w:sz w:val="18"/>
              </w:rPr>
              <w:t>023</w:t>
            </w:r>
          </w:p>
        </w:tc>
        <w:tc>
          <w:tcPr>
            <w:tcW w:w="4000" w:type="dxa"/>
            <w:tcBorders>
              <w:top w:val="single" w:sz="29" w:space="0" w:color="FFFFFF"/>
              <w:left w:val="single" w:sz="5" w:space="0" w:color="AAAAAA"/>
              <w:bottom w:val="single" w:sz="29" w:space="0" w:color="FFFFFF"/>
              <w:right w:val="single" w:sz="5" w:space="0" w:color="AAAAAA"/>
            </w:tcBorders>
          </w:tcPr>
          <w:p w14:paraId="6B9A34A2" w14:textId="77777777" w:rsidR="004E641E" w:rsidRDefault="004E641E" w:rsidP="00BC5AB9">
            <w:pPr>
              <w:rPr>
                <w:rFonts w:ascii="Verdana" w:eastAsia="Verdana" w:hAnsi="Verdana" w:cs="Verdana"/>
                <w:sz w:val="18"/>
                <w:szCs w:val="18"/>
              </w:rPr>
            </w:pPr>
            <w:r>
              <w:rPr>
                <w:rFonts w:ascii="Verdana"/>
                <w:sz w:val="18"/>
              </w:rPr>
              <w:t>First-order</w:t>
            </w:r>
            <w:r>
              <w:rPr>
                <w:rFonts w:ascii="Verdana"/>
                <w:spacing w:val="-10"/>
                <w:sz w:val="18"/>
              </w:rPr>
              <w:t xml:space="preserve"> </w:t>
            </w:r>
            <w:r>
              <w:rPr>
                <w:rFonts w:ascii="Verdana"/>
                <w:sz w:val="18"/>
              </w:rPr>
              <w:t>statistics</w:t>
            </w:r>
          </w:p>
        </w:tc>
        <w:tc>
          <w:tcPr>
            <w:tcW w:w="3371" w:type="dxa"/>
            <w:tcBorders>
              <w:top w:val="single" w:sz="29" w:space="0" w:color="FFFFFF"/>
              <w:left w:val="single" w:sz="5" w:space="0" w:color="AAAAAA"/>
              <w:bottom w:val="single" w:sz="29" w:space="0" w:color="FFFFFF"/>
              <w:right w:val="single" w:sz="5" w:space="0" w:color="AAAAAA"/>
            </w:tcBorders>
          </w:tcPr>
          <w:p w14:paraId="15E2096A" w14:textId="77777777" w:rsidR="004E641E" w:rsidRDefault="004E641E" w:rsidP="00BC5AB9">
            <w:pPr>
              <w:rPr>
                <w:rFonts w:ascii="Verdana" w:eastAsia="Verdana" w:hAnsi="Verdana" w:cs="Verdana"/>
                <w:sz w:val="18"/>
                <w:szCs w:val="18"/>
              </w:rPr>
            </w:pPr>
            <w:r>
              <w:rPr>
                <w:rFonts w:ascii="Verdana"/>
                <w:sz w:val="18"/>
              </w:rPr>
              <w:t>2</w:t>
            </w:r>
            <w:r>
              <w:rPr>
                <w:rFonts w:ascii="Verdana"/>
                <w:spacing w:val="-5"/>
                <w:sz w:val="18"/>
              </w:rPr>
              <w:t xml:space="preserve"> </w:t>
            </w:r>
            <w:r>
              <w:rPr>
                <w:rFonts w:ascii="Verdana"/>
                <w:sz w:val="18"/>
              </w:rPr>
              <w:t>-</w:t>
            </w:r>
            <w:r>
              <w:rPr>
                <w:rFonts w:ascii="Verdana"/>
                <w:spacing w:val="-3"/>
                <w:sz w:val="18"/>
              </w:rPr>
              <w:t xml:space="preserve"> </w:t>
            </w:r>
            <w:r>
              <w:rPr>
                <w:rFonts w:ascii="Verdana"/>
                <w:sz w:val="18"/>
              </w:rPr>
              <w:t>maximum;</w:t>
            </w:r>
            <w:r>
              <w:rPr>
                <w:rFonts w:ascii="Verdana"/>
                <w:spacing w:val="-4"/>
                <w:sz w:val="18"/>
              </w:rPr>
              <w:t xml:space="preserve"> </w:t>
            </w:r>
            <w:r>
              <w:rPr>
                <w:rFonts w:ascii="Verdana"/>
                <w:sz w:val="18"/>
              </w:rPr>
              <w:t>3</w:t>
            </w:r>
            <w:r>
              <w:rPr>
                <w:rFonts w:ascii="Verdana"/>
                <w:spacing w:val="-3"/>
                <w:sz w:val="18"/>
              </w:rPr>
              <w:t xml:space="preserve"> </w:t>
            </w:r>
            <w:r>
              <w:rPr>
                <w:rFonts w:ascii="Verdana"/>
                <w:sz w:val="18"/>
              </w:rPr>
              <w:t>-</w:t>
            </w:r>
            <w:r>
              <w:rPr>
                <w:rFonts w:ascii="Verdana"/>
                <w:spacing w:val="-4"/>
                <w:sz w:val="18"/>
              </w:rPr>
              <w:t xml:space="preserve"> </w:t>
            </w:r>
            <w:r>
              <w:rPr>
                <w:rFonts w:ascii="Verdana"/>
                <w:sz w:val="18"/>
              </w:rPr>
              <w:t>minimum;</w:t>
            </w:r>
            <w:r>
              <w:rPr>
                <w:rFonts w:ascii="Verdana"/>
                <w:spacing w:val="-5"/>
                <w:sz w:val="18"/>
              </w:rPr>
              <w:t xml:space="preserve"> </w:t>
            </w:r>
            <w:r>
              <w:rPr>
                <w:rFonts w:ascii="Verdana"/>
                <w:sz w:val="18"/>
              </w:rPr>
              <w:t>4</w:t>
            </w:r>
            <w:r>
              <w:rPr>
                <w:rFonts w:ascii="Verdana"/>
                <w:spacing w:val="-3"/>
                <w:sz w:val="18"/>
              </w:rPr>
              <w:t xml:space="preserve"> </w:t>
            </w:r>
            <w:r>
              <w:rPr>
                <w:rFonts w:ascii="Verdana"/>
                <w:sz w:val="18"/>
              </w:rPr>
              <w:t>- mean</w:t>
            </w:r>
          </w:p>
        </w:tc>
      </w:tr>
      <w:tr w:rsidR="004E641E" w14:paraId="1AC94E96"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7A29B7B2" w14:textId="77777777" w:rsidR="004E641E" w:rsidRDefault="004E641E" w:rsidP="00BC5AB9">
            <w:pPr>
              <w:rPr>
                <w:rFonts w:ascii="Verdana" w:eastAsia="Verdana" w:hAnsi="Verdana" w:cs="Verdana"/>
                <w:sz w:val="18"/>
                <w:szCs w:val="18"/>
              </w:rPr>
            </w:pPr>
            <w:r>
              <w:rPr>
                <w:rFonts w:ascii="Verdana"/>
                <w:sz w:val="18"/>
              </w:rPr>
              <w:t>2</w:t>
            </w:r>
            <w:r>
              <w:rPr>
                <w:rFonts w:ascii="Verdana"/>
                <w:spacing w:val="-4"/>
                <w:sz w:val="18"/>
              </w:rPr>
              <w:t xml:space="preserve"> </w:t>
            </w:r>
            <w:r>
              <w:rPr>
                <w:rFonts w:ascii="Verdana"/>
                <w:sz w:val="18"/>
              </w:rPr>
              <w:t>04</w:t>
            </w:r>
            <w:r>
              <w:rPr>
                <w:rFonts w:ascii="Verdana"/>
                <w:spacing w:val="-3"/>
                <w:sz w:val="18"/>
              </w:rPr>
              <w:t xml:space="preserve"> </w:t>
            </w:r>
            <w:r>
              <w:rPr>
                <w:rFonts w:ascii="Verdana"/>
                <w:sz w:val="18"/>
              </w:rPr>
              <w:t>008</w:t>
            </w:r>
          </w:p>
        </w:tc>
        <w:tc>
          <w:tcPr>
            <w:tcW w:w="4000" w:type="dxa"/>
            <w:tcBorders>
              <w:top w:val="single" w:sz="29" w:space="0" w:color="FFFFFF"/>
              <w:left w:val="single" w:sz="5" w:space="0" w:color="AAAAAA"/>
              <w:bottom w:val="single" w:sz="29" w:space="0" w:color="FFFFFF"/>
              <w:right w:val="single" w:sz="5" w:space="0" w:color="AAAAAA"/>
            </w:tcBorders>
          </w:tcPr>
          <w:p w14:paraId="2D792B9D"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Add</w:t>
            </w:r>
            <w:r>
              <w:rPr>
                <w:rFonts w:ascii="Verdana" w:eastAsia="Verdana" w:hAnsi="Verdana" w:cs="Verdana"/>
                <w:spacing w:val="-4"/>
                <w:sz w:val="18"/>
                <w:szCs w:val="18"/>
              </w:rPr>
              <w:t xml:space="preserve"> </w:t>
            </w:r>
            <w:r>
              <w:rPr>
                <w:rFonts w:ascii="Verdana" w:eastAsia="Verdana" w:hAnsi="Verdana" w:cs="Verdana"/>
                <w:sz w:val="18"/>
                <w:szCs w:val="18"/>
              </w:rPr>
              <w:t>associated</w:t>
            </w:r>
            <w:r>
              <w:rPr>
                <w:rFonts w:ascii="Verdana" w:eastAsia="Verdana" w:hAnsi="Verdana" w:cs="Verdana"/>
                <w:spacing w:val="-4"/>
                <w:sz w:val="18"/>
                <w:szCs w:val="18"/>
              </w:rPr>
              <w:t xml:space="preserve"> </w:t>
            </w:r>
            <w:r>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1C8AFAEE" w14:textId="77777777" w:rsidR="004E641E" w:rsidRDefault="004E641E" w:rsidP="00BC5AB9">
            <w:pPr>
              <w:rPr>
                <w:rFonts w:ascii="Verdana" w:eastAsia="Verdana" w:hAnsi="Verdana" w:cs="Verdana"/>
                <w:sz w:val="18"/>
                <w:szCs w:val="18"/>
              </w:rPr>
            </w:pPr>
            <w:r>
              <w:rPr>
                <w:rFonts w:ascii="Verdana"/>
                <w:sz w:val="18"/>
              </w:rPr>
              <w:t>8 bits long</w:t>
            </w:r>
          </w:p>
        </w:tc>
      </w:tr>
      <w:tr w:rsidR="004E641E" w14:paraId="7DD6178D"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37D886F7"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31</w:t>
            </w:r>
            <w:r>
              <w:rPr>
                <w:rFonts w:ascii="Verdana"/>
                <w:spacing w:val="-3"/>
                <w:sz w:val="18"/>
              </w:rPr>
              <w:t xml:space="preserve"> </w:t>
            </w:r>
            <w:r>
              <w:rPr>
                <w:rFonts w:ascii="Verdana"/>
                <w:sz w:val="18"/>
              </w:rPr>
              <w:t>021</w:t>
            </w:r>
          </w:p>
        </w:tc>
        <w:tc>
          <w:tcPr>
            <w:tcW w:w="4000" w:type="dxa"/>
            <w:tcBorders>
              <w:top w:val="single" w:sz="29" w:space="0" w:color="FFFFFF"/>
              <w:left w:val="single" w:sz="5" w:space="0" w:color="AAAAAA"/>
              <w:bottom w:val="single" w:sz="29" w:space="0" w:color="FFFFFF"/>
              <w:right w:val="single" w:sz="5" w:space="0" w:color="AAAAAA"/>
            </w:tcBorders>
          </w:tcPr>
          <w:p w14:paraId="08BE8D99"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Associated</w:t>
            </w:r>
            <w:r>
              <w:rPr>
                <w:rFonts w:ascii="Verdana" w:eastAsia="Verdana" w:hAnsi="Verdana" w:cs="Verdana"/>
                <w:spacing w:val="-10"/>
                <w:sz w:val="18"/>
                <w:szCs w:val="18"/>
              </w:rPr>
              <w:t xml:space="preserve"> </w:t>
            </w:r>
            <w:r>
              <w:rPr>
                <w:rFonts w:ascii="Verdana" w:eastAsia="Verdana" w:hAnsi="Verdana" w:cs="Verdana"/>
                <w:sz w:val="18"/>
                <w:szCs w:val="18"/>
              </w:rPr>
              <w:t>ﬁeld</w:t>
            </w:r>
            <w:r>
              <w:rPr>
                <w:rFonts w:ascii="Verdana" w:eastAsia="Verdana" w:hAnsi="Verdana" w:cs="Verdana"/>
                <w:spacing w:val="-9"/>
                <w:sz w:val="18"/>
                <w:szCs w:val="18"/>
              </w:rPr>
              <w:t xml:space="preserve"> </w:t>
            </w:r>
            <w:r>
              <w:rPr>
                <w:rFonts w:ascii="Verdana" w:eastAsia="Verdana" w:hAnsi="Verdana" w:cs="Verdana"/>
                <w:sz w:val="18"/>
                <w:szCs w:val="18"/>
              </w:rPr>
              <w:t>significance</w:t>
            </w:r>
          </w:p>
        </w:tc>
        <w:tc>
          <w:tcPr>
            <w:tcW w:w="3371" w:type="dxa"/>
            <w:tcBorders>
              <w:top w:val="single" w:sz="29" w:space="0" w:color="FFFFFF"/>
              <w:left w:val="single" w:sz="5" w:space="0" w:color="AAAAAA"/>
              <w:bottom w:val="single" w:sz="29" w:space="0" w:color="FFFFFF"/>
              <w:right w:val="single" w:sz="5" w:space="0" w:color="AAAAAA"/>
            </w:tcBorders>
          </w:tcPr>
          <w:p w14:paraId="114ACE39" w14:textId="77777777" w:rsidR="004E641E" w:rsidRDefault="004E641E" w:rsidP="00BC5AB9">
            <w:pPr>
              <w:rPr>
                <w:rFonts w:ascii="Verdana" w:eastAsia="Verdana" w:hAnsi="Verdana" w:cs="Verdana"/>
                <w:sz w:val="18"/>
                <w:szCs w:val="18"/>
              </w:rPr>
            </w:pPr>
            <w:r>
              <w:rPr>
                <w:rFonts w:ascii="Verdana"/>
                <w:sz w:val="18"/>
              </w:rPr>
              <w:t>=</w:t>
            </w:r>
            <w:r>
              <w:rPr>
                <w:rFonts w:ascii="Verdana"/>
                <w:spacing w:val="-2"/>
                <w:sz w:val="18"/>
              </w:rPr>
              <w:t xml:space="preserve"> </w:t>
            </w:r>
            <w:r>
              <w:rPr>
                <w:rFonts w:ascii="Verdana"/>
                <w:sz w:val="18"/>
              </w:rPr>
              <w:t>5</w:t>
            </w:r>
          </w:p>
        </w:tc>
      </w:tr>
      <w:tr w:rsidR="004E641E" w14:paraId="1C25F791" w14:textId="77777777" w:rsidTr="00BC5AB9">
        <w:trPr>
          <w:trHeight w:hRule="exact" w:val="349"/>
        </w:trPr>
        <w:tc>
          <w:tcPr>
            <w:tcW w:w="1701" w:type="dxa"/>
            <w:tcBorders>
              <w:top w:val="single" w:sz="29" w:space="0" w:color="FFFFFF"/>
              <w:left w:val="single" w:sz="5" w:space="0" w:color="AAAAAA"/>
              <w:bottom w:val="single" w:sz="29" w:space="0" w:color="FFFFFF"/>
              <w:right w:val="single" w:sz="5" w:space="0" w:color="AAAAAA"/>
            </w:tcBorders>
          </w:tcPr>
          <w:p w14:paraId="19527AEE"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12</w:t>
            </w:r>
            <w:r>
              <w:rPr>
                <w:rFonts w:ascii="Verdana"/>
                <w:spacing w:val="-3"/>
                <w:sz w:val="18"/>
              </w:rPr>
              <w:t xml:space="preserve"> </w:t>
            </w:r>
            <w:r>
              <w:rPr>
                <w:rFonts w:ascii="Verdana"/>
                <w:sz w:val="18"/>
              </w:rPr>
              <w:t>101</w:t>
            </w:r>
          </w:p>
        </w:tc>
        <w:tc>
          <w:tcPr>
            <w:tcW w:w="4000" w:type="dxa"/>
            <w:tcBorders>
              <w:top w:val="single" w:sz="29" w:space="0" w:color="FFFFFF"/>
              <w:left w:val="single" w:sz="5" w:space="0" w:color="AAAAAA"/>
              <w:bottom w:val="single" w:sz="29" w:space="0" w:color="FFFFFF"/>
              <w:right w:val="single" w:sz="5" w:space="0" w:color="AAAAAA"/>
            </w:tcBorders>
          </w:tcPr>
          <w:p w14:paraId="0C42B5EF" w14:textId="77777777" w:rsidR="004E641E" w:rsidRDefault="004E641E" w:rsidP="00BC5AB9">
            <w:pPr>
              <w:rPr>
                <w:rFonts w:ascii="Verdana" w:eastAsia="Verdana" w:hAnsi="Verdana" w:cs="Verdana"/>
                <w:sz w:val="18"/>
                <w:szCs w:val="18"/>
              </w:rPr>
            </w:pPr>
            <w:r>
              <w:rPr>
                <w:rFonts w:ascii="Verdana"/>
                <w:sz w:val="18"/>
              </w:rPr>
              <w:t>Temperature/air</w:t>
            </w:r>
            <w:r>
              <w:rPr>
                <w:rFonts w:ascii="Verdana"/>
                <w:spacing w:val="-29"/>
                <w:sz w:val="18"/>
              </w:rPr>
              <w:t xml:space="preserve"> </w:t>
            </w:r>
            <w:r>
              <w:rPr>
                <w:rFonts w:ascii="Verdana"/>
                <w:sz w:val="18"/>
              </w:rPr>
              <w:t>temperature</w:t>
            </w:r>
          </w:p>
        </w:tc>
        <w:tc>
          <w:tcPr>
            <w:tcW w:w="3371" w:type="dxa"/>
            <w:tcBorders>
              <w:top w:val="single" w:sz="29" w:space="0" w:color="FFFFFF"/>
              <w:left w:val="single" w:sz="5" w:space="0" w:color="AAAAAA"/>
              <w:bottom w:val="single" w:sz="29" w:space="0" w:color="FFFFFF"/>
              <w:right w:val="single" w:sz="5" w:space="0" w:color="AAAAAA"/>
            </w:tcBorders>
          </w:tcPr>
          <w:p w14:paraId="764A5183" w14:textId="77777777" w:rsidR="004E641E" w:rsidRDefault="004E641E" w:rsidP="00BC5AB9"/>
        </w:tc>
      </w:tr>
      <w:tr w:rsidR="004E641E" w14:paraId="2EC19352" w14:textId="77777777" w:rsidTr="00BC5AB9">
        <w:trPr>
          <w:trHeight w:hRule="exact" w:val="348"/>
        </w:trPr>
        <w:tc>
          <w:tcPr>
            <w:tcW w:w="1701" w:type="dxa"/>
            <w:tcBorders>
              <w:top w:val="single" w:sz="29" w:space="0" w:color="FFFFFF"/>
              <w:left w:val="single" w:sz="5" w:space="0" w:color="AAAAAA"/>
              <w:bottom w:val="single" w:sz="29" w:space="0" w:color="FFFFFF"/>
              <w:right w:val="single" w:sz="5" w:space="0" w:color="AAAAAA"/>
            </w:tcBorders>
          </w:tcPr>
          <w:p w14:paraId="77973B95" w14:textId="77777777" w:rsidR="004E641E" w:rsidRDefault="004E641E" w:rsidP="00BC5AB9">
            <w:pPr>
              <w:rPr>
                <w:rFonts w:ascii="Verdana" w:eastAsia="Verdana" w:hAnsi="Verdana" w:cs="Verdana"/>
                <w:sz w:val="18"/>
                <w:szCs w:val="18"/>
              </w:rPr>
            </w:pPr>
            <w:r>
              <w:rPr>
                <w:rFonts w:ascii="Verdana"/>
                <w:sz w:val="18"/>
              </w:rPr>
              <w:t>2</w:t>
            </w:r>
            <w:r>
              <w:rPr>
                <w:rFonts w:ascii="Verdana"/>
                <w:spacing w:val="-4"/>
                <w:sz w:val="18"/>
              </w:rPr>
              <w:t xml:space="preserve"> </w:t>
            </w:r>
            <w:r>
              <w:rPr>
                <w:rFonts w:ascii="Verdana"/>
                <w:sz w:val="18"/>
              </w:rPr>
              <w:t>04</w:t>
            </w:r>
            <w:r>
              <w:rPr>
                <w:rFonts w:ascii="Verdana"/>
                <w:spacing w:val="-3"/>
                <w:sz w:val="18"/>
              </w:rPr>
              <w:t xml:space="preserve"> </w:t>
            </w:r>
            <w:r>
              <w:rPr>
                <w:rFonts w:ascii="Verdana"/>
                <w:sz w:val="18"/>
              </w:rPr>
              <w:t>000</w:t>
            </w:r>
          </w:p>
        </w:tc>
        <w:tc>
          <w:tcPr>
            <w:tcW w:w="4000" w:type="dxa"/>
            <w:tcBorders>
              <w:top w:val="single" w:sz="29" w:space="0" w:color="FFFFFF"/>
              <w:left w:val="single" w:sz="5" w:space="0" w:color="AAAAAA"/>
              <w:bottom w:val="single" w:sz="29" w:space="0" w:color="FFFFFF"/>
              <w:right w:val="single" w:sz="5" w:space="0" w:color="AAAAAA"/>
            </w:tcBorders>
          </w:tcPr>
          <w:p w14:paraId="7FD5AF06" w14:textId="77777777" w:rsidR="004E641E" w:rsidRDefault="004E641E" w:rsidP="00BC5AB9">
            <w:pPr>
              <w:rPr>
                <w:rFonts w:ascii="Verdana" w:eastAsia="Verdana" w:hAnsi="Verdana" w:cs="Verdana"/>
                <w:sz w:val="18"/>
                <w:szCs w:val="18"/>
              </w:rPr>
            </w:pPr>
            <w:r>
              <w:rPr>
                <w:rFonts w:ascii="Verdana" w:eastAsia="Verdana" w:hAnsi="Verdana" w:cs="Verdana"/>
                <w:sz w:val="18"/>
                <w:szCs w:val="18"/>
              </w:rPr>
              <w:t>Add</w:t>
            </w:r>
            <w:r>
              <w:rPr>
                <w:rFonts w:ascii="Verdana" w:eastAsia="Verdana" w:hAnsi="Verdana" w:cs="Verdana"/>
                <w:spacing w:val="-4"/>
                <w:sz w:val="18"/>
                <w:szCs w:val="18"/>
              </w:rPr>
              <w:t xml:space="preserve"> </w:t>
            </w:r>
            <w:r>
              <w:rPr>
                <w:rFonts w:ascii="Verdana" w:eastAsia="Verdana" w:hAnsi="Verdana" w:cs="Verdana"/>
                <w:sz w:val="18"/>
                <w:szCs w:val="18"/>
              </w:rPr>
              <w:t>associated</w:t>
            </w:r>
            <w:r>
              <w:rPr>
                <w:rFonts w:ascii="Verdana" w:eastAsia="Verdana" w:hAnsi="Verdana" w:cs="Verdana"/>
                <w:spacing w:val="-4"/>
                <w:sz w:val="18"/>
                <w:szCs w:val="18"/>
              </w:rPr>
              <w:t xml:space="preserve"> </w:t>
            </w:r>
            <w:r>
              <w:rPr>
                <w:rFonts w:ascii="Verdana" w:eastAsia="Verdana" w:hAnsi="Verdana" w:cs="Verdana"/>
                <w:sz w:val="18"/>
                <w:szCs w:val="18"/>
              </w:rPr>
              <w:t>ﬁeld</w:t>
            </w:r>
          </w:p>
        </w:tc>
        <w:tc>
          <w:tcPr>
            <w:tcW w:w="3371" w:type="dxa"/>
            <w:tcBorders>
              <w:top w:val="single" w:sz="29" w:space="0" w:color="FFFFFF"/>
              <w:left w:val="single" w:sz="5" w:space="0" w:color="AAAAAA"/>
              <w:bottom w:val="single" w:sz="29" w:space="0" w:color="FFFFFF"/>
              <w:right w:val="single" w:sz="5" w:space="0" w:color="AAAAAA"/>
            </w:tcBorders>
          </w:tcPr>
          <w:p w14:paraId="43A86899" w14:textId="77777777" w:rsidR="004E641E" w:rsidRDefault="004E641E" w:rsidP="00BC5AB9">
            <w:pPr>
              <w:rPr>
                <w:rFonts w:ascii="Verdana" w:eastAsia="Verdana" w:hAnsi="Verdana" w:cs="Verdana"/>
                <w:sz w:val="18"/>
                <w:szCs w:val="18"/>
              </w:rPr>
            </w:pPr>
            <w:r>
              <w:rPr>
                <w:rFonts w:ascii="Verdana"/>
                <w:sz w:val="18"/>
              </w:rPr>
              <w:t>Cancel</w:t>
            </w:r>
          </w:p>
        </w:tc>
      </w:tr>
      <w:tr w:rsidR="004E641E" w14:paraId="493A990F" w14:textId="77777777" w:rsidTr="00BC5AB9">
        <w:trPr>
          <w:trHeight w:hRule="exact" w:val="289"/>
        </w:trPr>
        <w:tc>
          <w:tcPr>
            <w:tcW w:w="1701" w:type="dxa"/>
            <w:tcBorders>
              <w:top w:val="single" w:sz="29" w:space="0" w:color="FFFFFF"/>
              <w:left w:val="single" w:sz="5" w:space="0" w:color="AAAAAA"/>
              <w:bottom w:val="single" w:sz="5" w:space="0" w:color="AAAAAA"/>
              <w:right w:val="single" w:sz="5" w:space="0" w:color="AAAAAA"/>
            </w:tcBorders>
          </w:tcPr>
          <w:p w14:paraId="533D6D2E" w14:textId="77777777" w:rsidR="004E641E" w:rsidRDefault="004E641E" w:rsidP="00BC5AB9">
            <w:pPr>
              <w:rPr>
                <w:rFonts w:ascii="Verdana" w:eastAsia="Verdana" w:hAnsi="Verdana" w:cs="Verdana"/>
                <w:sz w:val="18"/>
                <w:szCs w:val="18"/>
              </w:rPr>
            </w:pPr>
            <w:r>
              <w:rPr>
                <w:rFonts w:ascii="Verdana"/>
                <w:sz w:val="18"/>
              </w:rPr>
              <w:t>0</w:t>
            </w:r>
            <w:r>
              <w:rPr>
                <w:rFonts w:ascii="Verdana"/>
                <w:spacing w:val="-4"/>
                <w:sz w:val="18"/>
              </w:rPr>
              <w:t xml:space="preserve"> </w:t>
            </w:r>
            <w:r>
              <w:rPr>
                <w:rFonts w:ascii="Verdana"/>
                <w:sz w:val="18"/>
              </w:rPr>
              <w:t>08</w:t>
            </w:r>
            <w:r>
              <w:rPr>
                <w:rFonts w:ascii="Verdana"/>
                <w:spacing w:val="-4"/>
                <w:sz w:val="18"/>
              </w:rPr>
              <w:t xml:space="preserve"> </w:t>
            </w:r>
            <w:r>
              <w:rPr>
                <w:rFonts w:ascii="Verdana"/>
                <w:sz w:val="18"/>
              </w:rPr>
              <w:t>023</w:t>
            </w:r>
          </w:p>
        </w:tc>
        <w:tc>
          <w:tcPr>
            <w:tcW w:w="4000" w:type="dxa"/>
            <w:tcBorders>
              <w:top w:val="single" w:sz="29" w:space="0" w:color="FFFFFF"/>
              <w:left w:val="single" w:sz="5" w:space="0" w:color="AAAAAA"/>
              <w:bottom w:val="single" w:sz="5" w:space="0" w:color="AAAAAA"/>
              <w:right w:val="single" w:sz="5" w:space="0" w:color="AAAAAA"/>
            </w:tcBorders>
          </w:tcPr>
          <w:p w14:paraId="769266FB" w14:textId="77777777" w:rsidR="004E641E" w:rsidRDefault="004E641E" w:rsidP="00BC5AB9">
            <w:pPr>
              <w:rPr>
                <w:rFonts w:ascii="Verdana" w:eastAsia="Verdana" w:hAnsi="Verdana" w:cs="Verdana"/>
                <w:sz w:val="18"/>
                <w:szCs w:val="18"/>
              </w:rPr>
            </w:pPr>
            <w:r>
              <w:rPr>
                <w:rFonts w:ascii="Verdana"/>
                <w:sz w:val="18"/>
              </w:rPr>
              <w:t>First-order</w:t>
            </w:r>
            <w:r>
              <w:rPr>
                <w:rFonts w:ascii="Verdana"/>
                <w:spacing w:val="-10"/>
                <w:sz w:val="18"/>
              </w:rPr>
              <w:t xml:space="preserve"> </w:t>
            </w:r>
            <w:r>
              <w:rPr>
                <w:rFonts w:ascii="Verdana"/>
                <w:sz w:val="18"/>
              </w:rPr>
              <w:t>statistics</w:t>
            </w:r>
          </w:p>
        </w:tc>
        <w:tc>
          <w:tcPr>
            <w:tcW w:w="3371" w:type="dxa"/>
            <w:tcBorders>
              <w:top w:val="single" w:sz="29" w:space="0" w:color="FFFFFF"/>
              <w:left w:val="single" w:sz="5" w:space="0" w:color="AAAAAA"/>
              <w:bottom w:val="single" w:sz="5" w:space="0" w:color="AAAAAA"/>
              <w:right w:val="single" w:sz="5" w:space="0" w:color="AAAAAA"/>
            </w:tcBorders>
          </w:tcPr>
          <w:p w14:paraId="6985B340" w14:textId="77777777" w:rsidR="004E641E" w:rsidRDefault="004E641E" w:rsidP="00BC5AB9">
            <w:pPr>
              <w:rPr>
                <w:rFonts w:ascii="Verdana" w:eastAsia="Verdana" w:hAnsi="Verdana" w:cs="Verdana"/>
                <w:sz w:val="18"/>
                <w:szCs w:val="18"/>
              </w:rPr>
            </w:pPr>
            <w:r>
              <w:rPr>
                <w:rFonts w:ascii="Verdana"/>
                <w:sz w:val="18"/>
              </w:rPr>
              <w:t>Cancel</w:t>
            </w:r>
          </w:p>
        </w:tc>
      </w:tr>
    </w:tbl>
    <w:p w14:paraId="4C6F99A9" w14:textId="0FDF3DAB" w:rsidR="004E641E" w:rsidRPr="008F6C65" w:rsidRDefault="004E641E" w:rsidP="008F6C65">
      <w:pPr>
        <w:jc w:val="left"/>
      </w:pPr>
      <w:bookmarkStart w:id="193" w:name="_bookmark1"/>
      <w:bookmarkEnd w:id="193"/>
    </w:p>
    <w:sectPr w:rsidR="004E641E" w:rsidRPr="008F6C65" w:rsidSect="00BA2445">
      <w:headerReference w:type="even" r:id="rId40"/>
      <w:headerReference w:type="default" r:id="rId41"/>
      <w:footerReference w:type="default" r:id="rId42"/>
      <w:headerReference w:type="first" r:id="rId43"/>
      <w:pgSz w:w="11910" w:h="16840"/>
      <w:pgMar w:top="660" w:right="1680" w:bottom="280" w:left="620"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13DE8" w16cex:dateUtc="2026-08-06T08:54:00Z"/>
  <w16cex:commentExtensible w16cex:durableId="24FA31D1" w16cex:dateUtc="2026-08-06T08:58:00Z"/>
  <w16cex:commentExtensible w16cex:durableId="2B3146DB" w16cex:dateUtc="2026-08-06T09:01:00Z"/>
  <w16cex:commentExtensible w16cex:durableId="20A1C963" w16cex:dateUtc="2026-08-18T09:17:00Z"/>
  <w16cex:commentExtensible w16cex:durableId="4BD195DE" w16cex:dateUtc="2026-08-12T11:46:00Z"/>
  <w16cex:commentExtensible w16cex:durableId="38F53054" w16cex:dateUtc="2026-08-12T11:49:00Z"/>
  <w16cex:commentExtensible w16cex:durableId="5CF030F6" w16cex:dateUtc="2026-08-18T09:26:00Z"/>
  <w16cex:commentExtensible w16cex:durableId="6635401A" w16cex:dateUtc="2026-08-11T12:58:00Z"/>
  <w16cex:commentExtensible w16cex:durableId="3E7E9DEE" w16cex:dateUtc="2026-08-12T11:50:00Z"/>
  <w16cex:commentExtensible w16cex:durableId="209F1E27" w16cex:dateUtc="2026-08-11T12:13:00Z"/>
  <w16cex:commentExtensible w16cex:durableId="342E96D5" w16cex:dateUtc="2026-08-18T09:35:00Z"/>
  <w16cex:commentExtensible w16cex:durableId="5EA6BB8F" w16cex:dateUtc="2026-08-11T12:19:00Z"/>
  <w16cex:commentExtensible w16cex:durableId="66B2DAF5" w16cex:dateUtc="2026-08-11T12:25:00Z"/>
  <w16cex:commentExtensible w16cex:durableId="29CA5BE7" w16cex:dateUtc="2026-08-11T13:41:00Z"/>
  <w16cex:commentExtensible w16cex:durableId="24562133" w16cex:dateUtc="2026-08-11T12:26:00Z"/>
  <w16cex:commentExtensible w16cex:durableId="11777B45" w16cex:dateUtc="2026-08-12T12:15:00Z"/>
  <w16cex:commentExtensible w16cex:durableId="587B6FB7" w16cex:dateUtc="2026-08-11T13:12:00Z"/>
  <w16cex:commentExtensible w16cex:durableId="1F8AEC4D" w16cex:dateUtc="2026-08-18T09:39:00Z"/>
  <w16cex:commentExtensible w16cex:durableId="2227CC41" w16cex:dateUtc="2026-08-12T12:12:00Z"/>
  <w16cex:commentExtensible w16cex:durableId="03840847" w16cex:dateUtc="2026-08-11T15:50:00Z"/>
  <w16cex:commentExtensible w16cex:durableId="62AA7921" w16cex:dateUtc="2026-08-18T09:48:00Z"/>
  <w16cex:commentExtensible w16cex:durableId="35F9E90D" w16cex:dateUtc="2026-08-12T12:22:00Z"/>
  <w16cex:commentExtensible w16cex:durableId="6273604C" w16cex:dateUtc="2026-08-18T09:50:00Z"/>
  <w16cex:commentExtensible w16cex:durableId="5F58E4C5" w16cex:dateUtc="2026-08-18T09:53:00Z"/>
  <w16cex:commentExtensible w16cex:durableId="2AC3735E" w16cex:dateUtc="2026-08-18T09:55:00Z"/>
  <w16cex:commentExtensible w16cex:durableId="066C19F8" w16cex:dateUtc="2026-08-18T10:00:00Z"/>
  <w16cex:commentExtensible w16cex:durableId="1354D8A2" w16cex:dateUtc="2026-08-11T15:20:00Z"/>
  <w16cex:commentExtensible w16cex:durableId="7CC02CDB" w16cex:dateUtc="2026-08-11T13:57:00Z"/>
  <w16cex:commentExtensible w16cex:durableId="2D1D7427" w16cex:dateUtc="2026-08-11T15:25:00Z"/>
  <w16cex:commentExtensible w16cex:durableId="4F9E1F02" w16cex:dateUtc="2026-08-18T10:02:00Z"/>
  <w16cex:commentExtensible w16cex:durableId="5E6EF066" w16cex:dateUtc="2026-08-18T10:03:00Z"/>
  <w16cex:commentExtensible w16cex:durableId="3AB691EE" w16cex:dateUtc="2026-08-11T15:52:00Z"/>
  <w16cex:commentExtensible w16cex:durableId="0DDF7B5A" w16cex:dateUtc="2026-08-18T10:05:00Z"/>
  <w16cex:commentExtensible w16cex:durableId="03E8C438" w16cex:dateUtc="2026-08-11T15:57:00Z"/>
  <w16cex:commentExtensible w16cex:durableId="0F7E69EC" w16cex:dateUtc="2026-08-18T10:07:00Z"/>
  <w16cex:commentExtensible w16cex:durableId="206CA532" w16cex:dateUtc="2026-08-18T10:08:00Z"/>
  <w16cex:commentExtensible w16cex:durableId="2721EA5F" w16cex:dateUtc="2026-08-18T10:09:00Z"/>
  <w16cex:commentExtensible w16cex:durableId="33C35043" w16cex:dateUtc="2026-08-18T10:10:00Z"/>
  <w16cex:commentExtensible w16cex:durableId="19725164" w16cex:dateUtc="2026-08-11T16:31:00Z"/>
  <w16cex:commentExtensible w16cex:durableId="727A9901" w16cex:dateUtc="2026-08-18T10:13:00Z"/>
  <w16cex:commentExtensible w16cex:durableId="2A3FFE86" w16cex:dateUtc="2026-08-11T16:30:00Z"/>
  <w16cex:commentExtensible w16cex:durableId="15222155" w16cex:dateUtc="2026-08-18T10:13:00Z"/>
  <w16cex:commentExtensible w16cex:durableId="461B635D" w16cex:dateUtc="2026-08-11T16:35:00Z"/>
  <w16cex:commentExtensible w16cex:durableId="40A4921B" w16cex:dateUtc="2026-08-11T16:36:00Z"/>
  <w16cex:commentExtensible w16cex:durableId="16F52B2F" w16cex:dateUtc="2026-08-11T16:38:00Z"/>
  <w16cex:commentExtensible w16cex:durableId="6E409497" w16cex:dateUtc="2026-08-18T10:14:00Z"/>
  <w16cex:commentExtensible w16cex:durableId="5FE72DC2" w16cex:dateUtc="2026-08-12T12:25:00Z"/>
  <w16cex:commentExtensible w16cex:durableId="20DD283F" w16cex:dateUtc="2026-08-12T13:33:00Z"/>
  <w16cex:commentExtensible w16cex:durableId="7EA67207" w16cex:dateUtc="2026-08-18T10:15:00Z"/>
  <w16cex:commentExtensible w16cex:durableId="2576CD75" w16cex:dateUtc="2026-08-12T12:3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C013F7" w14:textId="77777777" w:rsidR="003141D3" w:rsidRDefault="003141D3" w:rsidP="002471B9">
      <w:pPr>
        <w:spacing w:after="0" w:line="240" w:lineRule="auto"/>
      </w:pPr>
      <w:r>
        <w:separator/>
      </w:r>
    </w:p>
  </w:endnote>
  <w:endnote w:type="continuationSeparator" w:id="0">
    <w:p w14:paraId="0A651576" w14:textId="77777777" w:rsidR="003141D3" w:rsidRDefault="003141D3" w:rsidP="002471B9">
      <w:pPr>
        <w:spacing w:after="0" w:line="240" w:lineRule="auto"/>
      </w:pPr>
      <w:del w:id="0" w:author="STUBER Denis" w:date="2026-10-05T10:27:00Z">
        <w:r w:rsidDel="009A0B83">
          <w:continuationSeparator/>
        </w:r>
      </w:del>
    </w:p>
  </w:endnote>
  <w:endnote w:type="continuationNotice" w:id="1">
    <w:p w14:paraId="6B438783" w14:textId="77777777" w:rsidR="003141D3" w:rsidRPr="009A0B83" w:rsidRDefault="003141D3">
      <w:pPr>
        <w:pStyle w:val="Pieddepage"/>
        <w:pPrChange w:id="1" w:author="STUBER Denis" w:date="2026-10-05T10:27:00Z">
          <w:pPr>
            <w:spacing w:after="0" w:line="240" w:lineRule="auto"/>
          </w:pPr>
        </w:pPrChange>
      </w:pPr>
    </w:p>
  </w:endnote>
  <w:endnote w:id="2">
    <w:p w14:paraId="18CBAA16" w14:textId="77777777" w:rsidR="00860CE7" w:rsidRPr="008F6C65" w:rsidRDefault="00860CE7" w:rsidP="00E4717E">
      <w:pPr>
        <w:pStyle w:val="Notedefin"/>
        <w:rPr>
          <w:b/>
        </w:rPr>
      </w:pPr>
      <w:bookmarkStart w:id="81" w:name="_GoBack"/>
      <w:bookmarkEnd w:id="8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tone Sans ITC Medium">
    <w:panose1 w:val="00000000000000000000"/>
    <w:charset w:val="00"/>
    <w:family w:val="swiss"/>
    <w:notTrueType/>
    <w:pitch w:val="variable"/>
    <w:sig w:usb0="A00002FF" w:usb1="5000205B" w:usb2="00000004" w:usb3="00000000" w:csb0="00000097" w:csb1="00000000"/>
  </w:font>
  <w:font w:name="Segoe UI">
    <w:panose1 w:val="020B0502040204020203"/>
    <w:charset w:val="00"/>
    <w:family w:val="swiss"/>
    <w:pitch w:val="variable"/>
    <w:sig w:usb0="E4002EFF" w:usb1="C000E47F" w:usb2="00000009" w:usb3="00000000" w:csb0="000001FF" w:csb1="00000000"/>
  </w:font>
  <w:font w:name="Stone Sans ITC">
    <w:altName w:val="Stone Sans ITC"/>
    <w:panose1 w:val="00000000000000000000"/>
    <w:charset w:val="00"/>
    <w:family w:val="swiss"/>
    <w:notTrueType/>
    <w:pitch w:val="default"/>
    <w:sig w:usb0="00000003" w:usb1="00000000" w:usb2="00000000" w:usb3="00000000" w:csb0="00000001" w:csb1="00000000"/>
  </w:font>
  <w:font w:name="Noto Sans Arabic">
    <w:panose1 w:val="020B0502040504020204"/>
    <w:charset w:val="B2"/>
    <w:family w:val="swiss"/>
    <w:pitch w:val="variable"/>
    <w:sig w:usb0="80002043" w:usb1="80002000" w:usb2="00000008" w:usb3="00000000" w:csb0="0000004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8DBFE" w14:textId="2467E079" w:rsidR="00860CE7" w:rsidRPr="00F31848" w:rsidRDefault="00860CE7">
    <w:pPr>
      <w:pStyle w:val="Pieddepage"/>
      <w:jc w:val="center"/>
      <w:rPr>
        <w:color w:val="4472C4" w:themeColor="accent1"/>
        <w:lang w:val="fr-FR"/>
      </w:rPr>
    </w:pPr>
    <w:r>
      <w:rPr>
        <w:color w:val="4472C4" w:themeColor="accent1"/>
        <w:lang w:val="fr-FR"/>
      </w:rPr>
      <w:t>ET-DDS SC-CLI SERCOM</w:t>
    </w:r>
    <w:r>
      <w:rPr>
        <w:color w:val="4472C4" w:themeColor="accent1"/>
        <w:lang w:val="fr-FR"/>
      </w:rPr>
      <w:tab/>
      <w:t>22/05/2026</w:t>
    </w:r>
    <w:r>
      <w:rPr>
        <w:color w:val="4472C4" w:themeColor="accent1"/>
        <w:lang w:val="fr-FR"/>
      </w:rPr>
      <w:tab/>
      <w:t xml:space="preserve">Page </w:t>
    </w:r>
    <w:r>
      <w:rPr>
        <w:color w:val="4472C4" w:themeColor="accent1"/>
      </w:rPr>
      <w:fldChar w:fldCharType="begin"/>
    </w:r>
    <w:r w:rsidRPr="00F31848">
      <w:rPr>
        <w:color w:val="4472C4" w:themeColor="accent1"/>
        <w:lang w:val="fr-FR"/>
      </w:rPr>
      <w:instrText>PAGE  \* Arabic  \* MERGEFORMAT</w:instrText>
    </w:r>
    <w:r>
      <w:rPr>
        <w:color w:val="4472C4" w:themeColor="accent1"/>
      </w:rPr>
      <w:fldChar w:fldCharType="separate"/>
    </w:r>
    <w:r>
      <w:rPr>
        <w:color w:val="4472C4" w:themeColor="accent1"/>
        <w:lang w:val="fr-FR"/>
      </w:rPr>
      <w:t>2</w:t>
    </w:r>
    <w:r>
      <w:rPr>
        <w:color w:val="4472C4" w:themeColor="accent1"/>
      </w:rPr>
      <w:fldChar w:fldCharType="end"/>
    </w:r>
    <w:r>
      <w:rPr>
        <w:color w:val="4472C4" w:themeColor="accent1"/>
        <w:lang w:val="fr-FR"/>
      </w:rPr>
      <w:t xml:space="preserve"> over </w:t>
    </w:r>
    <w:r>
      <w:rPr>
        <w:color w:val="4472C4" w:themeColor="accent1"/>
      </w:rPr>
      <w:fldChar w:fldCharType="begin"/>
    </w:r>
    <w:r w:rsidRPr="00F31848">
      <w:rPr>
        <w:color w:val="4472C4" w:themeColor="accent1"/>
        <w:lang w:val="fr-FR"/>
      </w:rPr>
      <w:instrText>NUMPAGES  \* arabe  \* MERGEFORMAT</w:instrText>
    </w:r>
    <w:r>
      <w:rPr>
        <w:color w:val="4472C4" w:themeColor="accent1"/>
      </w:rPr>
      <w:fldChar w:fldCharType="separate"/>
    </w:r>
    <w:r>
      <w:rPr>
        <w:color w:val="4472C4" w:themeColor="accent1"/>
        <w:lang w:val="fr-FR"/>
      </w:rPr>
      <w:t>2</w:t>
    </w:r>
    <w:r>
      <w:rPr>
        <w:color w:val="4472C4" w:themeColor="accent1"/>
      </w:rPr>
      <w:fldChar w:fldCharType="end"/>
    </w:r>
    <w:bookmarkStart w:id="194" w:name="_Hlk223084241"/>
  </w:p>
  <w:bookmarkEnd w:id="194"/>
  <w:p w14:paraId="1AE9E5CE" w14:textId="77777777" w:rsidR="00860CE7" w:rsidRPr="00F31848" w:rsidRDefault="00860CE7">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F8D71B" w14:textId="77777777" w:rsidR="003141D3" w:rsidRDefault="003141D3" w:rsidP="002471B9">
      <w:pPr>
        <w:spacing w:after="0" w:line="240" w:lineRule="auto"/>
      </w:pPr>
      <w:r>
        <w:separator/>
      </w:r>
    </w:p>
  </w:footnote>
  <w:footnote w:type="continuationSeparator" w:id="0">
    <w:p w14:paraId="5F94C059" w14:textId="77777777" w:rsidR="003141D3" w:rsidRDefault="003141D3" w:rsidP="00247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CF45E" w14:textId="77777777" w:rsidR="00860CE7" w:rsidRDefault="003141D3">
    <w:pPr>
      <w:pStyle w:val="En-tte"/>
    </w:pPr>
    <w:r>
      <w:rPr>
        <w:noProof/>
      </w:rPr>
      <w:pict w14:anchorId="5848C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57" o:spid="_x0000_s2057" type="#_x0000_t136" style="position:absolute;left:0;text-align:left;margin-left:0;margin-top:0;width:423.4pt;height:254.05pt;rotation:315;z-index:-2516439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270571" w14:textId="77777777" w:rsidR="00860CE7" w:rsidRDefault="003141D3">
    <w:pPr>
      <w:pStyle w:val="En-tte"/>
    </w:pPr>
    <w:r>
      <w:rPr>
        <w:noProof/>
      </w:rPr>
      <w:pict w14:anchorId="7A4709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58" o:spid="_x0000_s2058" type="#_x0000_t136" style="position:absolute;left:0;text-align:left;margin-left:0;margin-top:0;width:423.4pt;height:262.1pt;rotation:315;z-index:-2516428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22AE9" w14:textId="77777777" w:rsidR="00860CE7" w:rsidRDefault="003141D3">
    <w:pPr>
      <w:pStyle w:val="En-tte"/>
    </w:pPr>
    <w:r>
      <w:rPr>
        <w:noProof/>
      </w:rPr>
      <w:pict w14:anchorId="123EF1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56" o:spid="_x0000_s2056" type="#_x0000_t136" style="position:absolute;left:0;text-align:left;margin-left:0;margin-top:0;width:423.4pt;height:254.05pt;rotation:315;z-index:-2516449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F1D0F" w14:textId="3013A211" w:rsidR="00860CE7" w:rsidRDefault="003141D3">
    <w:pPr>
      <w:pStyle w:val="En-tte"/>
    </w:pPr>
    <w:r>
      <w:rPr>
        <w:noProof/>
      </w:rPr>
      <w:pict w14:anchorId="02AF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60" o:spid="_x0000_s2054" type="#_x0000_t136" style="position:absolute;left:0;text-align:left;margin-left:0;margin-top:0;width:423.4pt;height:254.05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886F1" w14:textId="6089C757" w:rsidR="00860CE7" w:rsidRDefault="003141D3">
    <w:pPr>
      <w:pStyle w:val="En-tte"/>
    </w:pPr>
    <w:r>
      <w:rPr>
        <w:noProof/>
      </w:rPr>
      <w:pict w14:anchorId="4B8C83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61" o:spid="_x0000_s2055" type="#_x0000_t136" style="position:absolute;left:0;text-align:left;margin-left:0;margin-top:0;width:423.4pt;height:254.05pt;rotation:315;z-index:-25164697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614EC" w14:textId="61A90387" w:rsidR="00860CE7" w:rsidRDefault="003141D3">
    <w:pPr>
      <w:pStyle w:val="En-tte"/>
    </w:pPr>
    <w:r>
      <w:rPr>
        <w:noProof/>
      </w:rPr>
      <w:pict w14:anchorId="616E5B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97159" o:spid="_x0000_s2053" type="#_x0000_t136" style="position:absolute;left:0;text-align:left;margin-left:0;margin-top:0;width:423.4pt;height:254.0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1" w15:restartNumberingAfterBreak="0">
    <w:nsid w:val="00000402"/>
    <w:multiLevelType w:val="multilevel"/>
    <w:tmpl w:val="00000885"/>
    <w:lvl w:ilvl="0">
      <w:start w:val="1"/>
      <w:numFmt w:val="decimal"/>
      <w:lvlText w:val="(%1)"/>
      <w:lvlJc w:val="left"/>
      <w:pPr>
        <w:ind w:left="827" w:hanging="567"/>
      </w:pPr>
      <w:rPr>
        <w:rFonts w:ascii="Verdana" w:hAnsi="Verdana" w:cs="Verdana"/>
        <w:b w:val="0"/>
        <w:bCs w:val="0"/>
        <w:spacing w:val="-1"/>
        <w:sz w:val="18"/>
        <w:szCs w:val="18"/>
      </w:rPr>
    </w:lvl>
    <w:lvl w:ilvl="1">
      <w:numFmt w:val="bullet"/>
      <w:lvlText w:val="•"/>
      <w:lvlJc w:val="left"/>
      <w:pPr>
        <w:ind w:left="1705" w:hanging="567"/>
      </w:pPr>
    </w:lvl>
    <w:lvl w:ilvl="2">
      <w:numFmt w:val="bullet"/>
      <w:lvlText w:val="•"/>
      <w:lvlJc w:val="left"/>
      <w:pPr>
        <w:ind w:left="2583" w:hanging="567"/>
      </w:pPr>
    </w:lvl>
    <w:lvl w:ilvl="3">
      <w:numFmt w:val="bullet"/>
      <w:lvlText w:val="•"/>
      <w:lvlJc w:val="left"/>
      <w:pPr>
        <w:ind w:left="3460" w:hanging="567"/>
      </w:pPr>
    </w:lvl>
    <w:lvl w:ilvl="4">
      <w:numFmt w:val="bullet"/>
      <w:lvlText w:val="•"/>
      <w:lvlJc w:val="left"/>
      <w:pPr>
        <w:ind w:left="4338" w:hanging="567"/>
      </w:pPr>
    </w:lvl>
    <w:lvl w:ilvl="5">
      <w:numFmt w:val="bullet"/>
      <w:lvlText w:val="•"/>
      <w:lvlJc w:val="left"/>
      <w:pPr>
        <w:ind w:left="5216" w:hanging="567"/>
      </w:pPr>
    </w:lvl>
    <w:lvl w:ilvl="6">
      <w:numFmt w:val="bullet"/>
      <w:lvlText w:val="•"/>
      <w:lvlJc w:val="left"/>
      <w:pPr>
        <w:ind w:left="6094" w:hanging="567"/>
      </w:pPr>
    </w:lvl>
    <w:lvl w:ilvl="7">
      <w:numFmt w:val="bullet"/>
      <w:lvlText w:val="•"/>
      <w:lvlJc w:val="left"/>
      <w:pPr>
        <w:ind w:left="6972" w:hanging="567"/>
      </w:pPr>
    </w:lvl>
    <w:lvl w:ilvl="8">
      <w:numFmt w:val="bullet"/>
      <w:lvlText w:val="•"/>
      <w:lvlJc w:val="left"/>
      <w:pPr>
        <w:ind w:left="7850" w:hanging="567"/>
      </w:pPr>
    </w:lvl>
  </w:abstractNum>
  <w:abstractNum w:abstractNumId="2" w15:restartNumberingAfterBreak="0">
    <w:nsid w:val="02AD5A15"/>
    <w:multiLevelType w:val="hybridMultilevel"/>
    <w:tmpl w:val="628C1A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4C005D"/>
    <w:multiLevelType w:val="multilevel"/>
    <w:tmpl w:val="34B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4D08"/>
    <w:multiLevelType w:val="hybridMultilevel"/>
    <w:tmpl w:val="FE0009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8A2C3E"/>
    <w:multiLevelType w:val="hybridMultilevel"/>
    <w:tmpl w:val="06288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DD0353"/>
    <w:multiLevelType w:val="multilevel"/>
    <w:tmpl w:val="863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D1CC8"/>
    <w:multiLevelType w:val="hybridMultilevel"/>
    <w:tmpl w:val="C3D2E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E378B6"/>
    <w:multiLevelType w:val="hybridMultilevel"/>
    <w:tmpl w:val="439C0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777BC4"/>
    <w:multiLevelType w:val="hybridMultilevel"/>
    <w:tmpl w:val="5920A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686013"/>
    <w:multiLevelType w:val="multilevel"/>
    <w:tmpl w:val="08F6023C"/>
    <w:lvl w:ilvl="0">
      <w:start w:val="1"/>
      <w:numFmt w:val="decimal"/>
      <w:lvlText w:val="%1)"/>
      <w:lvlJc w:val="left"/>
      <w:pPr>
        <w:ind w:left="827" w:hanging="567"/>
      </w:pPr>
      <w:rPr>
        <w:b w:val="0"/>
        <w:bCs w:val="0"/>
        <w:spacing w:val="-1"/>
        <w:sz w:val="18"/>
        <w:szCs w:val="18"/>
      </w:rPr>
    </w:lvl>
    <w:lvl w:ilvl="1">
      <w:numFmt w:val="bullet"/>
      <w:lvlText w:val="•"/>
      <w:lvlJc w:val="left"/>
      <w:pPr>
        <w:ind w:left="1705" w:hanging="567"/>
      </w:pPr>
    </w:lvl>
    <w:lvl w:ilvl="2">
      <w:numFmt w:val="bullet"/>
      <w:lvlText w:val="•"/>
      <w:lvlJc w:val="left"/>
      <w:pPr>
        <w:ind w:left="2583" w:hanging="567"/>
      </w:pPr>
    </w:lvl>
    <w:lvl w:ilvl="3">
      <w:numFmt w:val="bullet"/>
      <w:lvlText w:val="•"/>
      <w:lvlJc w:val="left"/>
      <w:pPr>
        <w:ind w:left="3460" w:hanging="567"/>
      </w:pPr>
    </w:lvl>
    <w:lvl w:ilvl="4">
      <w:numFmt w:val="bullet"/>
      <w:lvlText w:val="•"/>
      <w:lvlJc w:val="left"/>
      <w:pPr>
        <w:ind w:left="4338" w:hanging="567"/>
      </w:pPr>
    </w:lvl>
    <w:lvl w:ilvl="5">
      <w:numFmt w:val="bullet"/>
      <w:lvlText w:val="•"/>
      <w:lvlJc w:val="left"/>
      <w:pPr>
        <w:ind w:left="5216" w:hanging="567"/>
      </w:pPr>
    </w:lvl>
    <w:lvl w:ilvl="6">
      <w:numFmt w:val="bullet"/>
      <w:lvlText w:val="•"/>
      <w:lvlJc w:val="left"/>
      <w:pPr>
        <w:ind w:left="6094" w:hanging="567"/>
      </w:pPr>
    </w:lvl>
    <w:lvl w:ilvl="7">
      <w:numFmt w:val="bullet"/>
      <w:lvlText w:val="•"/>
      <w:lvlJc w:val="left"/>
      <w:pPr>
        <w:ind w:left="6972" w:hanging="567"/>
      </w:pPr>
    </w:lvl>
    <w:lvl w:ilvl="8">
      <w:numFmt w:val="bullet"/>
      <w:lvlText w:val="•"/>
      <w:lvlJc w:val="left"/>
      <w:pPr>
        <w:ind w:left="7850" w:hanging="567"/>
      </w:pPr>
    </w:lvl>
  </w:abstractNum>
  <w:abstractNum w:abstractNumId="11" w15:restartNumberingAfterBreak="0">
    <w:nsid w:val="26C22231"/>
    <w:multiLevelType w:val="hybridMultilevel"/>
    <w:tmpl w:val="DE6C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A4654C"/>
    <w:multiLevelType w:val="hybridMultilevel"/>
    <w:tmpl w:val="E1EEE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36385C"/>
    <w:multiLevelType w:val="hybridMultilevel"/>
    <w:tmpl w:val="D2E8A3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697E88"/>
    <w:multiLevelType w:val="hybridMultilevel"/>
    <w:tmpl w:val="194AA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1C50BA"/>
    <w:multiLevelType w:val="multilevel"/>
    <w:tmpl w:val="501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F789B"/>
    <w:multiLevelType w:val="hybridMultilevel"/>
    <w:tmpl w:val="605E5C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412063"/>
    <w:multiLevelType w:val="multilevel"/>
    <w:tmpl w:val="7D8CC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7A752BA"/>
    <w:multiLevelType w:val="hybridMultilevel"/>
    <w:tmpl w:val="FB2ED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916F17"/>
    <w:multiLevelType w:val="multilevel"/>
    <w:tmpl w:val="0D969F1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0" w15:restartNumberingAfterBreak="0">
    <w:nsid w:val="475140F5"/>
    <w:multiLevelType w:val="hybridMultilevel"/>
    <w:tmpl w:val="8B34AE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48FA6C40"/>
    <w:multiLevelType w:val="hybridMultilevel"/>
    <w:tmpl w:val="1F961F46"/>
    <w:lvl w:ilvl="0" w:tplc="040C0011">
      <w:start w:val="1"/>
      <w:numFmt w:val="decimal"/>
      <w:lvlText w:val="%1)"/>
      <w:lvlJc w:val="left"/>
      <w:pPr>
        <w:ind w:left="980" w:hanging="360"/>
      </w:pPr>
    </w:lvl>
    <w:lvl w:ilvl="1" w:tplc="040C0019" w:tentative="1">
      <w:start w:val="1"/>
      <w:numFmt w:val="lowerLetter"/>
      <w:lvlText w:val="%2."/>
      <w:lvlJc w:val="left"/>
      <w:pPr>
        <w:ind w:left="1700" w:hanging="360"/>
      </w:pPr>
    </w:lvl>
    <w:lvl w:ilvl="2" w:tplc="040C001B" w:tentative="1">
      <w:start w:val="1"/>
      <w:numFmt w:val="lowerRoman"/>
      <w:lvlText w:val="%3."/>
      <w:lvlJc w:val="right"/>
      <w:pPr>
        <w:ind w:left="2420" w:hanging="180"/>
      </w:pPr>
    </w:lvl>
    <w:lvl w:ilvl="3" w:tplc="040C000F" w:tentative="1">
      <w:start w:val="1"/>
      <w:numFmt w:val="decimal"/>
      <w:lvlText w:val="%4."/>
      <w:lvlJc w:val="left"/>
      <w:pPr>
        <w:ind w:left="3140" w:hanging="360"/>
      </w:pPr>
    </w:lvl>
    <w:lvl w:ilvl="4" w:tplc="040C0019" w:tentative="1">
      <w:start w:val="1"/>
      <w:numFmt w:val="lowerLetter"/>
      <w:lvlText w:val="%5."/>
      <w:lvlJc w:val="left"/>
      <w:pPr>
        <w:ind w:left="3860" w:hanging="360"/>
      </w:pPr>
    </w:lvl>
    <w:lvl w:ilvl="5" w:tplc="040C001B" w:tentative="1">
      <w:start w:val="1"/>
      <w:numFmt w:val="lowerRoman"/>
      <w:lvlText w:val="%6."/>
      <w:lvlJc w:val="right"/>
      <w:pPr>
        <w:ind w:left="4580" w:hanging="180"/>
      </w:pPr>
    </w:lvl>
    <w:lvl w:ilvl="6" w:tplc="040C000F" w:tentative="1">
      <w:start w:val="1"/>
      <w:numFmt w:val="decimal"/>
      <w:lvlText w:val="%7."/>
      <w:lvlJc w:val="left"/>
      <w:pPr>
        <w:ind w:left="5300" w:hanging="360"/>
      </w:pPr>
    </w:lvl>
    <w:lvl w:ilvl="7" w:tplc="040C0019" w:tentative="1">
      <w:start w:val="1"/>
      <w:numFmt w:val="lowerLetter"/>
      <w:lvlText w:val="%8."/>
      <w:lvlJc w:val="left"/>
      <w:pPr>
        <w:ind w:left="6020" w:hanging="360"/>
      </w:pPr>
    </w:lvl>
    <w:lvl w:ilvl="8" w:tplc="040C001B" w:tentative="1">
      <w:start w:val="1"/>
      <w:numFmt w:val="lowerRoman"/>
      <w:lvlText w:val="%9."/>
      <w:lvlJc w:val="right"/>
      <w:pPr>
        <w:ind w:left="6740" w:hanging="180"/>
      </w:pPr>
    </w:lvl>
  </w:abstractNum>
  <w:abstractNum w:abstractNumId="22" w15:restartNumberingAfterBreak="0">
    <w:nsid w:val="4BA969F6"/>
    <w:multiLevelType w:val="hybridMultilevel"/>
    <w:tmpl w:val="8940D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752154"/>
    <w:multiLevelType w:val="hybridMultilevel"/>
    <w:tmpl w:val="B2749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0D6385"/>
    <w:multiLevelType w:val="hybridMultilevel"/>
    <w:tmpl w:val="656EB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F94005"/>
    <w:multiLevelType w:val="multilevel"/>
    <w:tmpl w:val="B464E38A"/>
    <w:lvl w:ilvl="0">
      <w:start w:val="8"/>
      <w:numFmt w:val="decimal"/>
      <w:lvlText w:val="%1"/>
      <w:lvlJc w:val="left"/>
      <w:pPr>
        <w:ind w:left="432" w:hanging="432"/>
      </w:pPr>
      <w:rPr>
        <w:rFonts w:hint="default"/>
      </w:rPr>
    </w:lvl>
    <w:lvl w:ilvl="1">
      <w:start w:val="8"/>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B1F74E5"/>
    <w:multiLevelType w:val="hybridMultilevel"/>
    <w:tmpl w:val="82FEAE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927E71"/>
    <w:multiLevelType w:val="hybridMultilevel"/>
    <w:tmpl w:val="1854B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BC7C12"/>
    <w:multiLevelType w:val="hybridMultilevel"/>
    <w:tmpl w:val="1862E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146CD6"/>
    <w:multiLevelType w:val="hybridMultilevel"/>
    <w:tmpl w:val="5FB64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776E33"/>
    <w:multiLevelType w:val="hybridMultilevel"/>
    <w:tmpl w:val="BC4A0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73E09A3"/>
    <w:multiLevelType w:val="hybridMultilevel"/>
    <w:tmpl w:val="CA383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4F40774"/>
    <w:multiLevelType w:val="multilevel"/>
    <w:tmpl w:val="51D4CC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866267D"/>
    <w:multiLevelType w:val="hybridMultilevel"/>
    <w:tmpl w:val="672440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2"/>
  </w:num>
  <w:num w:numId="2">
    <w:abstractNumId w:val="19"/>
  </w:num>
  <w:num w:numId="3">
    <w:abstractNumId w:val="1"/>
  </w:num>
  <w:num w:numId="4">
    <w:abstractNumId w:val="11"/>
  </w:num>
  <w:num w:numId="5">
    <w:abstractNumId w:val="8"/>
  </w:num>
  <w:num w:numId="6">
    <w:abstractNumId w:val="26"/>
  </w:num>
  <w:num w:numId="7">
    <w:abstractNumId w:val="15"/>
  </w:num>
  <w:num w:numId="8">
    <w:abstractNumId w:val="0"/>
  </w:num>
  <w:num w:numId="9">
    <w:abstractNumId w:val="6"/>
  </w:num>
  <w:num w:numId="10">
    <w:abstractNumId w:val="22"/>
  </w:num>
  <w:num w:numId="11">
    <w:abstractNumId w:val="28"/>
  </w:num>
  <w:num w:numId="12">
    <w:abstractNumId w:val="31"/>
  </w:num>
  <w:num w:numId="13">
    <w:abstractNumId w:val="27"/>
  </w:num>
  <w:num w:numId="14">
    <w:abstractNumId w:val="16"/>
  </w:num>
  <w:num w:numId="15">
    <w:abstractNumId w:val="12"/>
  </w:num>
  <w:num w:numId="16">
    <w:abstractNumId w:val="7"/>
  </w:num>
  <w:num w:numId="17">
    <w:abstractNumId w:val="25"/>
  </w:num>
  <w:num w:numId="18">
    <w:abstractNumId w:val="25"/>
    <w:lvlOverride w:ilvl="0">
      <w:startOverride w:val="8"/>
    </w:lvlOverride>
    <w:lvlOverride w:ilvl="1">
      <w:startOverride w:val="1"/>
    </w:lvlOverride>
  </w:num>
  <w:num w:numId="19">
    <w:abstractNumId w:val="29"/>
  </w:num>
  <w:num w:numId="20">
    <w:abstractNumId w:val="13"/>
  </w:num>
  <w:num w:numId="21">
    <w:abstractNumId w:val="5"/>
  </w:num>
  <w:num w:numId="22">
    <w:abstractNumId w:val="14"/>
  </w:num>
  <w:num w:numId="23">
    <w:abstractNumId w:val="18"/>
  </w:num>
  <w:num w:numId="24">
    <w:abstractNumId w:val="3"/>
  </w:num>
  <w:num w:numId="25">
    <w:abstractNumId w:val="24"/>
  </w:num>
  <w:num w:numId="26">
    <w:abstractNumId w:val="4"/>
  </w:num>
  <w:num w:numId="27">
    <w:abstractNumId w:val="9"/>
  </w:num>
  <w:num w:numId="28">
    <w:abstractNumId w:val="30"/>
  </w:num>
  <w:num w:numId="29">
    <w:abstractNumId w:val="23"/>
  </w:num>
  <w:num w:numId="30">
    <w:abstractNumId w:val="2"/>
  </w:num>
  <w:num w:numId="31">
    <w:abstractNumId w:val="17"/>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num>
  <w:num w:numId="46">
    <w:abstractNumId w:val="10"/>
  </w:num>
  <w:num w:numId="47">
    <w:abstractNumId w:val="33"/>
  </w:num>
  <w:num w:numId="48">
    <w:abstractNumId w:val="20"/>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UBER Denis">
    <w15:presenceInfo w15:providerId="None" w15:userId="STUBER De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59"/>
    <o:shapelayout v:ext="edit">
      <o:idmap v:ext="edit" data="2"/>
    </o:shapelayout>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56"/>
    <w:rsid w:val="00000D4D"/>
    <w:rsid w:val="000016C2"/>
    <w:rsid w:val="00001CAB"/>
    <w:rsid w:val="00002717"/>
    <w:rsid w:val="000029FC"/>
    <w:rsid w:val="00002D74"/>
    <w:rsid w:val="0000446C"/>
    <w:rsid w:val="00004D9E"/>
    <w:rsid w:val="0000560B"/>
    <w:rsid w:val="0000606D"/>
    <w:rsid w:val="00006740"/>
    <w:rsid w:val="00006839"/>
    <w:rsid w:val="000069DC"/>
    <w:rsid w:val="00010841"/>
    <w:rsid w:val="00011EF2"/>
    <w:rsid w:val="00012112"/>
    <w:rsid w:val="000124BE"/>
    <w:rsid w:val="00012B3F"/>
    <w:rsid w:val="00012F16"/>
    <w:rsid w:val="000137FC"/>
    <w:rsid w:val="00014570"/>
    <w:rsid w:val="00016D79"/>
    <w:rsid w:val="00016DC7"/>
    <w:rsid w:val="00017E31"/>
    <w:rsid w:val="0002003B"/>
    <w:rsid w:val="00021059"/>
    <w:rsid w:val="00021864"/>
    <w:rsid w:val="00021BB4"/>
    <w:rsid w:val="00022C1F"/>
    <w:rsid w:val="000232CE"/>
    <w:rsid w:val="000234FD"/>
    <w:rsid w:val="00023ECF"/>
    <w:rsid w:val="000253D7"/>
    <w:rsid w:val="000274B1"/>
    <w:rsid w:val="000319F6"/>
    <w:rsid w:val="00031F0E"/>
    <w:rsid w:val="00031FF3"/>
    <w:rsid w:val="00032523"/>
    <w:rsid w:val="0003283C"/>
    <w:rsid w:val="0003396B"/>
    <w:rsid w:val="000343B7"/>
    <w:rsid w:val="0003520A"/>
    <w:rsid w:val="00035DEB"/>
    <w:rsid w:val="00036B5A"/>
    <w:rsid w:val="000371D4"/>
    <w:rsid w:val="00037748"/>
    <w:rsid w:val="000404EB"/>
    <w:rsid w:val="00040B29"/>
    <w:rsid w:val="0004181F"/>
    <w:rsid w:val="00041E3E"/>
    <w:rsid w:val="00043461"/>
    <w:rsid w:val="00043CB8"/>
    <w:rsid w:val="0004423D"/>
    <w:rsid w:val="00045B7B"/>
    <w:rsid w:val="00045C8E"/>
    <w:rsid w:val="00045EF3"/>
    <w:rsid w:val="00046124"/>
    <w:rsid w:val="00046F24"/>
    <w:rsid w:val="00047177"/>
    <w:rsid w:val="000479A4"/>
    <w:rsid w:val="000511E4"/>
    <w:rsid w:val="00051367"/>
    <w:rsid w:val="00051AF4"/>
    <w:rsid w:val="00051E83"/>
    <w:rsid w:val="0005293A"/>
    <w:rsid w:val="00053BE2"/>
    <w:rsid w:val="00053F78"/>
    <w:rsid w:val="00054025"/>
    <w:rsid w:val="000568B4"/>
    <w:rsid w:val="00056C36"/>
    <w:rsid w:val="00057C2F"/>
    <w:rsid w:val="00060008"/>
    <w:rsid w:val="0006097E"/>
    <w:rsid w:val="00061DD6"/>
    <w:rsid w:val="000627B2"/>
    <w:rsid w:val="000627CE"/>
    <w:rsid w:val="0006305B"/>
    <w:rsid w:val="0006361B"/>
    <w:rsid w:val="00063794"/>
    <w:rsid w:val="00063E4A"/>
    <w:rsid w:val="000659C3"/>
    <w:rsid w:val="00065ACF"/>
    <w:rsid w:val="0006674A"/>
    <w:rsid w:val="000675C4"/>
    <w:rsid w:val="000675E6"/>
    <w:rsid w:val="00067662"/>
    <w:rsid w:val="00067E1F"/>
    <w:rsid w:val="000707FA"/>
    <w:rsid w:val="00070BCE"/>
    <w:rsid w:val="00070C29"/>
    <w:rsid w:val="00071588"/>
    <w:rsid w:val="000732C1"/>
    <w:rsid w:val="000735FB"/>
    <w:rsid w:val="00074F69"/>
    <w:rsid w:val="00075461"/>
    <w:rsid w:val="00077227"/>
    <w:rsid w:val="00077A65"/>
    <w:rsid w:val="00077E98"/>
    <w:rsid w:val="00080EA2"/>
    <w:rsid w:val="000817D2"/>
    <w:rsid w:val="00081B27"/>
    <w:rsid w:val="00081F89"/>
    <w:rsid w:val="0008292C"/>
    <w:rsid w:val="00083994"/>
    <w:rsid w:val="000846F2"/>
    <w:rsid w:val="0008475A"/>
    <w:rsid w:val="00084A7A"/>
    <w:rsid w:val="00084C08"/>
    <w:rsid w:val="00084F43"/>
    <w:rsid w:val="00085288"/>
    <w:rsid w:val="00085780"/>
    <w:rsid w:val="000857BB"/>
    <w:rsid w:val="00086A42"/>
    <w:rsid w:val="00087F19"/>
    <w:rsid w:val="0009063C"/>
    <w:rsid w:val="0009248E"/>
    <w:rsid w:val="0009376D"/>
    <w:rsid w:val="000948D8"/>
    <w:rsid w:val="00095468"/>
    <w:rsid w:val="00095469"/>
    <w:rsid w:val="0009757E"/>
    <w:rsid w:val="000A048B"/>
    <w:rsid w:val="000A067A"/>
    <w:rsid w:val="000A1680"/>
    <w:rsid w:val="000A1804"/>
    <w:rsid w:val="000A202C"/>
    <w:rsid w:val="000A2E6F"/>
    <w:rsid w:val="000A346D"/>
    <w:rsid w:val="000A4EE6"/>
    <w:rsid w:val="000A6069"/>
    <w:rsid w:val="000A725A"/>
    <w:rsid w:val="000A7DED"/>
    <w:rsid w:val="000B1317"/>
    <w:rsid w:val="000B3795"/>
    <w:rsid w:val="000B3A2A"/>
    <w:rsid w:val="000B608D"/>
    <w:rsid w:val="000B6103"/>
    <w:rsid w:val="000B667F"/>
    <w:rsid w:val="000B78DB"/>
    <w:rsid w:val="000B7B7C"/>
    <w:rsid w:val="000C1B04"/>
    <w:rsid w:val="000C1EF7"/>
    <w:rsid w:val="000C303C"/>
    <w:rsid w:val="000C3686"/>
    <w:rsid w:val="000C389C"/>
    <w:rsid w:val="000C3DD0"/>
    <w:rsid w:val="000C45F1"/>
    <w:rsid w:val="000C53A7"/>
    <w:rsid w:val="000C5407"/>
    <w:rsid w:val="000C60CA"/>
    <w:rsid w:val="000C723D"/>
    <w:rsid w:val="000C7B4B"/>
    <w:rsid w:val="000D0C95"/>
    <w:rsid w:val="000D0DE4"/>
    <w:rsid w:val="000D1576"/>
    <w:rsid w:val="000D180E"/>
    <w:rsid w:val="000D23CD"/>
    <w:rsid w:val="000D2F43"/>
    <w:rsid w:val="000D2FFB"/>
    <w:rsid w:val="000D3E93"/>
    <w:rsid w:val="000D40EA"/>
    <w:rsid w:val="000D435C"/>
    <w:rsid w:val="000D4A99"/>
    <w:rsid w:val="000D53D5"/>
    <w:rsid w:val="000D5618"/>
    <w:rsid w:val="000D67A6"/>
    <w:rsid w:val="000E0768"/>
    <w:rsid w:val="000E25C0"/>
    <w:rsid w:val="000E282E"/>
    <w:rsid w:val="000E31E9"/>
    <w:rsid w:val="000E383D"/>
    <w:rsid w:val="000E4FDB"/>
    <w:rsid w:val="000E61F5"/>
    <w:rsid w:val="000E622D"/>
    <w:rsid w:val="000E651A"/>
    <w:rsid w:val="000E6A96"/>
    <w:rsid w:val="000E6CD1"/>
    <w:rsid w:val="000E7114"/>
    <w:rsid w:val="000F14DE"/>
    <w:rsid w:val="000F17DD"/>
    <w:rsid w:val="000F2701"/>
    <w:rsid w:val="000F2D93"/>
    <w:rsid w:val="000F332D"/>
    <w:rsid w:val="000F6B77"/>
    <w:rsid w:val="000F7D90"/>
    <w:rsid w:val="00100BF4"/>
    <w:rsid w:val="00101BA4"/>
    <w:rsid w:val="00101BF7"/>
    <w:rsid w:val="00101E6E"/>
    <w:rsid w:val="001022C8"/>
    <w:rsid w:val="001042F2"/>
    <w:rsid w:val="001047C8"/>
    <w:rsid w:val="00104A29"/>
    <w:rsid w:val="00105B0A"/>
    <w:rsid w:val="00106617"/>
    <w:rsid w:val="00106BFA"/>
    <w:rsid w:val="00107888"/>
    <w:rsid w:val="00107EFE"/>
    <w:rsid w:val="00111AE1"/>
    <w:rsid w:val="001129FE"/>
    <w:rsid w:val="00112E0A"/>
    <w:rsid w:val="0011305C"/>
    <w:rsid w:val="00113D94"/>
    <w:rsid w:val="00117591"/>
    <w:rsid w:val="0011795D"/>
    <w:rsid w:val="00117C0D"/>
    <w:rsid w:val="00117D81"/>
    <w:rsid w:val="00117E68"/>
    <w:rsid w:val="00120DBB"/>
    <w:rsid w:val="00121318"/>
    <w:rsid w:val="0012392B"/>
    <w:rsid w:val="0012632C"/>
    <w:rsid w:val="00126D31"/>
    <w:rsid w:val="001300C2"/>
    <w:rsid w:val="00130CFC"/>
    <w:rsid w:val="00130EF8"/>
    <w:rsid w:val="001312C9"/>
    <w:rsid w:val="00132A21"/>
    <w:rsid w:val="00134837"/>
    <w:rsid w:val="00134E86"/>
    <w:rsid w:val="0013528E"/>
    <w:rsid w:val="00135E2C"/>
    <w:rsid w:val="00136BD6"/>
    <w:rsid w:val="001373C9"/>
    <w:rsid w:val="001378A5"/>
    <w:rsid w:val="00140103"/>
    <w:rsid w:val="00140206"/>
    <w:rsid w:val="0014076F"/>
    <w:rsid w:val="0014087A"/>
    <w:rsid w:val="00140BAB"/>
    <w:rsid w:val="00142BD3"/>
    <w:rsid w:val="001430F5"/>
    <w:rsid w:val="00143AD7"/>
    <w:rsid w:val="00144135"/>
    <w:rsid w:val="00144730"/>
    <w:rsid w:val="001451AD"/>
    <w:rsid w:val="001453EE"/>
    <w:rsid w:val="001465B4"/>
    <w:rsid w:val="001475D1"/>
    <w:rsid w:val="00150579"/>
    <w:rsid w:val="001514EF"/>
    <w:rsid w:val="00151C6E"/>
    <w:rsid w:val="001535E1"/>
    <w:rsid w:val="00153C72"/>
    <w:rsid w:val="00154F71"/>
    <w:rsid w:val="00156372"/>
    <w:rsid w:val="001566D4"/>
    <w:rsid w:val="00157497"/>
    <w:rsid w:val="0016053F"/>
    <w:rsid w:val="00161231"/>
    <w:rsid w:val="00162A36"/>
    <w:rsid w:val="00163C39"/>
    <w:rsid w:val="00164A4C"/>
    <w:rsid w:val="00164DF4"/>
    <w:rsid w:val="00164EF2"/>
    <w:rsid w:val="00164F42"/>
    <w:rsid w:val="00165A8D"/>
    <w:rsid w:val="0016653D"/>
    <w:rsid w:val="0016667B"/>
    <w:rsid w:val="001666CD"/>
    <w:rsid w:val="0016676B"/>
    <w:rsid w:val="00167015"/>
    <w:rsid w:val="0016702D"/>
    <w:rsid w:val="00170B79"/>
    <w:rsid w:val="0017299D"/>
    <w:rsid w:val="00172D52"/>
    <w:rsid w:val="00172E83"/>
    <w:rsid w:val="0017361B"/>
    <w:rsid w:val="00174B6B"/>
    <w:rsid w:val="00174F7C"/>
    <w:rsid w:val="00175010"/>
    <w:rsid w:val="0017596A"/>
    <w:rsid w:val="00181944"/>
    <w:rsid w:val="00181F26"/>
    <w:rsid w:val="00182906"/>
    <w:rsid w:val="00186CB0"/>
    <w:rsid w:val="00186D2B"/>
    <w:rsid w:val="001876E0"/>
    <w:rsid w:val="00187D12"/>
    <w:rsid w:val="00190858"/>
    <w:rsid w:val="00192BC3"/>
    <w:rsid w:val="00192E1A"/>
    <w:rsid w:val="00193E0B"/>
    <w:rsid w:val="00194DBC"/>
    <w:rsid w:val="001955C4"/>
    <w:rsid w:val="0019587D"/>
    <w:rsid w:val="00195D83"/>
    <w:rsid w:val="0019789D"/>
    <w:rsid w:val="00197F97"/>
    <w:rsid w:val="001A0317"/>
    <w:rsid w:val="001A0F63"/>
    <w:rsid w:val="001A1C99"/>
    <w:rsid w:val="001A2165"/>
    <w:rsid w:val="001A220F"/>
    <w:rsid w:val="001A25AC"/>
    <w:rsid w:val="001A3960"/>
    <w:rsid w:val="001A4130"/>
    <w:rsid w:val="001A42F5"/>
    <w:rsid w:val="001A4600"/>
    <w:rsid w:val="001A5578"/>
    <w:rsid w:val="001A5843"/>
    <w:rsid w:val="001A5F3D"/>
    <w:rsid w:val="001A6A7D"/>
    <w:rsid w:val="001B00ED"/>
    <w:rsid w:val="001B05E4"/>
    <w:rsid w:val="001B0722"/>
    <w:rsid w:val="001B2383"/>
    <w:rsid w:val="001B3F45"/>
    <w:rsid w:val="001B496C"/>
    <w:rsid w:val="001B4BA1"/>
    <w:rsid w:val="001B4DF2"/>
    <w:rsid w:val="001C0813"/>
    <w:rsid w:val="001C0AEE"/>
    <w:rsid w:val="001C1ABE"/>
    <w:rsid w:val="001C1E53"/>
    <w:rsid w:val="001C2A02"/>
    <w:rsid w:val="001C438B"/>
    <w:rsid w:val="001C6AA4"/>
    <w:rsid w:val="001C79FF"/>
    <w:rsid w:val="001D06A6"/>
    <w:rsid w:val="001D077F"/>
    <w:rsid w:val="001D178A"/>
    <w:rsid w:val="001D1AF1"/>
    <w:rsid w:val="001D26E8"/>
    <w:rsid w:val="001D575D"/>
    <w:rsid w:val="001D6C8E"/>
    <w:rsid w:val="001E0BA4"/>
    <w:rsid w:val="001E2A86"/>
    <w:rsid w:val="001E2B7C"/>
    <w:rsid w:val="001E339F"/>
    <w:rsid w:val="001E3411"/>
    <w:rsid w:val="001E3628"/>
    <w:rsid w:val="001E6620"/>
    <w:rsid w:val="001E76A3"/>
    <w:rsid w:val="001E7B3E"/>
    <w:rsid w:val="001F0E32"/>
    <w:rsid w:val="001F11D3"/>
    <w:rsid w:val="001F1F45"/>
    <w:rsid w:val="001F271B"/>
    <w:rsid w:val="001F302F"/>
    <w:rsid w:val="001F3365"/>
    <w:rsid w:val="001F35F7"/>
    <w:rsid w:val="001F6A0A"/>
    <w:rsid w:val="001F7740"/>
    <w:rsid w:val="001F793C"/>
    <w:rsid w:val="00200DC1"/>
    <w:rsid w:val="002020B2"/>
    <w:rsid w:val="002027F3"/>
    <w:rsid w:val="002028EC"/>
    <w:rsid w:val="00202B7E"/>
    <w:rsid w:val="00203024"/>
    <w:rsid w:val="00203CEF"/>
    <w:rsid w:val="002043EC"/>
    <w:rsid w:val="002049ED"/>
    <w:rsid w:val="00205689"/>
    <w:rsid w:val="002060B9"/>
    <w:rsid w:val="002063B9"/>
    <w:rsid w:val="00206CF2"/>
    <w:rsid w:val="0021161F"/>
    <w:rsid w:val="0021203C"/>
    <w:rsid w:val="0021315C"/>
    <w:rsid w:val="00213C8F"/>
    <w:rsid w:val="00213DD6"/>
    <w:rsid w:val="002149C1"/>
    <w:rsid w:val="00214D52"/>
    <w:rsid w:val="00215088"/>
    <w:rsid w:val="0021522A"/>
    <w:rsid w:val="00215747"/>
    <w:rsid w:val="00215F05"/>
    <w:rsid w:val="00216127"/>
    <w:rsid w:val="00216639"/>
    <w:rsid w:val="002166C9"/>
    <w:rsid w:val="002168E9"/>
    <w:rsid w:val="002176B8"/>
    <w:rsid w:val="00220027"/>
    <w:rsid w:val="002202FA"/>
    <w:rsid w:val="002206D2"/>
    <w:rsid w:val="0022119D"/>
    <w:rsid w:val="00223DF2"/>
    <w:rsid w:val="00223EE5"/>
    <w:rsid w:val="00225CD6"/>
    <w:rsid w:val="002267C4"/>
    <w:rsid w:val="00227DC7"/>
    <w:rsid w:val="00230259"/>
    <w:rsid w:val="0023035F"/>
    <w:rsid w:val="00230685"/>
    <w:rsid w:val="00230BBC"/>
    <w:rsid w:val="00231828"/>
    <w:rsid w:val="00232BAB"/>
    <w:rsid w:val="00233813"/>
    <w:rsid w:val="0023526C"/>
    <w:rsid w:val="0024068A"/>
    <w:rsid w:val="00241F71"/>
    <w:rsid w:val="0024382A"/>
    <w:rsid w:val="00243A52"/>
    <w:rsid w:val="00243EDF"/>
    <w:rsid w:val="00244268"/>
    <w:rsid w:val="002451BE"/>
    <w:rsid w:val="0024594D"/>
    <w:rsid w:val="00245C3D"/>
    <w:rsid w:val="00245C7D"/>
    <w:rsid w:val="00246951"/>
    <w:rsid w:val="002469D3"/>
    <w:rsid w:val="002469D9"/>
    <w:rsid w:val="0024717F"/>
    <w:rsid w:val="002471B9"/>
    <w:rsid w:val="0025025E"/>
    <w:rsid w:val="00251BF0"/>
    <w:rsid w:val="00252C17"/>
    <w:rsid w:val="00253254"/>
    <w:rsid w:val="002565D7"/>
    <w:rsid w:val="00256880"/>
    <w:rsid w:val="00256D1F"/>
    <w:rsid w:val="00257164"/>
    <w:rsid w:val="00257A10"/>
    <w:rsid w:val="0026044B"/>
    <w:rsid w:val="002621F8"/>
    <w:rsid w:val="00263924"/>
    <w:rsid w:val="002639D1"/>
    <w:rsid w:val="00264023"/>
    <w:rsid w:val="00264873"/>
    <w:rsid w:val="0026510E"/>
    <w:rsid w:val="0026584D"/>
    <w:rsid w:val="0026597B"/>
    <w:rsid w:val="00265D28"/>
    <w:rsid w:val="00265D4B"/>
    <w:rsid w:val="00270200"/>
    <w:rsid w:val="002702D7"/>
    <w:rsid w:val="00270837"/>
    <w:rsid w:val="00270DDC"/>
    <w:rsid w:val="0027100E"/>
    <w:rsid w:val="00271804"/>
    <w:rsid w:val="0027292E"/>
    <w:rsid w:val="00273228"/>
    <w:rsid w:val="00276827"/>
    <w:rsid w:val="00276F4E"/>
    <w:rsid w:val="002774DE"/>
    <w:rsid w:val="00277B48"/>
    <w:rsid w:val="00277D10"/>
    <w:rsid w:val="0028016A"/>
    <w:rsid w:val="00280B53"/>
    <w:rsid w:val="00281517"/>
    <w:rsid w:val="00281EEC"/>
    <w:rsid w:val="00282374"/>
    <w:rsid w:val="00282ADA"/>
    <w:rsid w:val="002857DC"/>
    <w:rsid w:val="00286425"/>
    <w:rsid w:val="00286CC2"/>
    <w:rsid w:val="00287159"/>
    <w:rsid w:val="002875BE"/>
    <w:rsid w:val="00287615"/>
    <w:rsid w:val="00287CAA"/>
    <w:rsid w:val="0029082C"/>
    <w:rsid w:val="00291301"/>
    <w:rsid w:val="0029250E"/>
    <w:rsid w:val="002939FF"/>
    <w:rsid w:val="002943C5"/>
    <w:rsid w:val="002944C3"/>
    <w:rsid w:val="00295517"/>
    <w:rsid w:val="00295C6A"/>
    <w:rsid w:val="0029616E"/>
    <w:rsid w:val="00297005"/>
    <w:rsid w:val="0029752F"/>
    <w:rsid w:val="00297C1D"/>
    <w:rsid w:val="002A18F6"/>
    <w:rsid w:val="002A2C10"/>
    <w:rsid w:val="002A3662"/>
    <w:rsid w:val="002A3958"/>
    <w:rsid w:val="002A4703"/>
    <w:rsid w:val="002A5075"/>
    <w:rsid w:val="002A5805"/>
    <w:rsid w:val="002A5DB3"/>
    <w:rsid w:val="002A6440"/>
    <w:rsid w:val="002A6FE6"/>
    <w:rsid w:val="002B0BDC"/>
    <w:rsid w:val="002B0DE6"/>
    <w:rsid w:val="002B1D17"/>
    <w:rsid w:val="002B1F0A"/>
    <w:rsid w:val="002B264C"/>
    <w:rsid w:val="002B53F7"/>
    <w:rsid w:val="002B549E"/>
    <w:rsid w:val="002B56CF"/>
    <w:rsid w:val="002B6F8A"/>
    <w:rsid w:val="002C044F"/>
    <w:rsid w:val="002C15BD"/>
    <w:rsid w:val="002C2150"/>
    <w:rsid w:val="002C287B"/>
    <w:rsid w:val="002C406F"/>
    <w:rsid w:val="002C466A"/>
    <w:rsid w:val="002C520B"/>
    <w:rsid w:val="002C5536"/>
    <w:rsid w:val="002C5665"/>
    <w:rsid w:val="002C6602"/>
    <w:rsid w:val="002C6BCD"/>
    <w:rsid w:val="002D0C21"/>
    <w:rsid w:val="002D0DA1"/>
    <w:rsid w:val="002D0FD3"/>
    <w:rsid w:val="002D13DC"/>
    <w:rsid w:val="002D4DBB"/>
    <w:rsid w:val="002D51F8"/>
    <w:rsid w:val="002D564C"/>
    <w:rsid w:val="002D72E7"/>
    <w:rsid w:val="002D72FE"/>
    <w:rsid w:val="002D7A75"/>
    <w:rsid w:val="002D7F2F"/>
    <w:rsid w:val="002E006C"/>
    <w:rsid w:val="002E29F4"/>
    <w:rsid w:val="002E2CFA"/>
    <w:rsid w:val="002E2EEE"/>
    <w:rsid w:val="002E59E2"/>
    <w:rsid w:val="002E5E57"/>
    <w:rsid w:val="002E63ED"/>
    <w:rsid w:val="002F0511"/>
    <w:rsid w:val="002F14C0"/>
    <w:rsid w:val="002F1D38"/>
    <w:rsid w:val="002F1E2E"/>
    <w:rsid w:val="002F2A58"/>
    <w:rsid w:val="002F3093"/>
    <w:rsid w:val="002F3AD2"/>
    <w:rsid w:val="002F3FBA"/>
    <w:rsid w:val="002F4280"/>
    <w:rsid w:val="002F44DD"/>
    <w:rsid w:val="002F4C4E"/>
    <w:rsid w:val="002F5287"/>
    <w:rsid w:val="002F572C"/>
    <w:rsid w:val="002F5AC9"/>
    <w:rsid w:val="002F5FF7"/>
    <w:rsid w:val="002F63C8"/>
    <w:rsid w:val="002F68CC"/>
    <w:rsid w:val="002F79DA"/>
    <w:rsid w:val="00300858"/>
    <w:rsid w:val="00301220"/>
    <w:rsid w:val="003013DB"/>
    <w:rsid w:val="00301431"/>
    <w:rsid w:val="003024EF"/>
    <w:rsid w:val="00302DEC"/>
    <w:rsid w:val="0030503F"/>
    <w:rsid w:val="00305211"/>
    <w:rsid w:val="003052AD"/>
    <w:rsid w:val="003059A1"/>
    <w:rsid w:val="00305B33"/>
    <w:rsid w:val="00305D1F"/>
    <w:rsid w:val="00306449"/>
    <w:rsid w:val="00306BC5"/>
    <w:rsid w:val="00310C78"/>
    <w:rsid w:val="00312A7F"/>
    <w:rsid w:val="003130DE"/>
    <w:rsid w:val="00313735"/>
    <w:rsid w:val="003141D3"/>
    <w:rsid w:val="00314350"/>
    <w:rsid w:val="00314D64"/>
    <w:rsid w:val="00315116"/>
    <w:rsid w:val="00316434"/>
    <w:rsid w:val="003172CD"/>
    <w:rsid w:val="0032108A"/>
    <w:rsid w:val="003216E2"/>
    <w:rsid w:val="00321EFA"/>
    <w:rsid w:val="00322DE5"/>
    <w:rsid w:val="00323ADB"/>
    <w:rsid w:val="00325E0D"/>
    <w:rsid w:val="003264EB"/>
    <w:rsid w:val="003266C8"/>
    <w:rsid w:val="0032786A"/>
    <w:rsid w:val="00331395"/>
    <w:rsid w:val="0033300E"/>
    <w:rsid w:val="0033315C"/>
    <w:rsid w:val="003341A4"/>
    <w:rsid w:val="003350F6"/>
    <w:rsid w:val="0033510B"/>
    <w:rsid w:val="003371C1"/>
    <w:rsid w:val="003378CA"/>
    <w:rsid w:val="0034113C"/>
    <w:rsid w:val="00341448"/>
    <w:rsid w:val="003416D1"/>
    <w:rsid w:val="003417DE"/>
    <w:rsid w:val="0034249D"/>
    <w:rsid w:val="00343A0E"/>
    <w:rsid w:val="00343B7B"/>
    <w:rsid w:val="00344089"/>
    <w:rsid w:val="00344F42"/>
    <w:rsid w:val="00345A91"/>
    <w:rsid w:val="00345C88"/>
    <w:rsid w:val="00345E5C"/>
    <w:rsid w:val="00345FD8"/>
    <w:rsid w:val="003478BE"/>
    <w:rsid w:val="00347B8C"/>
    <w:rsid w:val="00350D46"/>
    <w:rsid w:val="003528BE"/>
    <w:rsid w:val="003545BA"/>
    <w:rsid w:val="0035469A"/>
    <w:rsid w:val="00356B0B"/>
    <w:rsid w:val="00356B40"/>
    <w:rsid w:val="00361FD1"/>
    <w:rsid w:val="003621C4"/>
    <w:rsid w:val="00363188"/>
    <w:rsid w:val="0036351D"/>
    <w:rsid w:val="00363838"/>
    <w:rsid w:val="00364D01"/>
    <w:rsid w:val="00366747"/>
    <w:rsid w:val="00366E78"/>
    <w:rsid w:val="00367413"/>
    <w:rsid w:val="003675D9"/>
    <w:rsid w:val="00367761"/>
    <w:rsid w:val="00367985"/>
    <w:rsid w:val="0037150A"/>
    <w:rsid w:val="003717DB"/>
    <w:rsid w:val="00373331"/>
    <w:rsid w:val="00374CFB"/>
    <w:rsid w:val="00375404"/>
    <w:rsid w:val="0037709B"/>
    <w:rsid w:val="00380496"/>
    <w:rsid w:val="0038140B"/>
    <w:rsid w:val="00381F26"/>
    <w:rsid w:val="00382A60"/>
    <w:rsid w:val="00383460"/>
    <w:rsid w:val="00383FC0"/>
    <w:rsid w:val="00384B86"/>
    <w:rsid w:val="00385377"/>
    <w:rsid w:val="00385A60"/>
    <w:rsid w:val="00386B3E"/>
    <w:rsid w:val="00387266"/>
    <w:rsid w:val="003873B7"/>
    <w:rsid w:val="00387AB5"/>
    <w:rsid w:val="00390045"/>
    <w:rsid w:val="00391161"/>
    <w:rsid w:val="0039132B"/>
    <w:rsid w:val="003914EB"/>
    <w:rsid w:val="00392AF4"/>
    <w:rsid w:val="0039330A"/>
    <w:rsid w:val="0039332B"/>
    <w:rsid w:val="00393D9C"/>
    <w:rsid w:val="003950F6"/>
    <w:rsid w:val="00395E47"/>
    <w:rsid w:val="003977EA"/>
    <w:rsid w:val="003A2CAB"/>
    <w:rsid w:val="003A3162"/>
    <w:rsid w:val="003A330D"/>
    <w:rsid w:val="003A3609"/>
    <w:rsid w:val="003A620C"/>
    <w:rsid w:val="003A6358"/>
    <w:rsid w:val="003A69BA"/>
    <w:rsid w:val="003A6A7A"/>
    <w:rsid w:val="003A77C5"/>
    <w:rsid w:val="003B0C50"/>
    <w:rsid w:val="003B0F09"/>
    <w:rsid w:val="003B1790"/>
    <w:rsid w:val="003B27EC"/>
    <w:rsid w:val="003B28EE"/>
    <w:rsid w:val="003B2F5A"/>
    <w:rsid w:val="003B31D4"/>
    <w:rsid w:val="003B3395"/>
    <w:rsid w:val="003B340D"/>
    <w:rsid w:val="003B3537"/>
    <w:rsid w:val="003B511A"/>
    <w:rsid w:val="003B54E7"/>
    <w:rsid w:val="003B583E"/>
    <w:rsid w:val="003B5992"/>
    <w:rsid w:val="003B65F1"/>
    <w:rsid w:val="003B661F"/>
    <w:rsid w:val="003B6871"/>
    <w:rsid w:val="003B6E05"/>
    <w:rsid w:val="003B73E9"/>
    <w:rsid w:val="003B7CE3"/>
    <w:rsid w:val="003C0892"/>
    <w:rsid w:val="003C0DEF"/>
    <w:rsid w:val="003C0FE3"/>
    <w:rsid w:val="003C11D1"/>
    <w:rsid w:val="003C2732"/>
    <w:rsid w:val="003C3374"/>
    <w:rsid w:val="003C3A96"/>
    <w:rsid w:val="003C4DC7"/>
    <w:rsid w:val="003C5A6E"/>
    <w:rsid w:val="003C7D16"/>
    <w:rsid w:val="003D0ADC"/>
    <w:rsid w:val="003D0D6C"/>
    <w:rsid w:val="003D27AE"/>
    <w:rsid w:val="003D2FDD"/>
    <w:rsid w:val="003D3D51"/>
    <w:rsid w:val="003D62FE"/>
    <w:rsid w:val="003D6B45"/>
    <w:rsid w:val="003D7319"/>
    <w:rsid w:val="003E0592"/>
    <w:rsid w:val="003E1900"/>
    <w:rsid w:val="003E1982"/>
    <w:rsid w:val="003E1A77"/>
    <w:rsid w:val="003E1C0F"/>
    <w:rsid w:val="003E2063"/>
    <w:rsid w:val="003E2E46"/>
    <w:rsid w:val="003E3764"/>
    <w:rsid w:val="003E383E"/>
    <w:rsid w:val="003E430C"/>
    <w:rsid w:val="003E52F3"/>
    <w:rsid w:val="003E5B9F"/>
    <w:rsid w:val="003E5DD8"/>
    <w:rsid w:val="003E630A"/>
    <w:rsid w:val="003E6A72"/>
    <w:rsid w:val="003E7CFF"/>
    <w:rsid w:val="003F0C12"/>
    <w:rsid w:val="003F10DF"/>
    <w:rsid w:val="003F2BF1"/>
    <w:rsid w:val="003F3764"/>
    <w:rsid w:val="003F39C3"/>
    <w:rsid w:val="003F3E36"/>
    <w:rsid w:val="003F468E"/>
    <w:rsid w:val="003F4EF8"/>
    <w:rsid w:val="003F5167"/>
    <w:rsid w:val="003F59CE"/>
    <w:rsid w:val="003F7B9D"/>
    <w:rsid w:val="00400034"/>
    <w:rsid w:val="00400BAE"/>
    <w:rsid w:val="00400CF7"/>
    <w:rsid w:val="00401032"/>
    <w:rsid w:val="00401B32"/>
    <w:rsid w:val="004039AD"/>
    <w:rsid w:val="00405302"/>
    <w:rsid w:val="00405C41"/>
    <w:rsid w:val="00406EEB"/>
    <w:rsid w:val="0040784A"/>
    <w:rsid w:val="00407E9A"/>
    <w:rsid w:val="0041003F"/>
    <w:rsid w:val="00410D62"/>
    <w:rsid w:val="00411269"/>
    <w:rsid w:val="00412C94"/>
    <w:rsid w:val="00413357"/>
    <w:rsid w:val="0041379F"/>
    <w:rsid w:val="00416C53"/>
    <w:rsid w:val="00417F40"/>
    <w:rsid w:val="00420D82"/>
    <w:rsid w:val="004213B7"/>
    <w:rsid w:val="00421B97"/>
    <w:rsid w:val="0042326A"/>
    <w:rsid w:val="004244B2"/>
    <w:rsid w:val="0042579C"/>
    <w:rsid w:val="004259ED"/>
    <w:rsid w:val="00426083"/>
    <w:rsid w:val="00431E17"/>
    <w:rsid w:val="00432B90"/>
    <w:rsid w:val="00433F69"/>
    <w:rsid w:val="00434070"/>
    <w:rsid w:val="00436966"/>
    <w:rsid w:val="00436D47"/>
    <w:rsid w:val="00436F24"/>
    <w:rsid w:val="00436FED"/>
    <w:rsid w:val="004375D0"/>
    <w:rsid w:val="004401F4"/>
    <w:rsid w:val="0044140D"/>
    <w:rsid w:val="00441712"/>
    <w:rsid w:val="0044231D"/>
    <w:rsid w:val="00445460"/>
    <w:rsid w:val="0044579F"/>
    <w:rsid w:val="004470C2"/>
    <w:rsid w:val="00447421"/>
    <w:rsid w:val="00447C7F"/>
    <w:rsid w:val="00451900"/>
    <w:rsid w:val="00451B13"/>
    <w:rsid w:val="00453173"/>
    <w:rsid w:val="004532D1"/>
    <w:rsid w:val="004542EF"/>
    <w:rsid w:val="00455294"/>
    <w:rsid w:val="00455AA6"/>
    <w:rsid w:val="004570C8"/>
    <w:rsid w:val="00457946"/>
    <w:rsid w:val="00460EB7"/>
    <w:rsid w:val="004613B3"/>
    <w:rsid w:val="0046176A"/>
    <w:rsid w:val="004631BE"/>
    <w:rsid w:val="00464729"/>
    <w:rsid w:val="00466088"/>
    <w:rsid w:val="00466193"/>
    <w:rsid w:val="00466375"/>
    <w:rsid w:val="0046638A"/>
    <w:rsid w:val="00466492"/>
    <w:rsid w:val="00466F7C"/>
    <w:rsid w:val="00467084"/>
    <w:rsid w:val="004670EE"/>
    <w:rsid w:val="00467395"/>
    <w:rsid w:val="004676F4"/>
    <w:rsid w:val="00467E19"/>
    <w:rsid w:val="004709E2"/>
    <w:rsid w:val="004718CD"/>
    <w:rsid w:val="00471B57"/>
    <w:rsid w:val="00472236"/>
    <w:rsid w:val="004723DB"/>
    <w:rsid w:val="00473254"/>
    <w:rsid w:val="004735BE"/>
    <w:rsid w:val="00474186"/>
    <w:rsid w:val="00477BA6"/>
    <w:rsid w:val="0048087F"/>
    <w:rsid w:val="004812D4"/>
    <w:rsid w:val="004814C6"/>
    <w:rsid w:val="00481E61"/>
    <w:rsid w:val="00482560"/>
    <w:rsid w:val="00482868"/>
    <w:rsid w:val="0048310C"/>
    <w:rsid w:val="004852CC"/>
    <w:rsid w:val="00486AFD"/>
    <w:rsid w:val="00486FE7"/>
    <w:rsid w:val="00487033"/>
    <w:rsid w:val="004901E8"/>
    <w:rsid w:val="0049117C"/>
    <w:rsid w:val="004923CE"/>
    <w:rsid w:val="004929E6"/>
    <w:rsid w:val="00493538"/>
    <w:rsid w:val="004936D8"/>
    <w:rsid w:val="00493A6F"/>
    <w:rsid w:val="004943FD"/>
    <w:rsid w:val="00496AC5"/>
    <w:rsid w:val="0049704E"/>
    <w:rsid w:val="004972CB"/>
    <w:rsid w:val="0049767B"/>
    <w:rsid w:val="004A05FD"/>
    <w:rsid w:val="004A1954"/>
    <w:rsid w:val="004A1E88"/>
    <w:rsid w:val="004A1F40"/>
    <w:rsid w:val="004A23BF"/>
    <w:rsid w:val="004A3176"/>
    <w:rsid w:val="004A3729"/>
    <w:rsid w:val="004A3E4E"/>
    <w:rsid w:val="004A3EAC"/>
    <w:rsid w:val="004A45D6"/>
    <w:rsid w:val="004A5A8E"/>
    <w:rsid w:val="004A643E"/>
    <w:rsid w:val="004A6F45"/>
    <w:rsid w:val="004A725B"/>
    <w:rsid w:val="004A7DEE"/>
    <w:rsid w:val="004B10C2"/>
    <w:rsid w:val="004B2F15"/>
    <w:rsid w:val="004B362C"/>
    <w:rsid w:val="004B3C3F"/>
    <w:rsid w:val="004B3FC5"/>
    <w:rsid w:val="004B3FF5"/>
    <w:rsid w:val="004B4BEE"/>
    <w:rsid w:val="004B533C"/>
    <w:rsid w:val="004B6DF7"/>
    <w:rsid w:val="004B7A4B"/>
    <w:rsid w:val="004C0176"/>
    <w:rsid w:val="004C01C5"/>
    <w:rsid w:val="004C055B"/>
    <w:rsid w:val="004C3059"/>
    <w:rsid w:val="004C35ED"/>
    <w:rsid w:val="004C42DF"/>
    <w:rsid w:val="004C531B"/>
    <w:rsid w:val="004C6CF7"/>
    <w:rsid w:val="004C75F4"/>
    <w:rsid w:val="004C77F9"/>
    <w:rsid w:val="004C7913"/>
    <w:rsid w:val="004C7E3C"/>
    <w:rsid w:val="004D0ACE"/>
    <w:rsid w:val="004D1023"/>
    <w:rsid w:val="004D13F6"/>
    <w:rsid w:val="004D2737"/>
    <w:rsid w:val="004D2B5E"/>
    <w:rsid w:val="004D4C33"/>
    <w:rsid w:val="004D5DAB"/>
    <w:rsid w:val="004D6AEC"/>
    <w:rsid w:val="004D767C"/>
    <w:rsid w:val="004E0004"/>
    <w:rsid w:val="004E227C"/>
    <w:rsid w:val="004E28B9"/>
    <w:rsid w:val="004E3161"/>
    <w:rsid w:val="004E3279"/>
    <w:rsid w:val="004E4FCB"/>
    <w:rsid w:val="004E529D"/>
    <w:rsid w:val="004E5F81"/>
    <w:rsid w:val="004E641E"/>
    <w:rsid w:val="004E73BE"/>
    <w:rsid w:val="004E7B50"/>
    <w:rsid w:val="004F182E"/>
    <w:rsid w:val="004F267B"/>
    <w:rsid w:val="004F3191"/>
    <w:rsid w:val="004F3C77"/>
    <w:rsid w:val="004F4A97"/>
    <w:rsid w:val="004F5590"/>
    <w:rsid w:val="004F6F21"/>
    <w:rsid w:val="004F74C4"/>
    <w:rsid w:val="004F74FA"/>
    <w:rsid w:val="004F7C72"/>
    <w:rsid w:val="005008EA"/>
    <w:rsid w:val="00501DF0"/>
    <w:rsid w:val="00501ED0"/>
    <w:rsid w:val="00502E27"/>
    <w:rsid w:val="0050633A"/>
    <w:rsid w:val="00506CFA"/>
    <w:rsid w:val="005075F6"/>
    <w:rsid w:val="005077F3"/>
    <w:rsid w:val="00507C7B"/>
    <w:rsid w:val="00510ADD"/>
    <w:rsid w:val="00510DBE"/>
    <w:rsid w:val="005111C8"/>
    <w:rsid w:val="005114FA"/>
    <w:rsid w:val="00512A6D"/>
    <w:rsid w:val="00513994"/>
    <w:rsid w:val="00514552"/>
    <w:rsid w:val="00516437"/>
    <w:rsid w:val="00516893"/>
    <w:rsid w:val="00517172"/>
    <w:rsid w:val="005206F0"/>
    <w:rsid w:val="00521D67"/>
    <w:rsid w:val="00521E02"/>
    <w:rsid w:val="0052266D"/>
    <w:rsid w:val="00522B85"/>
    <w:rsid w:val="005236D0"/>
    <w:rsid w:val="00523F1A"/>
    <w:rsid w:val="005247CF"/>
    <w:rsid w:val="005249C2"/>
    <w:rsid w:val="00524DA6"/>
    <w:rsid w:val="0052572E"/>
    <w:rsid w:val="00525C7A"/>
    <w:rsid w:val="00525FDD"/>
    <w:rsid w:val="00526088"/>
    <w:rsid w:val="0052685A"/>
    <w:rsid w:val="0052739B"/>
    <w:rsid w:val="00530324"/>
    <w:rsid w:val="0053056A"/>
    <w:rsid w:val="00531764"/>
    <w:rsid w:val="005318B3"/>
    <w:rsid w:val="00531F78"/>
    <w:rsid w:val="00532433"/>
    <w:rsid w:val="005329D1"/>
    <w:rsid w:val="00533E40"/>
    <w:rsid w:val="00534D4B"/>
    <w:rsid w:val="00534E30"/>
    <w:rsid w:val="005351DE"/>
    <w:rsid w:val="00535C08"/>
    <w:rsid w:val="0053681B"/>
    <w:rsid w:val="005378E9"/>
    <w:rsid w:val="00537CCF"/>
    <w:rsid w:val="00540891"/>
    <w:rsid w:val="00540E7D"/>
    <w:rsid w:val="005422B0"/>
    <w:rsid w:val="005424CA"/>
    <w:rsid w:val="005447CF"/>
    <w:rsid w:val="0054503B"/>
    <w:rsid w:val="00545536"/>
    <w:rsid w:val="00545AAA"/>
    <w:rsid w:val="00545C72"/>
    <w:rsid w:val="005472A6"/>
    <w:rsid w:val="0054740E"/>
    <w:rsid w:val="00547687"/>
    <w:rsid w:val="00547D8C"/>
    <w:rsid w:val="00550CAD"/>
    <w:rsid w:val="005513E1"/>
    <w:rsid w:val="005518CB"/>
    <w:rsid w:val="0055376E"/>
    <w:rsid w:val="005543A5"/>
    <w:rsid w:val="00554F62"/>
    <w:rsid w:val="00555258"/>
    <w:rsid w:val="005552D1"/>
    <w:rsid w:val="0055564E"/>
    <w:rsid w:val="005567BB"/>
    <w:rsid w:val="005568DA"/>
    <w:rsid w:val="00556A7A"/>
    <w:rsid w:val="00560E58"/>
    <w:rsid w:val="005611E4"/>
    <w:rsid w:val="0056240A"/>
    <w:rsid w:val="00562747"/>
    <w:rsid w:val="005634F3"/>
    <w:rsid w:val="00563ADB"/>
    <w:rsid w:val="00563F80"/>
    <w:rsid w:val="00565857"/>
    <w:rsid w:val="005660CB"/>
    <w:rsid w:val="005661A6"/>
    <w:rsid w:val="00566B40"/>
    <w:rsid w:val="00567D8E"/>
    <w:rsid w:val="00570057"/>
    <w:rsid w:val="0057024B"/>
    <w:rsid w:val="0057027D"/>
    <w:rsid w:val="005702A8"/>
    <w:rsid w:val="005702BE"/>
    <w:rsid w:val="005706DB"/>
    <w:rsid w:val="00570F05"/>
    <w:rsid w:val="00570F19"/>
    <w:rsid w:val="005734D4"/>
    <w:rsid w:val="00576C29"/>
    <w:rsid w:val="00577388"/>
    <w:rsid w:val="00577E33"/>
    <w:rsid w:val="005807AE"/>
    <w:rsid w:val="00580E10"/>
    <w:rsid w:val="005837D9"/>
    <w:rsid w:val="0058392D"/>
    <w:rsid w:val="00583E27"/>
    <w:rsid w:val="00584443"/>
    <w:rsid w:val="00584BBE"/>
    <w:rsid w:val="00584CD0"/>
    <w:rsid w:val="005855A7"/>
    <w:rsid w:val="0058627D"/>
    <w:rsid w:val="0058709D"/>
    <w:rsid w:val="005909FA"/>
    <w:rsid w:val="00591388"/>
    <w:rsid w:val="0059248C"/>
    <w:rsid w:val="00592E98"/>
    <w:rsid w:val="00595554"/>
    <w:rsid w:val="005959FC"/>
    <w:rsid w:val="00595F8A"/>
    <w:rsid w:val="00596D75"/>
    <w:rsid w:val="0059762E"/>
    <w:rsid w:val="005A10DA"/>
    <w:rsid w:val="005A12C3"/>
    <w:rsid w:val="005A172C"/>
    <w:rsid w:val="005A241F"/>
    <w:rsid w:val="005A3F36"/>
    <w:rsid w:val="005A45B2"/>
    <w:rsid w:val="005A49A0"/>
    <w:rsid w:val="005A4B5C"/>
    <w:rsid w:val="005A4DA7"/>
    <w:rsid w:val="005A57F1"/>
    <w:rsid w:val="005A64D5"/>
    <w:rsid w:val="005A674C"/>
    <w:rsid w:val="005A6CBC"/>
    <w:rsid w:val="005A70FE"/>
    <w:rsid w:val="005A7954"/>
    <w:rsid w:val="005B19FB"/>
    <w:rsid w:val="005B44F5"/>
    <w:rsid w:val="005B4D7D"/>
    <w:rsid w:val="005B5628"/>
    <w:rsid w:val="005B56A8"/>
    <w:rsid w:val="005B6948"/>
    <w:rsid w:val="005B7117"/>
    <w:rsid w:val="005C1D10"/>
    <w:rsid w:val="005C234D"/>
    <w:rsid w:val="005C30B6"/>
    <w:rsid w:val="005C30F5"/>
    <w:rsid w:val="005C36E7"/>
    <w:rsid w:val="005C410C"/>
    <w:rsid w:val="005C67FC"/>
    <w:rsid w:val="005C7662"/>
    <w:rsid w:val="005D1560"/>
    <w:rsid w:val="005D19B8"/>
    <w:rsid w:val="005D2875"/>
    <w:rsid w:val="005D367A"/>
    <w:rsid w:val="005D368B"/>
    <w:rsid w:val="005D3C11"/>
    <w:rsid w:val="005D5908"/>
    <w:rsid w:val="005D5CBB"/>
    <w:rsid w:val="005D5EFC"/>
    <w:rsid w:val="005D6255"/>
    <w:rsid w:val="005D7975"/>
    <w:rsid w:val="005D79BF"/>
    <w:rsid w:val="005E0D56"/>
    <w:rsid w:val="005E1250"/>
    <w:rsid w:val="005E171A"/>
    <w:rsid w:val="005E1B2A"/>
    <w:rsid w:val="005E21B6"/>
    <w:rsid w:val="005E26B0"/>
    <w:rsid w:val="005E4E2A"/>
    <w:rsid w:val="005E5062"/>
    <w:rsid w:val="005E5461"/>
    <w:rsid w:val="005E5DB0"/>
    <w:rsid w:val="005E62CF"/>
    <w:rsid w:val="005F0372"/>
    <w:rsid w:val="005F17B6"/>
    <w:rsid w:val="005F1B57"/>
    <w:rsid w:val="005F3F34"/>
    <w:rsid w:val="005F4DFE"/>
    <w:rsid w:val="005F597A"/>
    <w:rsid w:val="005F6947"/>
    <w:rsid w:val="005F7B02"/>
    <w:rsid w:val="00600657"/>
    <w:rsid w:val="00600735"/>
    <w:rsid w:val="006027AB"/>
    <w:rsid w:val="00602DD8"/>
    <w:rsid w:val="00602E89"/>
    <w:rsid w:val="00603243"/>
    <w:rsid w:val="006036A1"/>
    <w:rsid w:val="00603E56"/>
    <w:rsid w:val="00604FB8"/>
    <w:rsid w:val="006056FC"/>
    <w:rsid w:val="00605FDA"/>
    <w:rsid w:val="00607248"/>
    <w:rsid w:val="00607C05"/>
    <w:rsid w:val="00607F72"/>
    <w:rsid w:val="0061004A"/>
    <w:rsid w:val="006104F6"/>
    <w:rsid w:val="0061061A"/>
    <w:rsid w:val="00610860"/>
    <w:rsid w:val="00611A01"/>
    <w:rsid w:val="00611BD6"/>
    <w:rsid w:val="006135A7"/>
    <w:rsid w:val="0061384E"/>
    <w:rsid w:val="00613CE7"/>
    <w:rsid w:val="0061506E"/>
    <w:rsid w:val="00617017"/>
    <w:rsid w:val="006174AA"/>
    <w:rsid w:val="006178DD"/>
    <w:rsid w:val="00620945"/>
    <w:rsid w:val="00624859"/>
    <w:rsid w:val="00625739"/>
    <w:rsid w:val="00625ADA"/>
    <w:rsid w:val="00625AEE"/>
    <w:rsid w:val="00625DBB"/>
    <w:rsid w:val="00626FFA"/>
    <w:rsid w:val="00627930"/>
    <w:rsid w:val="00627E33"/>
    <w:rsid w:val="006305E7"/>
    <w:rsid w:val="0063128F"/>
    <w:rsid w:val="006322DA"/>
    <w:rsid w:val="0063316C"/>
    <w:rsid w:val="0063358F"/>
    <w:rsid w:val="00633B8B"/>
    <w:rsid w:val="00633B8E"/>
    <w:rsid w:val="00634022"/>
    <w:rsid w:val="0063626E"/>
    <w:rsid w:val="00636BEC"/>
    <w:rsid w:val="0064051E"/>
    <w:rsid w:val="0064105F"/>
    <w:rsid w:val="00641063"/>
    <w:rsid w:val="006416BA"/>
    <w:rsid w:val="00641FCE"/>
    <w:rsid w:val="0064299A"/>
    <w:rsid w:val="00642C1E"/>
    <w:rsid w:val="0064452D"/>
    <w:rsid w:val="00645039"/>
    <w:rsid w:val="00645318"/>
    <w:rsid w:val="006456D8"/>
    <w:rsid w:val="00645CBE"/>
    <w:rsid w:val="006461A4"/>
    <w:rsid w:val="00647865"/>
    <w:rsid w:val="00650014"/>
    <w:rsid w:val="00650E1B"/>
    <w:rsid w:val="006516E5"/>
    <w:rsid w:val="00651E8B"/>
    <w:rsid w:val="00651EE3"/>
    <w:rsid w:val="006541E1"/>
    <w:rsid w:val="006541FB"/>
    <w:rsid w:val="00654EF3"/>
    <w:rsid w:val="006556BF"/>
    <w:rsid w:val="00655782"/>
    <w:rsid w:val="006601A9"/>
    <w:rsid w:val="00662051"/>
    <w:rsid w:val="00662826"/>
    <w:rsid w:val="006629FD"/>
    <w:rsid w:val="0066377E"/>
    <w:rsid w:val="006639CD"/>
    <w:rsid w:val="00663A84"/>
    <w:rsid w:val="0066493A"/>
    <w:rsid w:val="006649FE"/>
    <w:rsid w:val="006670FF"/>
    <w:rsid w:val="006676F8"/>
    <w:rsid w:val="00670FCB"/>
    <w:rsid w:val="006727C9"/>
    <w:rsid w:val="0067280B"/>
    <w:rsid w:val="0067716C"/>
    <w:rsid w:val="00677DD8"/>
    <w:rsid w:val="00680205"/>
    <w:rsid w:val="0068101E"/>
    <w:rsid w:val="00681D29"/>
    <w:rsid w:val="00681FC0"/>
    <w:rsid w:val="0068400F"/>
    <w:rsid w:val="006847DF"/>
    <w:rsid w:val="006863A8"/>
    <w:rsid w:val="006866D9"/>
    <w:rsid w:val="00687741"/>
    <w:rsid w:val="00687B05"/>
    <w:rsid w:val="00690C64"/>
    <w:rsid w:val="006916B9"/>
    <w:rsid w:val="0069263C"/>
    <w:rsid w:val="00695268"/>
    <w:rsid w:val="006955D3"/>
    <w:rsid w:val="00695A49"/>
    <w:rsid w:val="00695B17"/>
    <w:rsid w:val="00695EB3"/>
    <w:rsid w:val="00696469"/>
    <w:rsid w:val="00696B02"/>
    <w:rsid w:val="00697E0A"/>
    <w:rsid w:val="006A1236"/>
    <w:rsid w:val="006A28BD"/>
    <w:rsid w:val="006A3F0B"/>
    <w:rsid w:val="006A45F5"/>
    <w:rsid w:val="006A58ED"/>
    <w:rsid w:val="006A6325"/>
    <w:rsid w:val="006A6653"/>
    <w:rsid w:val="006A6C40"/>
    <w:rsid w:val="006B04E0"/>
    <w:rsid w:val="006B05C7"/>
    <w:rsid w:val="006B1C14"/>
    <w:rsid w:val="006B2440"/>
    <w:rsid w:val="006B397E"/>
    <w:rsid w:val="006B4BFE"/>
    <w:rsid w:val="006B4CAD"/>
    <w:rsid w:val="006B4F6C"/>
    <w:rsid w:val="006B59AC"/>
    <w:rsid w:val="006B5B30"/>
    <w:rsid w:val="006B5EF1"/>
    <w:rsid w:val="006B6615"/>
    <w:rsid w:val="006B6AA6"/>
    <w:rsid w:val="006B7AA9"/>
    <w:rsid w:val="006C0528"/>
    <w:rsid w:val="006C0BA9"/>
    <w:rsid w:val="006C10FF"/>
    <w:rsid w:val="006C25A4"/>
    <w:rsid w:val="006C2706"/>
    <w:rsid w:val="006C2EA2"/>
    <w:rsid w:val="006C3151"/>
    <w:rsid w:val="006C418D"/>
    <w:rsid w:val="006C4585"/>
    <w:rsid w:val="006C45DB"/>
    <w:rsid w:val="006C68EB"/>
    <w:rsid w:val="006C6E2D"/>
    <w:rsid w:val="006C755A"/>
    <w:rsid w:val="006C78C9"/>
    <w:rsid w:val="006C78D0"/>
    <w:rsid w:val="006D06FE"/>
    <w:rsid w:val="006D0D98"/>
    <w:rsid w:val="006D48F5"/>
    <w:rsid w:val="006D5029"/>
    <w:rsid w:val="006D6008"/>
    <w:rsid w:val="006D73B0"/>
    <w:rsid w:val="006D7C13"/>
    <w:rsid w:val="006E022E"/>
    <w:rsid w:val="006E13E6"/>
    <w:rsid w:val="006E155A"/>
    <w:rsid w:val="006E1E60"/>
    <w:rsid w:val="006E1F62"/>
    <w:rsid w:val="006E22D7"/>
    <w:rsid w:val="006E25E0"/>
    <w:rsid w:val="006E2EE8"/>
    <w:rsid w:val="006E304F"/>
    <w:rsid w:val="006E351F"/>
    <w:rsid w:val="006E4B1B"/>
    <w:rsid w:val="006E4FF2"/>
    <w:rsid w:val="006E51BA"/>
    <w:rsid w:val="006E5C7E"/>
    <w:rsid w:val="006F05D9"/>
    <w:rsid w:val="006F2D08"/>
    <w:rsid w:val="006F376E"/>
    <w:rsid w:val="006F37D0"/>
    <w:rsid w:val="006F4525"/>
    <w:rsid w:val="006F5C8B"/>
    <w:rsid w:val="006F6ADD"/>
    <w:rsid w:val="006F733B"/>
    <w:rsid w:val="00700224"/>
    <w:rsid w:val="00700E02"/>
    <w:rsid w:val="00701078"/>
    <w:rsid w:val="0070135D"/>
    <w:rsid w:val="00701385"/>
    <w:rsid w:val="0070215B"/>
    <w:rsid w:val="007036A5"/>
    <w:rsid w:val="0070394F"/>
    <w:rsid w:val="00704B09"/>
    <w:rsid w:val="00704F61"/>
    <w:rsid w:val="007051E7"/>
    <w:rsid w:val="00706071"/>
    <w:rsid w:val="0070681F"/>
    <w:rsid w:val="00706868"/>
    <w:rsid w:val="00707AB9"/>
    <w:rsid w:val="00710AB7"/>
    <w:rsid w:val="0071141A"/>
    <w:rsid w:val="0071184E"/>
    <w:rsid w:val="00711959"/>
    <w:rsid w:val="00712560"/>
    <w:rsid w:val="0071356E"/>
    <w:rsid w:val="0071394C"/>
    <w:rsid w:val="00714185"/>
    <w:rsid w:val="00714AAC"/>
    <w:rsid w:val="007156B7"/>
    <w:rsid w:val="00716413"/>
    <w:rsid w:val="00716549"/>
    <w:rsid w:val="00716731"/>
    <w:rsid w:val="00720164"/>
    <w:rsid w:val="007205DC"/>
    <w:rsid w:val="007209B2"/>
    <w:rsid w:val="00724BED"/>
    <w:rsid w:val="00724F92"/>
    <w:rsid w:val="00725AB1"/>
    <w:rsid w:val="00725E58"/>
    <w:rsid w:val="00726DC1"/>
    <w:rsid w:val="00727122"/>
    <w:rsid w:val="00727506"/>
    <w:rsid w:val="0073015C"/>
    <w:rsid w:val="00731BFC"/>
    <w:rsid w:val="00731E57"/>
    <w:rsid w:val="007335CD"/>
    <w:rsid w:val="007346A9"/>
    <w:rsid w:val="00734A4E"/>
    <w:rsid w:val="00734DDB"/>
    <w:rsid w:val="00734EF7"/>
    <w:rsid w:val="00735A19"/>
    <w:rsid w:val="0073619B"/>
    <w:rsid w:val="0073693D"/>
    <w:rsid w:val="007405A4"/>
    <w:rsid w:val="00740CDC"/>
    <w:rsid w:val="00741874"/>
    <w:rsid w:val="007418F1"/>
    <w:rsid w:val="00741D8A"/>
    <w:rsid w:val="00741FC9"/>
    <w:rsid w:val="00742932"/>
    <w:rsid w:val="00742934"/>
    <w:rsid w:val="00743196"/>
    <w:rsid w:val="0074328A"/>
    <w:rsid w:val="007436BF"/>
    <w:rsid w:val="00743AD1"/>
    <w:rsid w:val="00744485"/>
    <w:rsid w:val="00744AE1"/>
    <w:rsid w:val="00745FD5"/>
    <w:rsid w:val="007461C7"/>
    <w:rsid w:val="00747302"/>
    <w:rsid w:val="00747E7A"/>
    <w:rsid w:val="00750600"/>
    <w:rsid w:val="007513FD"/>
    <w:rsid w:val="00751AE7"/>
    <w:rsid w:val="00751CF8"/>
    <w:rsid w:val="00752C9E"/>
    <w:rsid w:val="007539A2"/>
    <w:rsid w:val="0075410F"/>
    <w:rsid w:val="00754CCE"/>
    <w:rsid w:val="00755A0F"/>
    <w:rsid w:val="0075647E"/>
    <w:rsid w:val="0075667E"/>
    <w:rsid w:val="00756FA0"/>
    <w:rsid w:val="0075751F"/>
    <w:rsid w:val="0075781E"/>
    <w:rsid w:val="007578E7"/>
    <w:rsid w:val="00760D1A"/>
    <w:rsid w:val="00761785"/>
    <w:rsid w:val="0076178C"/>
    <w:rsid w:val="00761D9C"/>
    <w:rsid w:val="00761F81"/>
    <w:rsid w:val="0076324E"/>
    <w:rsid w:val="00763B86"/>
    <w:rsid w:val="00764870"/>
    <w:rsid w:val="00764AD9"/>
    <w:rsid w:val="00765EFF"/>
    <w:rsid w:val="00767B64"/>
    <w:rsid w:val="00767D47"/>
    <w:rsid w:val="00771A09"/>
    <w:rsid w:val="00772485"/>
    <w:rsid w:val="007726FB"/>
    <w:rsid w:val="00773B7D"/>
    <w:rsid w:val="00773D20"/>
    <w:rsid w:val="00773E67"/>
    <w:rsid w:val="00773F78"/>
    <w:rsid w:val="007753A0"/>
    <w:rsid w:val="00775626"/>
    <w:rsid w:val="00775C2C"/>
    <w:rsid w:val="00776BDA"/>
    <w:rsid w:val="007800E7"/>
    <w:rsid w:val="007803C7"/>
    <w:rsid w:val="00780BE5"/>
    <w:rsid w:val="00781BBB"/>
    <w:rsid w:val="00781D38"/>
    <w:rsid w:val="007837F3"/>
    <w:rsid w:val="00784359"/>
    <w:rsid w:val="00784DFE"/>
    <w:rsid w:val="00785199"/>
    <w:rsid w:val="00785E01"/>
    <w:rsid w:val="00785FC8"/>
    <w:rsid w:val="007874FB"/>
    <w:rsid w:val="00790757"/>
    <w:rsid w:val="0079134D"/>
    <w:rsid w:val="00791C14"/>
    <w:rsid w:val="007921B1"/>
    <w:rsid w:val="007928D0"/>
    <w:rsid w:val="00793BAB"/>
    <w:rsid w:val="00793EA1"/>
    <w:rsid w:val="007944FB"/>
    <w:rsid w:val="00795380"/>
    <w:rsid w:val="00796247"/>
    <w:rsid w:val="007A0D0C"/>
    <w:rsid w:val="007A1A94"/>
    <w:rsid w:val="007A2130"/>
    <w:rsid w:val="007A24FC"/>
    <w:rsid w:val="007A2863"/>
    <w:rsid w:val="007A301E"/>
    <w:rsid w:val="007A3878"/>
    <w:rsid w:val="007A39E0"/>
    <w:rsid w:val="007A4120"/>
    <w:rsid w:val="007A488B"/>
    <w:rsid w:val="007A48DE"/>
    <w:rsid w:val="007A4E7D"/>
    <w:rsid w:val="007A4ECE"/>
    <w:rsid w:val="007A520C"/>
    <w:rsid w:val="007A5885"/>
    <w:rsid w:val="007A61A4"/>
    <w:rsid w:val="007A6ED1"/>
    <w:rsid w:val="007A7742"/>
    <w:rsid w:val="007B0140"/>
    <w:rsid w:val="007B0C92"/>
    <w:rsid w:val="007B0CFB"/>
    <w:rsid w:val="007B1087"/>
    <w:rsid w:val="007B1881"/>
    <w:rsid w:val="007B2E21"/>
    <w:rsid w:val="007B53A2"/>
    <w:rsid w:val="007B563F"/>
    <w:rsid w:val="007B65F4"/>
    <w:rsid w:val="007B756D"/>
    <w:rsid w:val="007B7624"/>
    <w:rsid w:val="007B7BE8"/>
    <w:rsid w:val="007C062E"/>
    <w:rsid w:val="007C0852"/>
    <w:rsid w:val="007C0B11"/>
    <w:rsid w:val="007C1FA4"/>
    <w:rsid w:val="007C28D5"/>
    <w:rsid w:val="007C2ACA"/>
    <w:rsid w:val="007C2B10"/>
    <w:rsid w:val="007C4E30"/>
    <w:rsid w:val="007C537B"/>
    <w:rsid w:val="007C595B"/>
    <w:rsid w:val="007C6153"/>
    <w:rsid w:val="007C771D"/>
    <w:rsid w:val="007D0039"/>
    <w:rsid w:val="007D1380"/>
    <w:rsid w:val="007D184D"/>
    <w:rsid w:val="007D1EE8"/>
    <w:rsid w:val="007D1F42"/>
    <w:rsid w:val="007D274F"/>
    <w:rsid w:val="007D383B"/>
    <w:rsid w:val="007D4C19"/>
    <w:rsid w:val="007D4E87"/>
    <w:rsid w:val="007D5920"/>
    <w:rsid w:val="007D6CF0"/>
    <w:rsid w:val="007D7505"/>
    <w:rsid w:val="007D7533"/>
    <w:rsid w:val="007E0943"/>
    <w:rsid w:val="007E0D47"/>
    <w:rsid w:val="007E0DC3"/>
    <w:rsid w:val="007E120A"/>
    <w:rsid w:val="007E2603"/>
    <w:rsid w:val="007E38AA"/>
    <w:rsid w:val="007E6069"/>
    <w:rsid w:val="007E6D32"/>
    <w:rsid w:val="007E7E67"/>
    <w:rsid w:val="007F0F87"/>
    <w:rsid w:val="007F1FC9"/>
    <w:rsid w:val="007F2290"/>
    <w:rsid w:val="007F3D6A"/>
    <w:rsid w:val="007F43E3"/>
    <w:rsid w:val="007F4AED"/>
    <w:rsid w:val="007F5544"/>
    <w:rsid w:val="007F6127"/>
    <w:rsid w:val="007F64C6"/>
    <w:rsid w:val="007F6ACC"/>
    <w:rsid w:val="007F77CA"/>
    <w:rsid w:val="007F7E62"/>
    <w:rsid w:val="0080164D"/>
    <w:rsid w:val="00801779"/>
    <w:rsid w:val="008028C1"/>
    <w:rsid w:val="0080645B"/>
    <w:rsid w:val="00806527"/>
    <w:rsid w:val="00807DBF"/>
    <w:rsid w:val="00810011"/>
    <w:rsid w:val="00812C2D"/>
    <w:rsid w:val="0081389A"/>
    <w:rsid w:val="00813C86"/>
    <w:rsid w:val="008141E0"/>
    <w:rsid w:val="008156ED"/>
    <w:rsid w:val="00815CEC"/>
    <w:rsid w:val="00817087"/>
    <w:rsid w:val="008175DC"/>
    <w:rsid w:val="008218D3"/>
    <w:rsid w:val="00822763"/>
    <w:rsid w:val="00823045"/>
    <w:rsid w:val="00824AC6"/>
    <w:rsid w:val="0082767E"/>
    <w:rsid w:val="00827B10"/>
    <w:rsid w:val="00827DC6"/>
    <w:rsid w:val="0083016C"/>
    <w:rsid w:val="0083038A"/>
    <w:rsid w:val="00830807"/>
    <w:rsid w:val="00830843"/>
    <w:rsid w:val="008312C2"/>
    <w:rsid w:val="00831E0F"/>
    <w:rsid w:val="00832001"/>
    <w:rsid w:val="00833DC1"/>
    <w:rsid w:val="00834261"/>
    <w:rsid w:val="00834426"/>
    <w:rsid w:val="0083609F"/>
    <w:rsid w:val="0083615F"/>
    <w:rsid w:val="00836704"/>
    <w:rsid w:val="00837202"/>
    <w:rsid w:val="00837A96"/>
    <w:rsid w:val="0084054C"/>
    <w:rsid w:val="008427B9"/>
    <w:rsid w:val="008430C3"/>
    <w:rsid w:val="00843E2C"/>
    <w:rsid w:val="00844100"/>
    <w:rsid w:val="0084496A"/>
    <w:rsid w:val="00844E4F"/>
    <w:rsid w:val="00845504"/>
    <w:rsid w:val="008465D3"/>
    <w:rsid w:val="00846688"/>
    <w:rsid w:val="00850151"/>
    <w:rsid w:val="008506F5"/>
    <w:rsid w:val="00850CE1"/>
    <w:rsid w:val="00850F21"/>
    <w:rsid w:val="0085136F"/>
    <w:rsid w:val="0085142E"/>
    <w:rsid w:val="00852198"/>
    <w:rsid w:val="008527B8"/>
    <w:rsid w:val="00853071"/>
    <w:rsid w:val="00853EB2"/>
    <w:rsid w:val="00855D9C"/>
    <w:rsid w:val="00856429"/>
    <w:rsid w:val="00856472"/>
    <w:rsid w:val="00856D16"/>
    <w:rsid w:val="00860CE7"/>
    <w:rsid w:val="00861AF0"/>
    <w:rsid w:val="00862568"/>
    <w:rsid w:val="00862DE7"/>
    <w:rsid w:val="008642DC"/>
    <w:rsid w:val="00864B28"/>
    <w:rsid w:val="00864B56"/>
    <w:rsid w:val="00864E88"/>
    <w:rsid w:val="008658A0"/>
    <w:rsid w:val="00867B90"/>
    <w:rsid w:val="00870BB5"/>
    <w:rsid w:val="00870C29"/>
    <w:rsid w:val="00870FDE"/>
    <w:rsid w:val="0087103C"/>
    <w:rsid w:val="008713A9"/>
    <w:rsid w:val="008713F5"/>
    <w:rsid w:val="0087163D"/>
    <w:rsid w:val="00871DDA"/>
    <w:rsid w:val="00872248"/>
    <w:rsid w:val="0087260E"/>
    <w:rsid w:val="00872C99"/>
    <w:rsid w:val="00872F89"/>
    <w:rsid w:val="00873821"/>
    <w:rsid w:val="00873896"/>
    <w:rsid w:val="008742A0"/>
    <w:rsid w:val="00874462"/>
    <w:rsid w:val="00874789"/>
    <w:rsid w:val="00874A0A"/>
    <w:rsid w:val="00874DA9"/>
    <w:rsid w:val="008755A1"/>
    <w:rsid w:val="008758C1"/>
    <w:rsid w:val="008762B5"/>
    <w:rsid w:val="00876A0E"/>
    <w:rsid w:val="0088119B"/>
    <w:rsid w:val="00881614"/>
    <w:rsid w:val="00881B39"/>
    <w:rsid w:val="0088552E"/>
    <w:rsid w:val="00886198"/>
    <w:rsid w:val="00886CD8"/>
    <w:rsid w:val="00887305"/>
    <w:rsid w:val="00890757"/>
    <w:rsid w:val="00891EFB"/>
    <w:rsid w:val="00892E34"/>
    <w:rsid w:val="00893343"/>
    <w:rsid w:val="00893501"/>
    <w:rsid w:val="008960BE"/>
    <w:rsid w:val="00896432"/>
    <w:rsid w:val="00896965"/>
    <w:rsid w:val="00896A53"/>
    <w:rsid w:val="0089744D"/>
    <w:rsid w:val="008A0DD2"/>
    <w:rsid w:val="008A12EC"/>
    <w:rsid w:val="008A4D3C"/>
    <w:rsid w:val="008A5A09"/>
    <w:rsid w:val="008A68AC"/>
    <w:rsid w:val="008A79B6"/>
    <w:rsid w:val="008A7FD6"/>
    <w:rsid w:val="008B01D0"/>
    <w:rsid w:val="008B0E26"/>
    <w:rsid w:val="008B12F5"/>
    <w:rsid w:val="008B1ED6"/>
    <w:rsid w:val="008B2676"/>
    <w:rsid w:val="008B2C52"/>
    <w:rsid w:val="008B38AF"/>
    <w:rsid w:val="008B68AD"/>
    <w:rsid w:val="008B7726"/>
    <w:rsid w:val="008B7A62"/>
    <w:rsid w:val="008C0363"/>
    <w:rsid w:val="008C0AD4"/>
    <w:rsid w:val="008C125C"/>
    <w:rsid w:val="008C1A6A"/>
    <w:rsid w:val="008C2539"/>
    <w:rsid w:val="008C2D0D"/>
    <w:rsid w:val="008C47DE"/>
    <w:rsid w:val="008C4D8E"/>
    <w:rsid w:val="008C5C80"/>
    <w:rsid w:val="008C606F"/>
    <w:rsid w:val="008C6480"/>
    <w:rsid w:val="008C64F3"/>
    <w:rsid w:val="008C7734"/>
    <w:rsid w:val="008C7C54"/>
    <w:rsid w:val="008C7EB9"/>
    <w:rsid w:val="008D0BF7"/>
    <w:rsid w:val="008D0E64"/>
    <w:rsid w:val="008D109F"/>
    <w:rsid w:val="008D16EA"/>
    <w:rsid w:val="008D2C56"/>
    <w:rsid w:val="008D2EF3"/>
    <w:rsid w:val="008D3E98"/>
    <w:rsid w:val="008D3FBE"/>
    <w:rsid w:val="008D4CAA"/>
    <w:rsid w:val="008D501F"/>
    <w:rsid w:val="008D5A60"/>
    <w:rsid w:val="008D6CBC"/>
    <w:rsid w:val="008D705D"/>
    <w:rsid w:val="008D75CC"/>
    <w:rsid w:val="008D7821"/>
    <w:rsid w:val="008D789A"/>
    <w:rsid w:val="008E0B94"/>
    <w:rsid w:val="008E14C4"/>
    <w:rsid w:val="008E2131"/>
    <w:rsid w:val="008E2A7A"/>
    <w:rsid w:val="008E351E"/>
    <w:rsid w:val="008E35D8"/>
    <w:rsid w:val="008E372D"/>
    <w:rsid w:val="008E4CED"/>
    <w:rsid w:val="008E526F"/>
    <w:rsid w:val="008E5CBE"/>
    <w:rsid w:val="008E6A08"/>
    <w:rsid w:val="008E6BCB"/>
    <w:rsid w:val="008E6FA1"/>
    <w:rsid w:val="008E7A09"/>
    <w:rsid w:val="008E7C9E"/>
    <w:rsid w:val="008F01A7"/>
    <w:rsid w:val="008F050E"/>
    <w:rsid w:val="008F1400"/>
    <w:rsid w:val="008F1E40"/>
    <w:rsid w:val="008F2C09"/>
    <w:rsid w:val="008F4ADD"/>
    <w:rsid w:val="008F53B1"/>
    <w:rsid w:val="008F6C65"/>
    <w:rsid w:val="009009C1"/>
    <w:rsid w:val="00900EA7"/>
    <w:rsid w:val="00901908"/>
    <w:rsid w:val="00901B90"/>
    <w:rsid w:val="009024C6"/>
    <w:rsid w:val="009038B2"/>
    <w:rsid w:val="00904D9F"/>
    <w:rsid w:val="009055F7"/>
    <w:rsid w:val="00906094"/>
    <w:rsid w:val="00906354"/>
    <w:rsid w:val="00906E58"/>
    <w:rsid w:val="00906FD7"/>
    <w:rsid w:val="0091044F"/>
    <w:rsid w:val="00911DC7"/>
    <w:rsid w:val="0091214C"/>
    <w:rsid w:val="009121E5"/>
    <w:rsid w:val="00913329"/>
    <w:rsid w:val="00913ED5"/>
    <w:rsid w:val="00914A27"/>
    <w:rsid w:val="00916E62"/>
    <w:rsid w:val="00917752"/>
    <w:rsid w:val="0092043F"/>
    <w:rsid w:val="009207C9"/>
    <w:rsid w:val="0092135D"/>
    <w:rsid w:val="00921972"/>
    <w:rsid w:val="009223D3"/>
    <w:rsid w:val="00922630"/>
    <w:rsid w:val="0092303E"/>
    <w:rsid w:val="00923BFB"/>
    <w:rsid w:val="00924A80"/>
    <w:rsid w:val="00924BDE"/>
    <w:rsid w:val="00925191"/>
    <w:rsid w:val="009264D8"/>
    <w:rsid w:val="00926796"/>
    <w:rsid w:val="009268CE"/>
    <w:rsid w:val="009269CC"/>
    <w:rsid w:val="00926A59"/>
    <w:rsid w:val="00926C82"/>
    <w:rsid w:val="00930ABD"/>
    <w:rsid w:val="00930C94"/>
    <w:rsid w:val="0093104D"/>
    <w:rsid w:val="00931090"/>
    <w:rsid w:val="009312E6"/>
    <w:rsid w:val="00931A26"/>
    <w:rsid w:val="00934021"/>
    <w:rsid w:val="00934495"/>
    <w:rsid w:val="0093471B"/>
    <w:rsid w:val="00936980"/>
    <w:rsid w:val="00937753"/>
    <w:rsid w:val="00941C48"/>
    <w:rsid w:val="00941FAA"/>
    <w:rsid w:val="0094357E"/>
    <w:rsid w:val="009437AF"/>
    <w:rsid w:val="00945593"/>
    <w:rsid w:val="00946FD2"/>
    <w:rsid w:val="00947445"/>
    <w:rsid w:val="00950D87"/>
    <w:rsid w:val="00951BF2"/>
    <w:rsid w:val="00953325"/>
    <w:rsid w:val="00953AFE"/>
    <w:rsid w:val="00955308"/>
    <w:rsid w:val="00956002"/>
    <w:rsid w:val="009565C4"/>
    <w:rsid w:val="00956B41"/>
    <w:rsid w:val="009606B7"/>
    <w:rsid w:val="00960D31"/>
    <w:rsid w:val="009617CC"/>
    <w:rsid w:val="00962CE3"/>
    <w:rsid w:val="00963551"/>
    <w:rsid w:val="0096500C"/>
    <w:rsid w:val="00965236"/>
    <w:rsid w:val="009668D2"/>
    <w:rsid w:val="00967FBE"/>
    <w:rsid w:val="009706CB"/>
    <w:rsid w:val="00970C69"/>
    <w:rsid w:val="0097165F"/>
    <w:rsid w:val="00971BF0"/>
    <w:rsid w:val="00972CE0"/>
    <w:rsid w:val="00972DB2"/>
    <w:rsid w:val="009737D6"/>
    <w:rsid w:val="00974609"/>
    <w:rsid w:val="00974EC4"/>
    <w:rsid w:val="009755BD"/>
    <w:rsid w:val="009755D4"/>
    <w:rsid w:val="00976A37"/>
    <w:rsid w:val="0097744B"/>
    <w:rsid w:val="00980C83"/>
    <w:rsid w:val="00981393"/>
    <w:rsid w:val="00982643"/>
    <w:rsid w:val="009831FE"/>
    <w:rsid w:val="00983A8E"/>
    <w:rsid w:val="00984953"/>
    <w:rsid w:val="009849E6"/>
    <w:rsid w:val="009852D5"/>
    <w:rsid w:val="00985E20"/>
    <w:rsid w:val="009860FB"/>
    <w:rsid w:val="0098628B"/>
    <w:rsid w:val="009863F3"/>
    <w:rsid w:val="00986C1C"/>
    <w:rsid w:val="009901E1"/>
    <w:rsid w:val="00990681"/>
    <w:rsid w:val="00992A03"/>
    <w:rsid w:val="00992B84"/>
    <w:rsid w:val="00994B0E"/>
    <w:rsid w:val="00995909"/>
    <w:rsid w:val="00996011"/>
    <w:rsid w:val="009968C2"/>
    <w:rsid w:val="0099757D"/>
    <w:rsid w:val="009976CC"/>
    <w:rsid w:val="009A0B83"/>
    <w:rsid w:val="009A1ADB"/>
    <w:rsid w:val="009A2C52"/>
    <w:rsid w:val="009A4994"/>
    <w:rsid w:val="009A5702"/>
    <w:rsid w:val="009A5C74"/>
    <w:rsid w:val="009A60AA"/>
    <w:rsid w:val="009A6C70"/>
    <w:rsid w:val="009A76DB"/>
    <w:rsid w:val="009B05BA"/>
    <w:rsid w:val="009B33C0"/>
    <w:rsid w:val="009B3AED"/>
    <w:rsid w:val="009B3C43"/>
    <w:rsid w:val="009B44C7"/>
    <w:rsid w:val="009B4AA6"/>
    <w:rsid w:val="009B4BBD"/>
    <w:rsid w:val="009B5F91"/>
    <w:rsid w:val="009B66F9"/>
    <w:rsid w:val="009B673E"/>
    <w:rsid w:val="009B735D"/>
    <w:rsid w:val="009B79A8"/>
    <w:rsid w:val="009C0010"/>
    <w:rsid w:val="009C2AE7"/>
    <w:rsid w:val="009C3705"/>
    <w:rsid w:val="009C3813"/>
    <w:rsid w:val="009C3A69"/>
    <w:rsid w:val="009C510F"/>
    <w:rsid w:val="009C5B23"/>
    <w:rsid w:val="009C60E2"/>
    <w:rsid w:val="009C7597"/>
    <w:rsid w:val="009C79B6"/>
    <w:rsid w:val="009C7C27"/>
    <w:rsid w:val="009D105E"/>
    <w:rsid w:val="009D249A"/>
    <w:rsid w:val="009D2C0F"/>
    <w:rsid w:val="009D3310"/>
    <w:rsid w:val="009D6258"/>
    <w:rsid w:val="009D6942"/>
    <w:rsid w:val="009D6D0B"/>
    <w:rsid w:val="009E164A"/>
    <w:rsid w:val="009E3840"/>
    <w:rsid w:val="009E48B9"/>
    <w:rsid w:val="009E50C7"/>
    <w:rsid w:val="009E544B"/>
    <w:rsid w:val="009E5CBE"/>
    <w:rsid w:val="009E70A3"/>
    <w:rsid w:val="009E7AD5"/>
    <w:rsid w:val="009F0133"/>
    <w:rsid w:val="009F14D9"/>
    <w:rsid w:val="009F2600"/>
    <w:rsid w:val="009F28C1"/>
    <w:rsid w:val="009F2DB3"/>
    <w:rsid w:val="009F35AB"/>
    <w:rsid w:val="009F403F"/>
    <w:rsid w:val="009F4662"/>
    <w:rsid w:val="009F4DDC"/>
    <w:rsid w:val="009F55A0"/>
    <w:rsid w:val="009F69CE"/>
    <w:rsid w:val="009F724A"/>
    <w:rsid w:val="00A006F0"/>
    <w:rsid w:val="00A00702"/>
    <w:rsid w:val="00A008F9"/>
    <w:rsid w:val="00A008FF"/>
    <w:rsid w:val="00A017D3"/>
    <w:rsid w:val="00A02089"/>
    <w:rsid w:val="00A02F91"/>
    <w:rsid w:val="00A03A69"/>
    <w:rsid w:val="00A04CAB"/>
    <w:rsid w:val="00A04E88"/>
    <w:rsid w:val="00A0554A"/>
    <w:rsid w:val="00A0649C"/>
    <w:rsid w:val="00A06AFA"/>
    <w:rsid w:val="00A06D22"/>
    <w:rsid w:val="00A075D4"/>
    <w:rsid w:val="00A106F7"/>
    <w:rsid w:val="00A1108C"/>
    <w:rsid w:val="00A12DE6"/>
    <w:rsid w:val="00A131FC"/>
    <w:rsid w:val="00A13C8D"/>
    <w:rsid w:val="00A1481F"/>
    <w:rsid w:val="00A14E93"/>
    <w:rsid w:val="00A15296"/>
    <w:rsid w:val="00A165C7"/>
    <w:rsid w:val="00A16B5A"/>
    <w:rsid w:val="00A17724"/>
    <w:rsid w:val="00A20C82"/>
    <w:rsid w:val="00A22FF4"/>
    <w:rsid w:val="00A243A2"/>
    <w:rsid w:val="00A25153"/>
    <w:rsid w:val="00A2624D"/>
    <w:rsid w:val="00A26FD1"/>
    <w:rsid w:val="00A2760F"/>
    <w:rsid w:val="00A27E29"/>
    <w:rsid w:val="00A305B0"/>
    <w:rsid w:val="00A305E5"/>
    <w:rsid w:val="00A318EF"/>
    <w:rsid w:val="00A31A23"/>
    <w:rsid w:val="00A31EA7"/>
    <w:rsid w:val="00A32F2F"/>
    <w:rsid w:val="00A3399A"/>
    <w:rsid w:val="00A33A68"/>
    <w:rsid w:val="00A35909"/>
    <w:rsid w:val="00A3781D"/>
    <w:rsid w:val="00A4072E"/>
    <w:rsid w:val="00A41135"/>
    <w:rsid w:val="00A4218F"/>
    <w:rsid w:val="00A428CF"/>
    <w:rsid w:val="00A435FD"/>
    <w:rsid w:val="00A43FE2"/>
    <w:rsid w:val="00A447E8"/>
    <w:rsid w:val="00A45C27"/>
    <w:rsid w:val="00A46D89"/>
    <w:rsid w:val="00A4767C"/>
    <w:rsid w:val="00A47869"/>
    <w:rsid w:val="00A47AF7"/>
    <w:rsid w:val="00A51262"/>
    <w:rsid w:val="00A51D20"/>
    <w:rsid w:val="00A5242F"/>
    <w:rsid w:val="00A52E61"/>
    <w:rsid w:val="00A53E01"/>
    <w:rsid w:val="00A545A5"/>
    <w:rsid w:val="00A55445"/>
    <w:rsid w:val="00A5562A"/>
    <w:rsid w:val="00A55A50"/>
    <w:rsid w:val="00A5671B"/>
    <w:rsid w:val="00A61924"/>
    <w:rsid w:val="00A62B27"/>
    <w:rsid w:val="00A62E39"/>
    <w:rsid w:val="00A634E4"/>
    <w:rsid w:val="00A64433"/>
    <w:rsid w:val="00A65536"/>
    <w:rsid w:val="00A65540"/>
    <w:rsid w:val="00A65C97"/>
    <w:rsid w:val="00A65DFB"/>
    <w:rsid w:val="00A65F24"/>
    <w:rsid w:val="00A6607F"/>
    <w:rsid w:val="00A6624C"/>
    <w:rsid w:val="00A66DE8"/>
    <w:rsid w:val="00A678C5"/>
    <w:rsid w:val="00A67D8B"/>
    <w:rsid w:val="00A708AF"/>
    <w:rsid w:val="00A717A8"/>
    <w:rsid w:val="00A72AD4"/>
    <w:rsid w:val="00A7364D"/>
    <w:rsid w:val="00A7394F"/>
    <w:rsid w:val="00A73FE0"/>
    <w:rsid w:val="00A740A7"/>
    <w:rsid w:val="00A74295"/>
    <w:rsid w:val="00A744E4"/>
    <w:rsid w:val="00A74833"/>
    <w:rsid w:val="00A7651B"/>
    <w:rsid w:val="00A768AD"/>
    <w:rsid w:val="00A76ED9"/>
    <w:rsid w:val="00A77AEA"/>
    <w:rsid w:val="00A77E30"/>
    <w:rsid w:val="00A81630"/>
    <w:rsid w:val="00A81A6F"/>
    <w:rsid w:val="00A81F98"/>
    <w:rsid w:val="00A84E87"/>
    <w:rsid w:val="00A85244"/>
    <w:rsid w:val="00A875BA"/>
    <w:rsid w:val="00A91099"/>
    <w:rsid w:val="00A91300"/>
    <w:rsid w:val="00A91938"/>
    <w:rsid w:val="00A91BAC"/>
    <w:rsid w:val="00A94E1E"/>
    <w:rsid w:val="00A94E95"/>
    <w:rsid w:val="00A95469"/>
    <w:rsid w:val="00A9576F"/>
    <w:rsid w:val="00A95AD7"/>
    <w:rsid w:val="00A95CB7"/>
    <w:rsid w:val="00A96911"/>
    <w:rsid w:val="00A97650"/>
    <w:rsid w:val="00A97707"/>
    <w:rsid w:val="00A97AD2"/>
    <w:rsid w:val="00A97DAB"/>
    <w:rsid w:val="00AA211E"/>
    <w:rsid w:val="00AA2821"/>
    <w:rsid w:val="00AA2CD4"/>
    <w:rsid w:val="00AA4B59"/>
    <w:rsid w:val="00AA535E"/>
    <w:rsid w:val="00AA58EE"/>
    <w:rsid w:val="00AA6252"/>
    <w:rsid w:val="00AA775F"/>
    <w:rsid w:val="00AA7CF3"/>
    <w:rsid w:val="00AB114F"/>
    <w:rsid w:val="00AB195E"/>
    <w:rsid w:val="00AB1AB4"/>
    <w:rsid w:val="00AB1BA4"/>
    <w:rsid w:val="00AB2122"/>
    <w:rsid w:val="00AB3F1E"/>
    <w:rsid w:val="00AB3FB0"/>
    <w:rsid w:val="00AB4DCE"/>
    <w:rsid w:val="00AB53E2"/>
    <w:rsid w:val="00AB5BFF"/>
    <w:rsid w:val="00AB6E9F"/>
    <w:rsid w:val="00AB744A"/>
    <w:rsid w:val="00AB784B"/>
    <w:rsid w:val="00AB7D89"/>
    <w:rsid w:val="00AC04EF"/>
    <w:rsid w:val="00AC1593"/>
    <w:rsid w:val="00AC240F"/>
    <w:rsid w:val="00AC344C"/>
    <w:rsid w:val="00AC74D3"/>
    <w:rsid w:val="00AC75D4"/>
    <w:rsid w:val="00AC793E"/>
    <w:rsid w:val="00AD088B"/>
    <w:rsid w:val="00AD0906"/>
    <w:rsid w:val="00AD1A6C"/>
    <w:rsid w:val="00AD24F9"/>
    <w:rsid w:val="00AD2C6A"/>
    <w:rsid w:val="00AD32AD"/>
    <w:rsid w:val="00AD3E2C"/>
    <w:rsid w:val="00AD4803"/>
    <w:rsid w:val="00AD4E4E"/>
    <w:rsid w:val="00AD4FEA"/>
    <w:rsid w:val="00AD7E22"/>
    <w:rsid w:val="00AE04CE"/>
    <w:rsid w:val="00AE0E3E"/>
    <w:rsid w:val="00AE0F0A"/>
    <w:rsid w:val="00AE13DD"/>
    <w:rsid w:val="00AE3EA0"/>
    <w:rsid w:val="00AF0122"/>
    <w:rsid w:val="00AF06C6"/>
    <w:rsid w:val="00AF0F02"/>
    <w:rsid w:val="00AF10D2"/>
    <w:rsid w:val="00AF156D"/>
    <w:rsid w:val="00AF19CD"/>
    <w:rsid w:val="00AF2B10"/>
    <w:rsid w:val="00AF39B3"/>
    <w:rsid w:val="00AF4AAB"/>
    <w:rsid w:val="00AF4CE9"/>
    <w:rsid w:val="00AF60F0"/>
    <w:rsid w:val="00AF61F3"/>
    <w:rsid w:val="00B00BBE"/>
    <w:rsid w:val="00B026F0"/>
    <w:rsid w:val="00B02FBC"/>
    <w:rsid w:val="00B03180"/>
    <w:rsid w:val="00B0515B"/>
    <w:rsid w:val="00B051C3"/>
    <w:rsid w:val="00B053A8"/>
    <w:rsid w:val="00B05EE6"/>
    <w:rsid w:val="00B061E9"/>
    <w:rsid w:val="00B06D8F"/>
    <w:rsid w:val="00B06E0C"/>
    <w:rsid w:val="00B10516"/>
    <w:rsid w:val="00B14020"/>
    <w:rsid w:val="00B1427A"/>
    <w:rsid w:val="00B1466B"/>
    <w:rsid w:val="00B1579B"/>
    <w:rsid w:val="00B15F21"/>
    <w:rsid w:val="00B16367"/>
    <w:rsid w:val="00B174AF"/>
    <w:rsid w:val="00B17B23"/>
    <w:rsid w:val="00B20B0A"/>
    <w:rsid w:val="00B20B1C"/>
    <w:rsid w:val="00B21598"/>
    <w:rsid w:val="00B21EC6"/>
    <w:rsid w:val="00B227CF"/>
    <w:rsid w:val="00B257F6"/>
    <w:rsid w:val="00B2636D"/>
    <w:rsid w:val="00B2693C"/>
    <w:rsid w:val="00B27DE4"/>
    <w:rsid w:val="00B30332"/>
    <w:rsid w:val="00B3265B"/>
    <w:rsid w:val="00B33BA9"/>
    <w:rsid w:val="00B3445E"/>
    <w:rsid w:val="00B34552"/>
    <w:rsid w:val="00B36D88"/>
    <w:rsid w:val="00B377C4"/>
    <w:rsid w:val="00B40395"/>
    <w:rsid w:val="00B412E0"/>
    <w:rsid w:val="00B424ED"/>
    <w:rsid w:val="00B428DF"/>
    <w:rsid w:val="00B42D49"/>
    <w:rsid w:val="00B43E7C"/>
    <w:rsid w:val="00B43FD6"/>
    <w:rsid w:val="00B4479A"/>
    <w:rsid w:val="00B45234"/>
    <w:rsid w:val="00B45446"/>
    <w:rsid w:val="00B46449"/>
    <w:rsid w:val="00B50013"/>
    <w:rsid w:val="00B5089A"/>
    <w:rsid w:val="00B5105E"/>
    <w:rsid w:val="00B51D21"/>
    <w:rsid w:val="00B52F04"/>
    <w:rsid w:val="00B531D5"/>
    <w:rsid w:val="00B53319"/>
    <w:rsid w:val="00B54A36"/>
    <w:rsid w:val="00B55724"/>
    <w:rsid w:val="00B56A32"/>
    <w:rsid w:val="00B57D46"/>
    <w:rsid w:val="00B60182"/>
    <w:rsid w:val="00B606E1"/>
    <w:rsid w:val="00B61266"/>
    <w:rsid w:val="00B627A0"/>
    <w:rsid w:val="00B62983"/>
    <w:rsid w:val="00B63E77"/>
    <w:rsid w:val="00B64C5B"/>
    <w:rsid w:val="00B66015"/>
    <w:rsid w:val="00B66F18"/>
    <w:rsid w:val="00B67EA9"/>
    <w:rsid w:val="00B72282"/>
    <w:rsid w:val="00B7249D"/>
    <w:rsid w:val="00B7353C"/>
    <w:rsid w:val="00B76C53"/>
    <w:rsid w:val="00B76E53"/>
    <w:rsid w:val="00B80E88"/>
    <w:rsid w:val="00B8297D"/>
    <w:rsid w:val="00B84EF2"/>
    <w:rsid w:val="00B85017"/>
    <w:rsid w:val="00B85061"/>
    <w:rsid w:val="00B85121"/>
    <w:rsid w:val="00B906AB"/>
    <w:rsid w:val="00B93120"/>
    <w:rsid w:val="00B9385E"/>
    <w:rsid w:val="00B96BB4"/>
    <w:rsid w:val="00B970D1"/>
    <w:rsid w:val="00BA02AF"/>
    <w:rsid w:val="00BA1FC6"/>
    <w:rsid w:val="00BA20B9"/>
    <w:rsid w:val="00BA2445"/>
    <w:rsid w:val="00BA2A49"/>
    <w:rsid w:val="00BA44D8"/>
    <w:rsid w:val="00BA66DB"/>
    <w:rsid w:val="00BA6BC3"/>
    <w:rsid w:val="00BA6E85"/>
    <w:rsid w:val="00BA7CB4"/>
    <w:rsid w:val="00BB0A78"/>
    <w:rsid w:val="00BB2536"/>
    <w:rsid w:val="00BB340D"/>
    <w:rsid w:val="00BB3C4A"/>
    <w:rsid w:val="00BB43A4"/>
    <w:rsid w:val="00BB4600"/>
    <w:rsid w:val="00BB4D8E"/>
    <w:rsid w:val="00BB4E1E"/>
    <w:rsid w:val="00BB5107"/>
    <w:rsid w:val="00BB55E0"/>
    <w:rsid w:val="00BB5E96"/>
    <w:rsid w:val="00BB60B5"/>
    <w:rsid w:val="00BB6496"/>
    <w:rsid w:val="00BB6DC6"/>
    <w:rsid w:val="00BB6F01"/>
    <w:rsid w:val="00BB7AAE"/>
    <w:rsid w:val="00BB7DA3"/>
    <w:rsid w:val="00BC0317"/>
    <w:rsid w:val="00BC1526"/>
    <w:rsid w:val="00BC29CE"/>
    <w:rsid w:val="00BC2CB4"/>
    <w:rsid w:val="00BC4178"/>
    <w:rsid w:val="00BC419F"/>
    <w:rsid w:val="00BC4EE0"/>
    <w:rsid w:val="00BC54D5"/>
    <w:rsid w:val="00BC56D5"/>
    <w:rsid w:val="00BC58CD"/>
    <w:rsid w:val="00BC5AB9"/>
    <w:rsid w:val="00BC61F1"/>
    <w:rsid w:val="00BC71A2"/>
    <w:rsid w:val="00BC7F3C"/>
    <w:rsid w:val="00BD0499"/>
    <w:rsid w:val="00BD08BE"/>
    <w:rsid w:val="00BD1470"/>
    <w:rsid w:val="00BD16CC"/>
    <w:rsid w:val="00BD1954"/>
    <w:rsid w:val="00BD22D1"/>
    <w:rsid w:val="00BD28C5"/>
    <w:rsid w:val="00BD4DB2"/>
    <w:rsid w:val="00BD591C"/>
    <w:rsid w:val="00BD74F6"/>
    <w:rsid w:val="00BD7692"/>
    <w:rsid w:val="00BD7E16"/>
    <w:rsid w:val="00BE0216"/>
    <w:rsid w:val="00BE1473"/>
    <w:rsid w:val="00BE14A2"/>
    <w:rsid w:val="00BE2DFF"/>
    <w:rsid w:val="00BE3768"/>
    <w:rsid w:val="00BE4F9D"/>
    <w:rsid w:val="00BE5430"/>
    <w:rsid w:val="00BE7B6C"/>
    <w:rsid w:val="00BF0A77"/>
    <w:rsid w:val="00BF0D34"/>
    <w:rsid w:val="00BF1C55"/>
    <w:rsid w:val="00BF1F0A"/>
    <w:rsid w:val="00BF2BA4"/>
    <w:rsid w:val="00BF2CFC"/>
    <w:rsid w:val="00BF33A4"/>
    <w:rsid w:val="00BF3B3A"/>
    <w:rsid w:val="00BF3CE0"/>
    <w:rsid w:val="00BF3F1E"/>
    <w:rsid w:val="00BF4CC2"/>
    <w:rsid w:val="00BF50ED"/>
    <w:rsid w:val="00BF5B02"/>
    <w:rsid w:val="00BF60C5"/>
    <w:rsid w:val="00BF61C5"/>
    <w:rsid w:val="00BF6BFE"/>
    <w:rsid w:val="00BF6CE1"/>
    <w:rsid w:val="00BF6D6D"/>
    <w:rsid w:val="00BF78A7"/>
    <w:rsid w:val="00BF78CA"/>
    <w:rsid w:val="00BF78F0"/>
    <w:rsid w:val="00C005D7"/>
    <w:rsid w:val="00C01019"/>
    <w:rsid w:val="00C01790"/>
    <w:rsid w:val="00C02FE3"/>
    <w:rsid w:val="00C03031"/>
    <w:rsid w:val="00C0370A"/>
    <w:rsid w:val="00C04491"/>
    <w:rsid w:val="00C053EF"/>
    <w:rsid w:val="00C05786"/>
    <w:rsid w:val="00C11180"/>
    <w:rsid w:val="00C1191D"/>
    <w:rsid w:val="00C11D5E"/>
    <w:rsid w:val="00C12796"/>
    <w:rsid w:val="00C13E96"/>
    <w:rsid w:val="00C14552"/>
    <w:rsid w:val="00C14E68"/>
    <w:rsid w:val="00C1593D"/>
    <w:rsid w:val="00C15FFA"/>
    <w:rsid w:val="00C1631F"/>
    <w:rsid w:val="00C170BA"/>
    <w:rsid w:val="00C2034B"/>
    <w:rsid w:val="00C20A73"/>
    <w:rsid w:val="00C220D8"/>
    <w:rsid w:val="00C24BA7"/>
    <w:rsid w:val="00C24D99"/>
    <w:rsid w:val="00C30FB6"/>
    <w:rsid w:val="00C311DD"/>
    <w:rsid w:val="00C31396"/>
    <w:rsid w:val="00C31490"/>
    <w:rsid w:val="00C31ABE"/>
    <w:rsid w:val="00C31C20"/>
    <w:rsid w:val="00C31E3D"/>
    <w:rsid w:val="00C3237D"/>
    <w:rsid w:val="00C3300C"/>
    <w:rsid w:val="00C33612"/>
    <w:rsid w:val="00C340A6"/>
    <w:rsid w:val="00C3475F"/>
    <w:rsid w:val="00C35344"/>
    <w:rsid w:val="00C36F2C"/>
    <w:rsid w:val="00C414F8"/>
    <w:rsid w:val="00C415DC"/>
    <w:rsid w:val="00C4175F"/>
    <w:rsid w:val="00C41E86"/>
    <w:rsid w:val="00C43083"/>
    <w:rsid w:val="00C439A2"/>
    <w:rsid w:val="00C45975"/>
    <w:rsid w:val="00C4751A"/>
    <w:rsid w:val="00C47CBD"/>
    <w:rsid w:val="00C5147D"/>
    <w:rsid w:val="00C51899"/>
    <w:rsid w:val="00C5284C"/>
    <w:rsid w:val="00C52CB9"/>
    <w:rsid w:val="00C5575C"/>
    <w:rsid w:val="00C56AFB"/>
    <w:rsid w:val="00C57E4A"/>
    <w:rsid w:val="00C60A3A"/>
    <w:rsid w:val="00C60BE5"/>
    <w:rsid w:val="00C61225"/>
    <w:rsid w:val="00C6173E"/>
    <w:rsid w:val="00C62AC9"/>
    <w:rsid w:val="00C63284"/>
    <w:rsid w:val="00C64D5A"/>
    <w:rsid w:val="00C6520B"/>
    <w:rsid w:val="00C654C3"/>
    <w:rsid w:val="00C65F29"/>
    <w:rsid w:val="00C65FE3"/>
    <w:rsid w:val="00C66076"/>
    <w:rsid w:val="00C66236"/>
    <w:rsid w:val="00C66418"/>
    <w:rsid w:val="00C7290E"/>
    <w:rsid w:val="00C73214"/>
    <w:rsid w:val="00C732B6"/>
    <w:rsid w:val="00C73484"/>
    <w:rsid w:val="00C7374F"/>
    <w:rsid w:val="00C73AC4"/>
    <w:rsid w:val="00C73DBA"/>
    <w:rsid w:val="00C73E82"/>
    <w:rsid w:val="00C73ED4"/>
    <w:rsid w:val="00C7468E"/>
    <w:rsid w:val="00C74C96"/>
    <w:rsid w:val="00C74E6B"/>
    <w:rsid w:val="00C758FD"/>
    <w:rsid w:val="00C768AA"/>
    <w:rsid w:val="00C768BC"/>
    <w:rsid w:val="00C76CE7"/>
    <w:rsid w:val="00C776D2"/>
    <w:rsid w:val="00C80A3C"/>
    <w:rsid w:val="00C82134"/>
    <w:rsid w:val="00C8269E"/>
    <w:rsid w:val="00C828C4"/>
    <w:rsid w:val="00C83406"/>
    <w:rsid w:val="00C835DF"/>
    <w:rsid w:val="00C83CA8"/>
    <w:rsid w:val="00C842DA"/>
    <w:rsid w:val="00C852FD"/>
    <w:rsid w:val="00C85846"/>
    <w:rsid w:val="00C86F59"/>
    <w:rsid w:val="00C879A0"/>
    <w:rsid w:val="00C90405"/>
    <w:rsid w:val="00C905F2"/>
    <w:rsid w:val="00C937AE"/>
    <w:rsid w:val="00C94F39"/>
    <w:rsid w:val="00C94FFB"/>
    <w:rsid w:val="00C96695"/>
    <w:rsid w:val="00C970D2"/>
    <w:rsid w:val="00C973A2"/>
    <w:rsid w:val="00C97C97"/>
    <w:rsid w:val="00CA0DC7"/>
    <w:rsid w:val="00CA11A7"/>
    <w:rsid w:val="00CA134E"/>
    <w:rsid w:val="00CA1B28"/>
    <w:rsid w:val="00CA2D45"/>
    <w:rsid w:val="00CA3F61"/>
    <w:rsid w:val="00CA4B73"/>
    <w:rsid w:val="00CA4C64"/>
    <w:rsid w:val="00CA4D78"/>
    <w:rsid w:val="00CA514A"/>
    <w:rsid w:val="00CA5BF7"/>
    <w:rsid w:val="00CA65C6"/>
    <w:rsid w:val="00CA745B"/>
    <w:rsid w:val="00CB0B17"/>
    <w:rsid w:val="00CB2BB1"/>
    <w:rsid w:val="00CB35EC"/>
    <w:rsid w:val="00CB40A5"/>
    <w:rsid w:val="00CB4673"/>
    <w:rsid w:val="00CB4ADA"/>
    <w:rsid w:val="00CB4F7B"/>
    <w:rsid w:val="00CB61EF"/>
    <w:rsid w:val="00CB6209"/>
    <w:rsid w:val="00CB638A"/>
    <w:rsid w:val="00CB68B5"/>
    <w:rsid w:val="00CB7653"/>
    <w:rsid w:val="00CB7A50"/>
    <w:rsid w:val="00CC0C66"/>
    <w:rsid w:val="00CC106B"/>
    <w:rsid w:val="00CC20D1"/>
    <w:rsid w:val="00CC35AB"/>
    <w:rsid w:val="00CC4D58"/>
    <w:rsid w:val="00CC4E96"/>
    <w:rsid w:val="00CC5259"/>
    <w:rsid w:val="00CC62DB"/>
    <w:rsid w:val="00CC784F"/>
    <w:rsid w:val="00CC7B0A"/>
    <w:rsid w:val="00CD0EDA"/>
    <w:rsid w:val="00CD1929"/>
    <w:rsid w:val="00CD4C85"/>
    <w:rsid w:val="00CD573F"/>
    <w:rsid w:val="00CD68BC"/>
    <w:rsid w:val="00CD6D15"/>
    <w:rsid w:val="00CD6F9D"/>
    <w:rsid w:val="00CE0AF4"/>
    <w:rsid w:val="00CE0EFB"/>
    <w:rsid w:val="00CE20A5"/>
    <w:rsid w:val="00CE29EE"/>
    <w:rsid w:val="00CE360D"/>
    <w:rsid w:val="00CE388E"/>
    <w:rsid w:val="00CE5A58"/>
    <w:rsid w:val="00CE669C"/>
    <w:rsid w:val="00CE6A3E"/>
    <w:rsid w:val="00CF00AB"/>
    <w:rsid w:val="00CF2BEB"/>
    <w:rsid w:val="00CF3177"/>
    <w:rsid w:val="00CF3BE6"/>
    <w:rsid w:val="00CF41FA"/>
    <w:rsid w:val="00CF52C2"/>
    <w:rsid w:val="00CF64F6"/>
    <w:rsid w:val="00CF7491"/>
    <w:rsid w:val="00D002F3"/>
    <w:rsid w:val="00D00AD4"/>
    <w:rsid w:val="00D01D43"/>
    <w:rsid w:val="00D02731"/>
    <w:rsid w:val="00D0308D"/>
    <w:rsid w:val="00D03A74"/>
    <w:rsid w:val="00D03B6D"/>
    <w:rsid w:val="00D0433D"/>
    <w:rsid w:val="00D043D5"/>
    <w:rsid w:val="00D04F88"/>
    <w:rsid w:val="00D0527D"/>
    <w:rsid w:val="00D057A5"/>
    <w:rsid w:val="00D06412"/>
    <w:rsid w:val="00D07F6B"/>
    <w:rsid w:val="00D11BA1"/>
    <w:rsid w:val="00D12F89"/>
    <w:rsid w:val="00D1311D"/>
    <w:rsid w:val="00D13E37"/>
    <w:rsid w:val="00D141B2"/>
    <w:rsid w:val="00D14A94"/>
    <w:rsid w:val="00D14BE5"/>
    <w:rsid w:val="00D2106F"/>
    <w:rsid w:val="00D21D8D"/>
    <w:rsid w:val="00D22AF0"/>
    <w:rsid w:val="00D23CE2"/>
    <w:rsid w:val="00D256C4"/>
    <w:rsid w:val="00D25894"/>
    <w:rsid w:val="00D25A1B"/>
    <w:rsid w:val="00D265F3"/>
    <w:rsid w:val="00D26CF2"/>
    <w:rsid w:val="00D27AA9"/>
    <w:rsid w:val="00D27D55"/>
    <w:rsid w:val="00D31FF3"/>
    <w:rsid w:val="00D32038"/>
    <w:rsid w:val="00D32C46"/>
    <w:rsid w:val="00D344DF"/>
    <w:rsid w:val="00D34AAC"/>
    <w:rsid w:val="00D34D97"/>
    <w:rsid w:val="00D3510E"/>
    <w:rsid w:val="00D35D4E"/>
    <w:rsid w:val="00D36393"/>
    <w:rsid w:val="00D433D4"/>
    <w:rsid w:val="00D4352A"/>
    <w:rsid w:val="00D436D9"/>
    <w:rsid w:val="00D4383C"/>
    <w:rsid w:val="00D44CAB"/>
    <w:rsid w:val="00D4550A"/>
    <w:rsid w:val="00D459DC"/>
    <w:rsid w:val="00D50C78"/>
    <w:rsid w:val="00D50DF4"/>
    <w:rsid w:val="00D51B55"/>
    <w:rsid w:val="00D51C23"/>
    <w:rsid w:val="00D520DF"/>
    <w:rsid w:val="00D5226A"/>
    <w:rsid w:val="00D5448D"/>
    <w:rsid w:val="00D54992"/>
    <w:rsid w:val="00D5520A"/>
    <w:rsid w:val="00D5714D"/>
    <w:rsid w:val="00D571EE"/>
    <w:rsid w:val="00D5753F"/>
    <w:rsid w:val="00D57B7C"/>
    <w:rsid w:val="00D605FE"/>
    <w:rsid w:val="00D606B6"/>
    <w:rsid w:val="00D62281"/>
    <w:rsid w:val="00D625CF"/>
    <w:rsid w:val="00D6320A"/>
    <w:rsid w:val="00D63DF0"/>
    <w:rsid w:val="00D641E2"/>
    <w:rsid w:val="00D64CE9"/>
    <w:rsid w:val="00D64D66"/>
    <w:rsid w:val="00D651A7"/>
    <w:rsid w:val="00D668EB"/>
    <w:rsid w:val="00D67FBC"/>
    <w:rsid w:val="00D708A4"/>
    <w:rsid w:val="00D71223"/>
    <w:rsid w:val="00D7239A"/>
    <w:rsid w:val="00D7368C"/>
    <w:rsid w:val="00D7466D"/>
    <w:rsid w:val="00D75551"/>
    <w:rsid w:val="00D759A6"/>
    <w:rsid w:val="00D759FC"/>
    <w:rsid w:val="00D75B0A"/>
    <w:rsid w:val="00D75C74"/>
    <w:rsid w:val="00D75C80"/>
    <w:rsid w:val="00D76387"/>
    <w:rsid w:val="00D76470"/>
    <w:rsid w:val="00D76CA5"/>
    <w:rsid w:val="00D7709C"/>
    <w:rsid w:val="00D80AF6"/>
    <w:rsid w:val="00D8258D"/>
    <w:rsid w:val="00D83350"/>
    <w:rsid w:val="00D83AE3"/>
    <w:rsid w:val="00D8437F"/>
    <w:rsid w:val="00D86A3D"/>
    <w:rsid w:val="00D9054A"/>
    <w:rsid w:val="00D90552"/>
    <w:rsid w:val="00D909A6"/>
    <w:rsid w:val="00D90F26"/>
    <w:rsid w:val="00D92948"/>
    <w:rsid w:val="00D92B72"/>
    <w:rsid w:val="00D92DBD"/>
    <w:rsid w:val="00D9406C"/>
    <w:rsid w:val="00D94289"/>
    <w:rsid w:val="00D9430B"/>
    <w:rsid w:val="00D94D6A"/>
    <w:rsid w:val="00D950D7"/>
    <w:rsid w:val="00D95103"/>
    <w:rsid w:val="00D9757E"/>
    <w:rsid w:val="00DA05C4"/>
    <w:rsid w:val="00DA08DD"/>
    <w:rsid w:val="00DA0CBC"/>
    <w:rsid w:val="00DA1393"/>
    <w:rsid w:val="00DA267C"/>
    <w:rsid w:val="00DA2BBC"/>
    <w:rsid w:val="00DA2DBD"/>
    <w:rsid w:val="00DA570D"/>
    <w:rsid w:val="00DA68D9"/>
    <w:rsid w:val="00DA6F31"/>
    <w:rsid w:val="00DB0609"/>
    <w:rsid w:val="00DB1834"/>
    <w:rsid w:val="00DB1EDC"/>
    <w:rsid w:val="00DB2167"/>
    <w:rsid w:val="00DB259F"/>
    <w:rsid w:val="00DB33C2"/>
    <w:rsid w:val="00DB3CFF"/>
    <w:rsid w:val="00DB4CAE"/>
    <w:rsid w:val="00DB6028"/>
    <w:rsid w:val="00DB6C0E"/>
    <w:rsid w:val="00DC1FE3"/>
    <w:rsid w:val="00DC2501"/>
    <w:rsid w:val="00DC2E18"/>
    <w:rsid w:val="00DC3112"/>
    <w:rsid w:val="00DC3173"/>
    <w:rsid w:val="00DC42FA"/>
    <w:rsid w:val="00DC4DF7"/>
    <w:rsid w:val="00DC658D"/>
    <w:rsid w:val="00DC6E74"/>
    <w:rsid w:val="00DD05B8"/>
    <w:rsid w:val="00DD0C9E"/>
    <w:rsid w:val="00DD1848"/>
    <w:rsid w:val="00DD1EC9"/>
    <w:rsid w:val="00DD1F67"/>
    <w:rsid w:val="00DD1FA6"/>
    <w:rsid w:val="00DD25E1"/>
    <w:rsid w:val="00DD2AF3"/>
    <w:rsid w:val="00DD2E27"/>
    <w:rsid w:val="00DD2F33"/>
    <w:rsid w:val="00DD417D"/>
    <w:rsid w:val="00DD460E"/>
    <w:rsid w:val="00DD60EE"/>
    <w:rsid w:val="00DD6C94"/>
    <w:rsid w:val="00DD71A1"/>
    <w:rsid w:val="00DE0050"/>
    <w:rsid w:val="00DE01BD"/>
    <w:rsid w:val="00DE0886"/>
    <w:rsid w:val="00DE2BF2"/>
    <w:rsid w:val="00DE4188"/>
    <w:rsid w:val="00DE542C"/>
    <w:rsid w:val="00DE5984"/>
    <w:rsid w:val="00DE6556"/>
    <w:rsid w:val="00DE71CB"/>
    <w:rsid w:val="00DE748A"/>
    <w:rsid w:val="00DE752D"/>
    <w:rsid w:val="00DE7676"/>
    <w:rsid w:val="00DE7AFA"/>
    <w:rsid w:val="00DE7B54"/>
    <w:rsid w:val="00DF0F66"/>
    <w:rsid w:val="00DF2271"/>
    <w:rsid w:val="00DF254A"/>
    <w:rsid w:val="00DF34DA"/>
    <w:rsid w:val="00DF4465"/>
    <w:rsid w:val="00DF4BE0"/>
    <w:rsid w:val="00DF6A87"/>
    <w:rsid w:val="00DF6AAA"/>
    <w:rsid w:val="00DF70A3"/>
    <w:rsid w:val="00DF78F6"/>
    <w:rsid w:val="00E00065"/>
    <w:rsid w:val="00E00516"/>
    <w:rsid w:val="00E00A2C"/>
    <w:rsid w:val="00E00E64"/>
    <w:rsid w:val="00E01151"/>
    <w:rsid w:val="00E0115B"/>
    <w:rsid w:val="00E02308"/>
    <w:rsid w:val="00E028EF"/>
    <w:rsid w:val="00E03942"/>
    <w:rsid w:val="00E03B08"/>
    <w:rsid w:val="00E04811"/>
    <w:rsid w:val="00E05090"/>
    <w:rsid w:val="00E06008"/>
    <w:rsid w:val="00E07689"/>
    <w:rsid w:val="00E111B3"/>
    <w:rsid w:val="00E12833"/>
    <w:rsid w:val="00E12D2E"/>
    <w:rsid w:val="00E132CE"/>
    <w:rsid w:val="00E146C5"/>
    <w:rsid w:val="00E15306"/>
    <w:rsid w:val="00E159FC"/>
    <w:rsid w:val="00E15BF7"/>
    <w:rsid w:val="00E15C1C"/>
    <w:rsid w:val="00E16736"/>
    <w:rsid w:val="00E172C3"/>
    <w:rsid w:val="00E20034"/>
    <w:rsid w:val="00E210A4"/>
    <w:rsid w:val="00E22F69"/>
    <w:rsid w:val="00E232EC"/>
    <w:rsid w:val="00E23550"/>
    <w:rsid w:val="00E2383E"/>
    <w:rsid w:val="00E23B7B"/>
    <w:rsid w:val="00E23DEB"/>
    <w:rsid w:val="00E240F7"/>
    <w:rsid w:val="00E24E59"/>
    <w:rsid w:val="00E25290"/>
    <w:rsid w:val="00E2587E"/>
    <w:rsid w:val="00E25890"/>
    <w:rsid w:val="00E268F8"/>
    <w:rsid w:val="00E27560"/>
    <w:rsid w:val="00E27B34"/>
    <w:rsid w:val="00E30292"/>
    <w:rsid w:val="00E319BC"/>
    <w:rsid w:val="00E31FF9"/>
    <w:rsid w:val="00E3297A"/>
    <w:rsid w:val="00E33472"/>
    <w:rsid w:val="00E340CF"/>
    <w:rsid w:val="00E366C5"/>
    <w:rsid w:val="00E3683B"/>
    <w:rsid w:val="00E36D5C"/>
    <w:rsid w:val="00E37C4F"/>
    <w:rsid w:val="00E42AA6"/>
    <w:rsid w:val="00E4337F"/>
    <w:rsid w:val="00E434FD"/>
    <w:rsid w:val="00E435EA"/>
    <w:rsid w:val="00E43CE9"/>
    <w:rsid w:val="00E43E4A"/>
    <w:rsid w:val="00E4463B"/>
    <w:rsid w:val="00E44EFA"/>
    <w:rsid w:val="00E458C0"/>
    <w:rsid w:val="00E45F2E"/>
    <w:rsid w:val="00E4672A"/>
    <w:rsid w:val="00E46A96"/>
    <w:rsid w:val="00E4717E"/>
    <w:rsid w:val="00E50027"/>
    <w:rsid w:val="00E504A8"/>
    <w:rsid w:val="00E508B4"/>
    <w:rsid w:val="00E529AB"/>
    <w:rsid w:val="00E554C6"/>
    <w:rsid w:val="00E56365"/>
    <w:rsid w:val="00E5655A"/>
    <w:rsid w:val="00E565A7"/>
    <w:rsid w:val="00E566FC"/>
    <w:rsid w:val="00E57BC0"/>
    <w:rsid w:val="00E62844"/>
    <w:rsid w:val="00E62AEC"/>
    <w:rsid w:val="00E62B41"/>
    <w:rsid w:val="00E63820"/>
    <w:rsid w:val="00E63B5A"/>
    <w:rsid w:val="00E6436A"/>
    <w:rsid w:val="00E67F31"/>
    <w:rsid w:val="00E708AA"/>
    <w:rsid w:val="00E708F4"/>
    <w:rsid w:val="00E712E6"/>
    <w:rsid w:val="00E713C4"/>
    <w:rsid w:val="00E71488"/>
    <w:rsid w:val="00E72962"/>
    <w:rsid w:val="00E72991"/>
    <w:rsid w:val="00E72C33"/>
    <w:rsid w:val="00E73080"/>
    <w:rsid w:val="00E731FF"/>
    <w:rsid w:val="00E73508"/>
    <w:rsid w:val="00E7588E"/>
    <w:rsid w:val="00E76237"/>
    <w:rsid w:val="00E7631D"/>
    <w:rsid w:val="00E76BF7"/>
    <w:rsid w:val="00E82F86"/>
    <w:rsid w:val="00E83845"/>
    <w:rsid w:val="00E838BE"/>
    <w:rsid w:val="00E8423E"/>
    <w:rsid w:val="00E84841"/>
    <w:rsid w:val="00E859E4"/>
    <w:rsid w:val="00E866FF"/>
    <w:rsid w:val="00E869AF"/>
    <w:rsid w:val="00E86D62"/>
    <w:rsid w:val="00E87602"/>
    <w:rsid w:val="00E87D10"/>
    <w:rsid w:val="00E91D3D"/>
    <w:rsid w:val="00E93392"/>
    <w:rsid w:val="00E9457E"/>
    <w:rsid w:val="00E94CBF"/>
    <w:rsid w:val="00E95ADB"/>
    <w:rsid w:val="00E96930"/>
    <w:rsid w:val="00E97669"/>
    <w:rsid w:val="00EA09D0"/>
    <w:rsid w:val="00EA0FD4"/>
    <w:rsid w:val="00EA1073"/>
    <w:rsid w:val="00EA198B"/>
    <w:rsid w:val="00EA1EE3"/>
    <w:rsid w:val="00EA22A7"/>
    <w:rsid w:val="00EA30ED"/>
    <w:rsid w:val="00EA3D90"/>
    <w:rsid w:val="00EA4802"/>
    <w:rsid w:val="00EA4EF1"/>
    <w:rsid w:val="00EA5262"/>
    <w:rsid w:val="00EA5873"/>
    <w:rsid w:val="00EA6D2D"/>
    <w:rsid w:val="00EA74C6"/>
    <w:rsid w:val="00EA7E6C"/>
    <w:rsid w:val="00EB0C89"/>
    <w:rsid w:val="00EB214B"/>
    <w:rsid w:val="00EB2703"/>
    <w:rsid w:val="00EB284B"/>
    <w:rsid w:val="00EB51DD"/>
    <w:rsid w:val="00EB5383"/>
    <w:rsid w:val="00EB5B6B"/>
    <w:rsid w:val="00EB5BFE"/>
    <w:rsid w:val="00EB7190"/>
    <w:rsid w:val="00EB74CC"/>
    <w:rsid w:val="00EB7898"/>
    <w:rsid w:val="00EC02F1"/>
    <w:rsid w:val="00EC1A8F"/>
    <w:rsid w:val="00EC2AD3"/>
    <w:rsid w:val="00EC356E"/>
    <w:rsid w:val="00EC377A"/>
    <w:rsid w:val="00EC52B8"/>
    <w:rsid w:val="00EC59B4"/>
    <w:rsid w:val="00EC608C"/>
    <w:rsid w:val="00EC66D0"/>
    <w:rsid w:val="00EC66E1"/>
    <w:rsid w:val="00EC6D2F"/>
    <w:rsid w:val="00ED08AA"/>
    <w:rsid w:val="00ED09A6"/>
    <w:rsid w:val="00ED126A"/>
    <w:rsid w:val="00ED247B"/>
    <w:rsid w:val="00ED2597"/>
    <w:rsid w:val="00ED2694"/>
    <w:rsid w:val="00ED3500"/>
    <w:rsid w:val="00ED4A78"/>
    <w:rsid w:val="00ED4F5E"/>
    <w:rsid w:val="00ED5E88"/>
    <w:rsid w:val="00ED679B"/>
    <w:rsid w:val="00ED79A5"/>
    <w:rsid w:val="00EE0DA8"/>
    <w:rsid w:val="00EE27C0"/>
    <w:rsid w:val="00EE3A48"/>
    <w:rsid w:val="00EE410B"/>
    <w:rsid w:val="00EE46D2"/>
    <w:rsid w:val="00EE4A81"/>
    <w:rsid w:val="00EE7F47"/>
    <w:rsid w:val="00EF0660"/>
    <w:rsid w:val="00EF06B2"/>
    <w:rsid w:val="00EF1864"/>
    <w:rsid w:val="00EF1CEA"/>
    <w:rsid w:val="00EF291F"/>
    <w:rsid w:val="00EF316B"/>
    <w:rsid w:val="00EF43A4"/>
    <w:rsid w:val="00EF5572"/>
    <w:rsid w:val="00EF5755"/>
    <w:rsid w:val="00EF63A9"/>
    <w:rsid w:val="00EF682A"/>
    <w:rsid w:val="00EF6BD6"/>
    <w:rsid w:val="00EF7B09"/>
    <w:rsid w:val="00EF7C4C"/>
    <w:rsid w:val="00F00A29"/>
    <w:rsid w:val="00F00E97"/>
    <w:rsid w:val="00F01E7A"/>
    <w:rsid w:val="00F0562B"/>
    <w:rsid w:val="00F06843"/>
    <w:rsid w:val="00F07CA5"/>
    <w:rsid w:val="00F12A1F"/>
    <w:rsid w:val="00F12F80"/>
    <w:rsid w:val="00F1327B"/>
    <w:rsid w:val="00F13FC5"/>
    <w:rsid w:val="00F146A4"/>
    <w:rsid w:val="00F14AEF"/>
    <w:rsid w:val="00F14D79"/>
    <w:rsid w:val="00F15182"/>
    <w:rsid w:val="00F154ED"/>
    <w:rsid w:val="00F15F89"/>
    <w:rsid w:val="00F15FA7"/>
    <w:rsid w:val="00F167F3"/>
    <w:rsid w:val="00F17076"/>
    <w:rsid w:val="00F175E7"/>
    <w:rsid w:val="00F178C6"/>
    <w:rsid w:val="00F20154"/>
    <w:rsid w:val="00F2037C"/>
    <w:rsid w:val="00F21799"/>
    <w:rsid w:val="00F21D93"/>
    <w:rsid w:val="00F2263D"/>
    <w:rsid w:val="00F23F8C"/>
    <w:rsid w:val="00F24456"/>
    <w:rsid w:val="00F2446B"/>
    <w:rsid w:val="00F247A1"/>
    <w:rsid w:val="00F249EA"/>
    <w:rsid w:val="00F24C6D"/>
    <w:rsid w:val="00F2586C"/>
    <w:rsid w:val="00F26B03"/>
    <w:rsid w:val="00F27FCD"/>
    <w:rsid w:val="00F314D9"/>
    <w:rsid w:val="00F315D3"/>
    <w:rsid w:val="00F31848"/>
    <w:rsid w:val="00F324EF"/>
    <w:rsid w:val="00F34B2A"/>
    <w:rsid w:val="00F367A5"/>
    <w:rsid w:val="00F379B1"/>
    <w:rsid w:val="00F400BF"/>
    <w:rsid w:val="00F42150"/>
    <w:rsid w:val="00F42642"/>
    <w:rsid w:val="00F427F0"/>
    <w:rsid w:val="00F428E1"/>
    <w:rsid w:val="00F42F64"/>
    <w:rsid w:val="00F43C92"/>
    <w:rsid w:val="00F4404E"/>
    <w:rsid w:val="00F4506B"/>
    <w:rsid w:val="00F4546C"/>
    <w:rsid w:val="00F46277"/>
    <w:rsid w:val="00F46841"/>
    <w:rsid w:val="00F46847"/>
    <w:rsid w:val="00F4719C"/>
    <w:rsid w:val="00F47E24"/>
    <w:rsid w:val="00F47FAC"/>
    <w:rsid w:val="00F50A5D"/>
    <w:rsid w:val="00F516D4"/>
    <w:rsid w:val="00F5196C"/>
    <w:rsid w:val="00F55464"/>
    <w:rsid w:val="00F55A92"/>
    <w:rsid w:val="00F55EB6"/>
    <w:rsid w:val="00F568F2"/>
    <w:rsid w:val="00F56D68"/>
    <w:rsid w:val="00F5713C"/>
    <w:rsid w:val="00F573DD"/>
    <w:rsid w:val="00F574AA"/>
    <w:rsid w:val="00F57843"/>
    <w:rsid w:val="00F60499"/>
    <w:rsid w:val="00F61433"/>
    <w:rsid w:val="00F61C1B"/>
    <w:rsid w:val="00F62004"/>
    <w:rsid w:val="00F64FDE"/>
    <w:rsid w:val="00F66123"/>
    <w:rsid w:val="00F67642"/>
    <w:rsid w:val="00F67CFB"/>
    <w:rsid w:val="00F70485"/>
    <w:rsid w:val="00F71C94"/>
    <w:rsid w:val="00F71F27"/>
    <w:rsid w:val="00F7200F"/>
    <w:rsid w:val="00F72A98"/>
    <w:rsid w:val="00F72F78"/>
    <w:rsid w:val="00F7495B"/>
    <w:rsid w:val="00F758B2"/>
    <w:rsid w:val="00F76D98"/>
    <w:rsid w:val="00F777E4"/>
    <w:rsid w:val="00F8006A"/>
    <w:rsid w:val="00F81528"/>
    <w:rsid w:val="00F8164D"/>
    <w:rsid w:val="00F82074"/>
    <w:rsid w:val="00F82FF7"/>
    <w:rsid w:val="00F85516"/>
    <w:rsid w:val="00F857D8"/>
    <w:rsid w:val="00F86638"/>
    <w:rsid w:val="00F92B6B"/>
    <w:rsid w:val="00F93635"/>
    <w:rsid w:val="00F9369F"/>
    <w:rsid w:val="00F94937"/>
    <w:rsid w:val="00F958BD"/>
    <w:rsid w:val="00FA03FA"/>
    <w:rsid w:val="00FA084D"/>
    <w:rsid w:val="00FA0CBD"/>
    <w:rsid w:val="00FA1788"/>
    <w:rsid w:val="00FA1CD0"/>
    <w:rsid w:val="00FA2731"/>
    <w:rsid w:val="00FA28EC"/>
    <w:rsid w:val="00FA2A8D"/>
    <w:rsid w:val="00FA398E"/>
    <w:rsid w:val="00FA58A6"/>
    <w:rsid w:val="00FA5E08"/>
    <w:rsid w:val="00FA68F1"/>
    <w:rsid w:val="00FA7193"/>
    <w:rsid w:val="00FB0185"/>
    <w:rsid w:val="00FB0937"/>
    <w:rsid w:val="00FB1EE2"/>
    <w:rsid w:val="00FB26BF"/>
    <w:rsid w:val="00FB29D8"/>
    <w:rsid w:val="00FB42A0"/>
    <w:rsid w:val="00FB729C"/>
    <w:rsid w:val="00FC034E"/>
    <w:rsid w:val="00FC0BDC"/>
    <w:rsid w:val="00FC0E16"/>
    <w:rsid w:val="00FC1B28"/>
    <w:rsid w:val="00FC21FB"/>
    <w:rsid w:val="00FC235F"/>
    <w:rsid w:val="00FC3ED9"/>
    <w:rsid w:val="00FC4045"/>
    <w:rsid w:val="00FC440C"/>
    <w:rsid w:val="00FC6106"/>
    <w:rsid w:val="00FD03DA"/>
    <w:rsid w:val="00FD0983"/>
    <w:rsid w:val="00FD1AEB"/>
    <w:rsid w:val="00FD1FF2"/>
    <w:rsid w:val="00FD2208"/>
    <w:rsid w:val="00FD2347"/>
    <w:rsid w:val="00FD2486"/>
    <w:rsid w:val="00FD34C6"/>
    <w:rsid w:val="00FD38A3"/>
    <w:rsid w:val="00FD3FC3"/>
    <w:rsid w:val="00FD4738"/>
    <w:rsid w:val="00FD6ABC"/>
    <w:rsid w:val="00FD7A3A"/>
    <w:rsid w:val="00FE1EDB"/>
    <w:rsid w:val="00FE20B2"/>
    <w:rsid w:val="00FE3767"/>
    <w:rsid w:val="00FE41A4"/>
    <w:rsid w:val="00FE456A"/>
    <w:rsid w:val="00FE5ABB"/>
    <w:rsid w:val="00FE5D65"/>
    <w:rsid w:val="00FE5DDC"/>
    <w:rsid w:val="00FE6109"/>
    <w:rsid w:val="00FE686B"/>
    <w:rsid w:val="00FE76E7"/>
    <w:rsid w:val="00FE7AED"/>
    <w:rsid w:val="00FF1318"/>
    <w:rsid w:val="00FF1AAF"/>
    <w:rsid w:val="00FF1D39"/>
    <w:rsid w:val="00FF1FCB"/>
    <w:rsid w:val="00FF3C51"/>
    <w:rsid w:val="00FF749D"/>
    <w:rsid w:val="00FF7529"/>
    <w:rsid w:val="00FF79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7AE77CE7"/>
  <w15:chartTrackingRefBased/>
  <w15:docId w15:val="{D9DE4617-239A-4506-B035-DC603336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45F1"/>
    <w:pPr>
      <w:jc w:val="both"/>
    </w:pPr>
  </w:style>
  <w:style w:type="paragraph" w:styleId="Titre1">
    <w:name w:val="heading 1"/>
    <w:basedOn w:val="Normal"/>
    <w:next w:val="Normal"/>
    <w:link w:val="Titre1Car"/>
    <w:uiPriority w:val="9"/>
    <w:qFormat/>
    <w:rsid w:val="00C65FE3"/>
    <w:pPr>
      <w:keepNext/>
      <w:keepLines/>
      <w:numPr>
        <w:numId w:val="2"/>
      </w:numPr>
      <w:spacing w:before="24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1506E"/>
    <w:pPr>
      <w:keepNext/>
      <w:keepLines/>
      <w:numPr>
        <w:ilvl w:val="1"/>
        <w:numId w:val="2"/>
      </w:numPr>
      <w:spacing w:before="360" w:after="120"/>
      <w:ind w:left="578" w:hanging="578"/>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61506E"/>
    <w:pPr>
      <w:keepNext/>
      <w:keepLines/>
      <w:numPr>
        <w:ilvl w:val="2"/>
        <w:numId w:val="2"/>
      </w:numPr>
      <w:spacing w:before="360" w:after="120"/>
      <w:outlineLvl w:val="2"/>
    </w:pPr>
    <w:rPr>
      <w:rFonts w:asciiTheme="majorHAnsi" w:eastAsiaTheme="majorEastAsia" w:hAnsiTheme="majorHAnsi" w:cstheme="majorBidi"/>
      <w:b/>
      <w:bCs/>
      <w:color w:val="1F3763" w:themeColor="accent1" w:themeShade="7F"/>
      <w:sz w:val="24"/>
      <w:szCs w:val="24"/>
      <w:lang w:val="en-US"/>
    </w:rPr>
  </w:style>
  <w:style w:type="paragraph" w:styleId="Titre4">
    <w:name w:val="heading 4"/>
    <w:basedOn w:val="Normal"/>
    <w:next w:val="Normal"/>
    <w:link w:val="Titre4Car"/>
    <w:uiPriority w:val="9"/>
    <w:unhideWhenUsed/>
    <w:qFormat/>
    <w:rsid w:val="001373C9"/>
    <w:pPr>
      <w:keepNext/>
      <w:keepLines/>
      <w:numPr>
        <w:ilvl w:val="3"/>
        <w:numId w:val="2"/>
      </w:numPr>
      <w:spacing w:before="240" w:after="120"/>
      <w:ind w:left="862" w:hanging="862"/>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CA11A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C3A96"/>
    <w:pPr>
      <w:keepNext/>
      <w:keepLines/>
      <w:numPr>
        <w:ilvl w:val="5"/>
        <w:numId w:val="2"/>
      </w:numPr>
      <w:spacing w:before="40" w:after="0"/>
      <w:outlineLvl w:val="5"/>
    </w:pPr>
    <w:rPr>
      <w:rFonts w:asciiTheme="majorHAnsi" w:eastAsiaTheme="majorEastAsia" w:hAnsiTheme="majorHAnsi" w:cstheme="majorBidi"/>
      <w:color w:val="1F3763" w:themeColor="accent1" w:themeShade="7F"/>
      <w:kern w:val="0"/>
      <w14:ligatures w14:val="none"/>
    </w:rPr>
  </w:style>
  <w:style w:type="paragraph" w:styleId="Titre7">
    <w:name w:val="heading 7"/>
    <w:basedOn w:val="Normal"/>
    <w:next w:val="Normal"/>
    <w:link w:val="Titre7Car"/>
    <w:uiPriority w:val="9"/>
    <w:semiHidden/>
    <w:unhideWhenUsed/>
    <w:qFormat/>
    <w:rsid w:val="003C3A9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kern w:val="0"/>
      <w14:ligatures w14:val="none"/>
    </w:rPr>
  </w:style>
  <w:style w:type="paragraph" w:styleId="Titre8">
    <w:name w:val="heading 8"/>
    <w:basedOn w:val="Normal"/>
    <w:next w:val="Normal"/>
    <w:link w:val="Titre8Car"/>
    <w:uiPriority w:val="9"/>
    <w:semiHidden/>
    <w:unhideWhenUsed/>
    <w:qFormat/>
    <w:rsid w:val="003C3A96"/>
    <w:pPr>
      <w:keepNext/>
      <w:keepLines/>
      <w:numPr>
        <w:ilvl w:val="7"/>
        <w:numId w:val="2"/>
      </w:numPr>
      <w:spacing w:before="40" w:after="0"/>
      <w:outlineLvl w:val="7"/>
    </w:pPr>
    <w:rPr>
      <w:rFonts w:asciiTheme="majorHAnsi" w:eastAsiaTheme="majorEastAsia" w:hAnsiTheme="majorHAnsi" w:cstheme="majorBidi"/>
      <w:color w:val="272727" w:themeColor="text1" w:themeTint="D8"/>
      <w:kern w:val="0"/>
      <w:sz w:val="21"/>
      <w:szCs w:val="21"/>
      <w14:ligatures w14:val="none"/>
    </w:rPr>
  </w:style>
  <w:style w:type="paragraph" w:styleId="Titre9">
    <w:name w:val="heading 9"/>
    <w:basedOn w:val="Normal"/>
    <w:next w:val="Normal"/>
    <w:link w:val="Titre9Car"/>
    <w:uiPriority w:val="9"/>
    <w:semiHidden/>
    <w:unhideWhenUsed/>
    <w:qFormat/>
    <w:rsid w:val="003C3A96"/>
    <w:pPr>
      <w:keepNext/>
      <w:keepLines/>
      <w:numPr>
        <w:ilvl w:val="8"/>
        <w:numId w:val="2"/>
      </w:numPr>
      <w:spacing w:before="40" w:after="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1506E"/>
    <w:rPr>
      <w:rFonts w:asciiTheme="majorHAnsi" w:eastAsiaTheme="majorEastAsia" w:hAnsiTheme="majorHAnsi" w:cstheme="majorBidi"/>
      <w:b/>
      <w:color w:val="2F5496" w:themeColor="accent1" w:themeShade="BF"/>
      <w:sz w:val="26"/>
      <w:szCs w:val="26"/>
    </w:rPr>
  </w:style>
  <w:style w:type="character" w:customStyle="1" w:styleId="Titre3Car">
    <w:name w:val="Titre 3 Car"/>
    <w:basedOn w:val="Policepardfaut"/>
    <w:link w:val="Titre3"/>
    <w:uiPriority w:val="9"/>
    <w:rsid w:val="0061506E"/>
    <w:rPr>
      <w:rFonts w:asciiTheme="majorHAnsi" w:eastAsiaTheme="majorEastAsia" w:hAnsiTheme="majorHAnsi" w:cstheme="majorBidi"/>
      <w:b/>
      <w:bCs/>
      <w:color w:val="1F3763" w:themeColor="accent1" w:themeShade="7F"/>
      <w:sz w:val="24"/>
      <w:szCs w:val="24"/>
      <w:lang w:val="en-US"/>
    </w:rPr>
  </w:style>
  <w:style w:type="character" w:customStyle="1" w:styleId="Titre4Car">
    <w:name w:val="Titre 4 Car"/>
    <w:basedOn w:val="Policepardfaut"/>
    <w:link w:val="Titre4"/>
    <w:uiPriority w:val="9"/>
    <w:rsid w:val="001373C9"/>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CA11A7"/>
    <w:rPr>
      <w:rFonts w:asciiTheme="majorHAnsi" w:eastAsiaTheme="majorEastAsia" w:hAnsiTheme="majorHAnsi" w:cstheme="majorBidi"/>
      <w:color w:val="2F5496" w:themeColor="accent1" w:themeShade="BF"/>
    </w:rPr>
  </w:style>
  <w:style w:type="table" w:styleId="Grilledutableau">
    <w:name w:val="Table Grid"/>
    <w:basedOn w:val="TableauNormal"/>
    <w:uiPriority w:val="39"/>
    <w:rsid w:val="00117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AA775F"/>
    <w:pPr>
      <w:ind w:left="720"/>
      <w:contextualSpacing/>
    </w:pPr>
  </w:style>
  <w:style w:type="paragraph" w:customStyle="1" w:styleId="Pa11">
    <w:name w:val="Pa11"/>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customStyle="1" w:styleId="Pa9">
    <w:name w:val="Pa9"/>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customStyle="1" w:styleId="Pa69">
    <w:name w:val="Pa69"/>
    <w:basedOn w:val="Normal"/>
    <w:next w:val="Normal"/>
    <w:uiPriority w:val="99"/>
    <w:rsid w:val="00874462"/>
    <w:pPr>
      <w:autoSpaceDE w:val="0"/>
      <w:autoSpaceDN w:val="0"/>
      <w:adjustRightInd w:val="0"/>
      <w:spacing w:after="0" w:line="181" w:lineRule="atLeast"/>
    </w:pPr>
    <w:rPr>
      <w:rFonts w:ascii="Stone Sans ITC Medium" w:eastAsiaTheme="minorEastAsia" w:hAnsi="Stone Sans ITC Medium"/>
      <w:kern w:val="0"/>
      <w:sz w:val="24"/>
      <w:szCs w:val="24"/>
      <w:lang w:val="en-GB" w:eastAsia="zh-CN"/>
      <w14:ligatures w14:val="none"/>
    </w:rPr>
  </w:style>
  <w:style w:type="paragraph" w:styleId="Lgende">
    <w:name w:val="caption"/>
    <w:basedOn w:val="Normal"/>
    <w:next w:val="Normal"/>
    <w:uiPriority w:val="35"/>
    <w:unhideWhenUsed/>
    <w:qFormat/>
    <w:rsid w:val="005F3F34"/>
    <w:pPr>
      <w:spacing w:before="120" w:after="240" w:line="240" w:lineRule="auto"/>
      <w:jc w:val="center"/>
    </w:pPr>
    <w:rPr>
      <w:i/>
      <w:iCs/>
      <w:szCs w:val="18"/>
    </w:rPr>
  </w:style>
  <w:style w:type="paragraph" w:styleId="Titre">
    <w:name w:val="Title"/>
    <w:basedOn w:val="Normal"/>
    <w:next w:val="Normal"/>
    <w:link w:val="TitreCar"/>
    <w:uiPriority w:val="10"/>
    <w:qFormat/>
    <w:rsid w:val="009264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64D8"/>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65FE3"/>
    <w:rPr>
      <w:rFonts w:asciiTheme="majorHAnsi" w:eastAsiaTheme="majorEastAsia" w:hAnsiTheme="majorHAnsi" w:cstheme="majorBidi"/>
      <w:color w:val="2F5496" w:themeColor="accent1" w:themeShade="BF"/>
      <w:sz w:val="32"/>
      <w:szCs w:val="32"/>
    </w:rPr>
  </w:style>
  <w:style w:type="character" w:customStyle="1" w:styleId="cf01">
    <w:name w:val="cf01"/>
    <w:basedOn w:val="Policepardfaut"/>
    <w:rsid w:val="004B4BEE"/>
    <w:rPr>
      <w:rFonts w:ascii="Segoe UI" w:hAnsi="Segoe UI" w:cs="Segoe UI" w:hint="default"/>
      <w:sz w:val="18"/>
      <w:szCs w:val="18"/>
    </w:rPr>
  </w:style>
  <w:style w:type="character" w:styleId="Marquedecommentaire">
    <w:name w:val="annotation reference"/>
    <w:basedOn w:val="Policepardfaut"/>
    <w:uiPriority w:val="99"/>
    <w:semiHidden/>
    <w:unhideWhenUsed/>
    <w:rsid w:val="00716549"/>
    <w:rPr>
      <w:sz w:val="16"/>
      <w:szCs w:val="16"/>
    </w:rPr>
  </w:style>
  <w:style w:type="paragraph" w:styleId="Commentaire">
    <w:name w:val="annotation text"/>
    <w:basedOn w:val="Normal"/>
    <w:link w:val="CommentaireCar"/>
    <w:uiPriority w:val="99"/>
    <w:unhideWhenUsed/>
    <w:rsid w:val="00716549"/>
    <w:pPr>
      <w:spacing w:line="240" w:lineRule="auto"/>
    </w:pPr>
    <w:rPr>
      <w:rFonts w:ascii="Calibri" w:hAnsi="Calibri"/>
      <w:kern w:val="0"/>
      <w:sz w:val="20"/>
      <w:szCs w:val="20"/>
      <w14:ligatures w14:val="none"/>
    </w:rPr>
  </w:style>
  <w:style w:type="character" w:customStyle="1" w:styleId="CommentaireCar">
    <w:name w:val="Commentaire Car"/>
    <w:basedOn w:val="Policepardfaut"/>
    <w:link w:val="Commentaire"/>
    <w:uiPriority w:val="99"/>
    <w:rsid w:val="00716549"/>
    <w:rPr>
      <w:rFonts w:ascii="Calibri" w:hAnsi="Calibri"/>
      <w:kern w:val="0"/>
      <w:sz w:val="20"/>
      <w:szCs w:val="20"/>
      <w:lang w:val="en-AU"/>
      <w14:ligatures w14:val="none"/>
    </w:rPr>
  </w:style>
  <w:style w:type="paragraph" w:styleId="Notedebasdepage">
    <w:name w:val="footnote text"/>
    <w:basedOn w:val="Normal"/>
    <w:link w:val="NotedebasdepageCar"/>
    <w:uiPriority w:val="99"/>
    <w:unhideWhenUsed/>
    <w:rsid w:val="002471B9"/>
    <w:pPr>
      <w:spacing w:after="0" w:line="240" w:lineRule="auto"/>
    </w:pPr>
    <w:rPr>
      <w:rFonts w:ascii="Calibri" w:hAnsi="Calibri"/>
      <w:kern w:val="0"/>
      <w:sz w:val="20"/>
      <w:szCs w:val="20"/>
      <w14:ligatures w14:val="none"/>
    </w:rPr>
  </w:style>
  <w:style w:type="character" w:customStyle="1" w:styleId="NotedebasdepageCar">
    <w:name w:val="Note de bas de page Car"/>
    <w:basedOn w:val="Policepardfaut"/>
    <w:link w:val="Notedebasdepage"/>
    <w:uiPriority w:val="99"/>
    <w:rsid w:val="002471B9"/>
    <w:rPr>
      <w:rFonts w:ascii="Calibri" w:hAnsi="Calibri"/>
      <w:kern w:val="0"/>
      <w:sz w:val="20"/>
      <w:szCs w:val="20"/>
      <w:lang w:val="en-AU"/>
      <w14:ligatures w14:val="none"/>
    </w:rPr>
  </w:style>
  <w:style w:type="character" w:styleId="Appelnotedebasdep">
    <w:name w:val="footnote reference"/>
    <w:basedOn w:val="Policepardfaut"/>
    <w:uiPriority w:val="99"/>
    <w:semiHidden/>
    <w:unhideWhenUsed/>
    <w:rsid w:val="002471B9"/>
    <w:rPr>
      <w:vertAlign w:val="superscript"/>
    </w:rPr>
  </w:style>
  <w:style w:type="paragraph" w:styleId="Notedefin">
    <w:name w:val="endnote text"/>
    <w:basedOn w:val="Normal"/>
    <w:link w:val="NotedefinCar"/>
    <w:uiPriority w:val="99"/>
    <w:semiHidden/>
    <w:unhideWhenUsed/>
    <w:rsid w:val="002471B9"/>
    <w:pPr>
      <w:spacing w:after="0" w:line="240" w:lineRule="auto"/>
    </w:pPr>
    <w:rPr>
      <w:rFonts w:ascii="Calibri" w:hAnsi="Calibri"/>
      <w:kern w:val="0"/>
      <w:sz w:val="20"/>
      <w:szCs w:val="20"/>
      <w14:ligatures w14:val="none"/>
    </w:rPr>
  </w:style>
  <w:style w:type="character" w:customStyle="1" w:styleId="NotedefinCar">
    <w:name w:val="Note de fin Car"/>
    <w:basedOn w:val="Policepardfaut"/>
    <w:link w:val="Notedefin"/>
    <w:uiPriority w:val="99"/>
    <w:semiHidden/>
    <w:rsid w:val="002471B9"/>
    <w:rPr>
      <w:rFonts w:ascii="Calibri" w:hAnsi="Calibri"/>
      <w:kern w:val="0"/>
      <w:sz w:val="20"/>
      <w:szCs w:val="20"/>
      <w:lang w:val="en-AU"/>
      <w14:ligatures w14:val="none"/>
    </w:rPr>
  </w:style>
  <w:style w:type="character" w:styleId="Appeldenotedefin">
    <w:name w:val="endnote reference"/>
    <w:basedOn w:val="Policepardfaut"/>
    <w:uiPriority w:val="99"/>
    <w:semiHidden/>
    <w:unhideWhenUsed/>
    <w:rsid w:val="002471B9"/>
    <w:rPr>
      <w:vertAlign w:val="superscript"/>
    </w:rPr>
  </w:style>
  <w:style w:type="paragraph" w:styleId="Sansinterligne">
    <w:name w:val="No Spacing"/>
    <w:uiPriority w:val="1"/>
    <w:qFormat/>
    <w:rsid w:val="00383FC0"/>
    <w:pPr>
      <w:spacing w:after="0" w:line="240" w:lineRule="auto"/>
      <w:jc w:val="both"/>
    </w:pPr>
  </w:style>
  <w:style w:type="paragraph" w:styleId="Objetducommentaire">
    <w:name w:val="annotation subject"/>
    <w:basedOn w:val="Commentaire"/>
    <w:next w:val="Commentaire"/>
    <w:link w:val="ObjetducommentaireCar"/>
    <w:uiPriority w:val="99"/>
    <w:semiHidden/>
    <w:unhideWhenUsed/>
    <w:rsid w:val="00270837"/>
    <w:rPr>
      <w:rFonts w:asciiTheme="minorHAnsi" w:hAnsiTheme="minorHAnsi"/>
      <w:b/>
      <w:bCs/>
      <w:kern w:val="2"/>
      <w14:ligatures w14:val="standardContextual"/>
    </w:rPr>
  </w:style>
  <w:style w:type="character" w:customStyle="1" w:styleId="ObjetducommentaireCar">
    <w:name w:val="Objet du commentaire Car"/>
    <w:basedOn w:val="CommentaireCar"/>
    <w:link w:val="Objetducommentaire"/>
    <w:uiPriority w:val="99"/>
    <w:semiHidden/>
    <w:rsid w:val="00270837"/>
    <w:rPr>
      <w:rFonts w:ascii="Calibri" w:hAnsi="Calibri"/>
      <w:b/>
      <w:bCs/>
      <w:kern w:val="0"/>
      <w:sz w:val="20"/>
      <w:szCs w:val="20"/>
      <w:lang w:val="en-AU"/>
      <w14:ligatures w14:val="none"/>
    </w:rPr>
  </w:style>
  <w:style w:type="paragraph" w:styleId="Rvision">
    <w:name w:val="Revision"/>
    <w:hidden/>
    <w:uiPriority w:val="99"/>
    <w:semiHidden/>
    <w:rsid w:val="00366747"/>
    <w:pPr>
      <w:spacing w:after="0" w:line="240" w:lineRule="auto"/>
    </w:pPr>
  </w:style>
  <w:style w:type="character" w:styleId="Lienhypertexte">
    <w:name w:val="Hyperlink"/>
    <w:basedOn w:val="Policepardfaut"/>
    <w:uiPriority w:val="99"/>
    <w:unhideWhenUsed/>
    <w:rsid w:val="00D03B6D"/>
    <w:rPr>
      <w:color w:val="0563C1" w:themeColor="hyperlink"/>
      <w:u w:val="single"/>
    </w:rPr>
  </w:style>
  <w:style w:type="character" w:styleId="Mentionnonrsolue">
    <w:name w:val="Unresolved Mention"/>
    <w:basedOn w:val="Policepardfaut"/>
    <w:uiPriority w:val="99"/>
    <w:semiHidden/>
    <w:unhideWhenUsed/>
    <w:rsid w:val="00D03B6D"/>
    <w:rPr>
      <w:color w:val="605E5C"/>
      <w:shd w:val="clear" w:color="auto" w:fill="E1DFDD"/>
    </w:rPr>
  </w:style>
  <w:style w:type="character" w:customStyle="1" w:styleId="A5">
    <w:name w:val="A5"/>
    <w:uiPriority w:val="99"/>
    <w:rsid w:val="00A717A8"/>
    <w:rPr>
      <w:rFonts w:cs="Stone Sans ITC"/>
      <w:color w:val="221E1F"/>
      <w:sz w:val="11"/>
      <w:szCs w:val="11"/>
    </w:rPr>
  </w:style>
  <w:style w:type="character" w:customStyle="1" w:styleId="Sautdindex">
    <w:name w:val="Saut d'index"/>
    <w:qFormat/>
    <w:rsid w:val="00A006F0"/>
  </w:style>
  <w:style w:type="character" w:customStyle="1" w:styleId="Titre6Car">
    <w:name w:val="Titre 6 Car"/>
    <w:basedOn w:val="Policepardfaut"/>
    <w:link w:val="Titre6"/>
    <w:uiPriority w:val="9"/>
    <w:semiHidden/>
    <w:rsid w:val="003C3A96"/>
    <w:rPr>
      <w:rFonts w:asciiTheme="majorHAnsi" w:eastAsiaTheme="majorEastAsia" w:hAnsiTheme="majorHAnsi" w:cstheme="majorBidi"/>
      <w:color w:val="1F3763" w:themeColor="accent1" w:themeShade="7F"/>
      <w:kern w:val="0"/>
      <w14:ligatures w14:val="none"/>
    </w:rPr>
  </w:style>
  <w:style w:type="character" w:customStyle="1" w:styleId="Titre7Car">
    <w:name w:val="Titre 7 Car"/>
    <w:basedOn w:val="Policepardfaut"/>
    <w:link w:val="Titre7"/>
    <w:uiPriority w:val="9"/>
    <w:semiHidden/>
    <w:rsid w:val="003C3A96"/>
    <w:rPr>
      <w:rFonts w:asciiTheme="majorHAnsi" w:eastAsiaTheme="majorEastAsia" w:hAnsiTheme="majorHAnsi" w:cstheme="majorBidi"/>
      <w:i/>
      <w:iCs/>
      <w:color w:val="1F3763" w:themeColor="accent1" w:themeShade="7F"/>
      <w:kern w:val="0"/>
      <w14:ligatures w14:val="none"/>
    </w:rPr>
  </w:style>
  <w:style w:type="character" w:customStyle="1" w:styleId="Titre8Car">
    <w:name w:val="Titre 8 Car"/>
    <w:basedOn w:val="Policepardfaut"/>
    <w:link w:val="Titre8"/>
    <w:uiPriority w:val="9"/>
    <w:semiHidden/>
    <w:rsid w:val="003C3A96"/>
    <w:rPr>
      <w:rFonts w:asciiTheme="majorHAnsi" w:eastAsiaTheme="majorEastAsia" w:hAnsiTheme="majorHAnsi" w:cstheme="majorBidi"/>
      <w:color w:val="272727" w:themeColor="text1" w:themeTint="D8"/>
      <w:kern w:val="0"/>
      <w:sz w:val="21"/>
      <w:szCs w:val="21"/>
      <w14:ligatures w14:val="none"/>
    </w:rPr>
  </w:style>
  <w:style w:type="character" w:customStyle="1" w:styleId="Titre9Car">
    <w:name w:val="Titre 9 Car"/>
    <w:basedOn w:val="Policepardfaut"/>
    <w:link w:val="Titre9"/>
    <w:uiPriority w:val="9"/>
    <w:semiHidden/>
    <w:rsid w:val="003C3A96"/>
    <w:rPr>
      <w:rFonts w:asciiTheme="majorHAnsi" w:eastAsiaTheme="majorEastAsia" w:hAnsiTheme="majorHAnsi" w:cstheme="majorBidi"/>
      <w:i/>
      <w:iCs/>
      <w:color w:val="272727" w:themeColor="text1" w:themeTint="D8"/>
      <w:kern w:val="0"/>
      <w:sz w:val="21"/>
      <w:szCs w:val="21"/>
      <w14:ligatures w14:val="none"/>
    </w:rPr>
  </w:style>
  <w:style w:type="paragraph" w:styleId="Textedebulles">
    <w:name w:val="Balloon Text"/>
    <w:basedOn w:val="Normal"/>
    <w:link w:val="TextedebullesCar"/>
    <w:uiPriority w:val="99"/>
    <w:semiHidden/>
    <w:unhideWhenUsed/>
    <w:rsid w:val="005702B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702BE"/>
    <w:rPr>
      <w:rFonts w:ascii="Segoe UI" w:hAnsi="Segoe UI" w:cs="Segoe UI"/>
      <w:sz w:val="18"/>
      <w:szCs w:val="18"/>
    </w:rPr>
  </w:style>
  <w:style w:type="paragraph" w:styleId="En-ttedetabledesmatires">
    <w:name w:val="TOC Heading"/>
    <w:basedOn w:val="Titre1"/>
    <w:next w:val="Normal"/>
    <w:uiPriority w:val="39"/>
    <w:unhideWhenUsed/>
    <w:qFormat/>
    <w:rsid w:val="004E73BE"/>
    <w:pPr>
      <w:numPr>
        <w:numId w:val="0"/>
      </w:numPr>
      <w:spacing w:after="0"/>
      <w:jc w:val="left"/>
      <w:outlineLvl w:val="9"/>
    </w:pPr>
    <w:rPr>
      <w:kern w:val="0"/>
      <w:lang w:val="fr-FR" w:eastAsia="fr-FR"/>
      <w14:ligatures w14:val="none"/>
    </w:rPr>
  </w:style>
  <w:style w:type="paragraph" w:styleId="TM1">
    <w:name w:val="toc 1"/>
    <w:basedOn w:val="Normal"/>
    <w:next w:val="Normal"/>
    <w:autoRedefine/>
    <w:uiPriority w:val="39"/>
    <w:unhideWhenUsed/>
    <w:rsid w:val="004E73BE"/>
    <w:pPr>
      <w:spacing w:before="120" w:after="120"/>
      <w:jc w:val="left"/>
    </w:pPr>
    <w:rPr>
      <w:rFonts w:cstheme="minorHAnsi"/>
      <w:b/>
      <w:bCs/>
      <w:caps/>
      <w:sz w:val="20"/>
      <w:szCs w:val="20"/>
    </w:rPr>
  </w:style>
  <w:style w:type="paragraph" w:styleId="TM2">
    <w:name w:val="toc 2"/>
    <w:basedOn w:val="Normal"/>
    <w:next w:val="Normal"/>
    <w:autoRedefine/>
    <w:uiPriority w:val="39"/>
    <w:unhideWhenUsed/>
    <w:rsid w:val="004E73BE"/>
    <w:pPr>
      <w:spacing w:after="0"/>
      <w:ind w:left="220"/>
      <w:jc w:val="left"/>
    </w:pPr>
    <w:rPr>
      <w:rFonts w:cstheme="minorHAnsi"/>
      <w:smallCaps/>
      <w:sz w:val="20"/>
      <w:szCs w:val="20"/>
    </w:rPr>
  </w:style>
  <w:style w:type="paragraph" w:styleId="TM3">
    <w:name w:val="toc 3"/>
    <w:basedOn w:val="Normal"/>
    <w:next w:val="Normal"/>
    <w:autoRedefine/>
    <w:uiPriority w:val="39"/>
    <w:unhideWhenUsed/>
    <w:rsid w:val="004E73BE"/>
    <w:pPr>
      <w:spacing w:after="0"/>
      <w:ind w:left="440"/>
      <w:jc w:val="left"/>
    </w:pPr>
    <w:rPr>
      <w:rFonts w:cstheme="minorHAnsi"/>
      <w:i/>
      <w:iCs/>
      <w:sz w:val="20"/>
      <w:szCs w:val="20"/>
    </w:rPr>
  </w:style>
  <w:style w:type="paragraph" w:customStyle="1" w:styleId="sc-95e747a0-0">
    <w:name w:val="sc-95e747a0-0"/>
    <w:basedOn w:val="Normal"/>
    <w:rsid w:val="0048087F"/>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48087F"/>
    <w:rPr>
      <w:b/>
      <w:bCs/>
    </w:rPr>
  </w:style>
  <w:style w:type="character" w:styleId="CodeHTML">
    <w:name w:val="HTML Code"/>
    <w:basedOn w:val="Policepardfaut"/>
    <w:uiPriority w:val="99"/>
    <w:semiHidden/>
    <w:unhideWhenUsed/>
    <w:rsid w:val="0048087F"/>
    <w:rPr>
      <w:rFonts w:ascii="Courier New" w:eastAsia="Times New Roman" w:hAnsi="Courier New" w:cs="Courier New"/>
      <w:sz w:val="20"/>
      <w:szCs w:val="20"/>
    </w:rPr>
  </w:style>
  <w:style w:type="character" w:styleId="Accentuation">
    <w:name w:val="Emphasis"/>
    <w:basedOn w:val="Policepardfaut"/>
    <w:uiPriority w:val="20"/>
    <w:qFormat/>
    <w:rsid w:val="00344F42"/>
    <w:rPr>
      <w:i/>
      <w:iCs/>
    </w:rPr>
  </w:style>
  <w:style w:type="paragraph" w:styleId="PrformatHTML">
    <w:name w:val="HTML Preformatted"/>
    <w:basedOn w:val="Normal"/>
    <w:link w:val="PrformatHTMLCar"/>
    <w:uiPriority w:val="99"/>
    <w:semiHidden/>
    <w:unhideWhenUsed/>
    <w:rsid w:val="007E2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7E2603"/>
    <w:rPr>
      <w:rFonts w:ascii="Courier New" w:eastAsia="Times New Roman" w:hAnsi="Courier New" w:cs="Courier New"/>
      <w:kern w:val="0"/>
      <w:sz w:val="20"/>
      <w:szCs w:val="20"/>
      <w:lang w:val="fr-FR" w:eastAsia="fr-FR"/>
      <w14:ligatures w14:val="none"/>
    </w:rPr>
  </w:style>
  <w:style w:type="character" w:customStyle="1" w:styleId="line">
    <w:name w:val="line"/>
    <w:basedOn w:val="Policepardfaut"/>
    <w:rsid w:val="007E2603"/>
  </w:style>
  <w:style w:type="paragraph" w:styleId="NormalWeb">
    <w:name w:val="Normal (Web)"/>
    <w:basedOn w:val="Normal"/>
    <w:uiPriority w:val="99"/>
    <w:unhideWhenUsed/>
    <w:rsid w:val="002857DC"/>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paragraph" w:styleId="TM4">
    <w:name w:val="toc 4"/>
    <w:basedOn w:val="Normal"/>
    <w:next w:val="Normal"/>
    <w:autoRedefine/>
    <w:uiPriority w:val="39"/>
    <w:unhideWhenUsed/>
    <w:rsid w:val="00867B90"/>
    <w:pPr>
      <w:spacing w:after="0"/>
      <w:ind w:left="660"/>
      <w:jc w:val="left"/>
    </w:pPr>
    <w:rPr>
      <w:rFonts w:cstheme="minorHAnsi"/>
      <w:sz w:val="18"/>
      <w:szCs w:val="18"/>
    </w:rPr>
  </w:style>
  <w:style w:type="paragraph" w:styleId="TM5">
    <w:name w:val="toc 5"/>
    <w:basedOn w:val="Normal"/>
    <w:next w:val="Normal"/>
    <w:autoRedefine/>
    <w:uiPriority w:val="39"/>
    <w:unhideWhenUsed/>
    <w:rsid w:val="00867B90"/>
    <w:pPr>
      <w:spacing w:after="0"/>
      <w:ind w:left="880"/>
      <w:jc w:val="left"/>
    </w:pPr>
    <w:rPr>
      <w:rFonts w:cstheme="minorHAnsi"/>
      <w:sz w:val="18"/>
      <w:szCs w:val="18"/>
    </w:rPr>
  </w:style>
  <w:style w:type="paragraph" w:styleId="TM6">
    <w:name w:val="toc 6"/>
    <w:basedOn w:val="Normal"/>
    <w:next w:val="Normal"/>
    <w:autoRedefine/>
    <w:uiPriority w:val="39"/>
    <w:unhideWhenUsed/>
    <w:rsid w:val="00867B90"/>
    <w:pPr>
      <w:spacing w:after="0"/>
      <w:ind w:left="1100"/>
      <w:jc w:val="left"/>
    </w:pPr>
    <w:rPr>
      <w:rFonts w:cstheme="minorHAnsi"/>
      <w:sz w:val="18"/>
      <w:szCs w:val="18"/>
    </w:rPr>
  </w:style>
  <w:style w:type="paragraph" w:styleId="TM7">
    <w:name w:val="toc 7"/>
    <w:basedOn w:val="Normal"/>
    <w:next w:val="Normal"/>
    <w:autoRedefine/>
    <w:uiPriority w:val="39"/>
    <w:unhideWhenUsed/>
    <w:rsid w:val="00867B90"/>
    <w:pPr>
      <w:spacing w:after="0"/>
      <w:ind w:left="1320"/>
      <w:jc w:val="left"/>
    </w:pPr>
    <w:rPr>
      <w:rFonts w:cstheme="minorHAnsi"/>
      <w:sz w:val="18"/>
      <w:szCs w:val="18"/>
    </w:rPr>
  </w:style>
  <w:style w:type="paragraph" w:styleId="TM8">
    <w:name w:val="toc 8"/>
    <w:basedOn w:val="Normal"/>
    <w:next w:val="Normal"/>
    <w:autoRedefine/>
    <w:uiPriority w:val="39"/>
    <w:unhideWhenUsed/>
    <w:rsid w:val="00867B90"/>
    <w:pPr>
      <w:spacing w:after="0"/>
      <w:ind w:left="1540"/>
      <w:jc w:val="left"/>
    </w:pPr>
    <w:rPr>
      <w:rFonts w:cstheme="minorHAnsi"/>
      <w:sz w:val="18"/>
      <w:szCs w:val="18"/>
    </w:rPr>
  </w:style>
  <w:style w:type="paragraph" w:styleId="TM9">
    <w:name w:val="toc 9"/>
    <w:basedOn w:val="Normal"/>
    <w:next w:val="Normal"/>
    <w:autoRedefine/>
    <w:uiPriority w:val="39"/>
    <w:unhideWhenUsed/>
    <w:rsid w:val="00867B90"/>
    <w:pPr>
      <w:spacing w:after="0"/>
      <w:ind w:left="1760"/>
      <w:jc w:val="left"/>
    </w:pPr>
    <w:rPr>
      <w:rFonts w:cstheme="minorHAnsi"/>
      <w:sz w:val="18"/>
      <w:szCs w:val="18"/>
    </w:rPr>
  </w:style>
  <w:style w:type="paragraph" w:customStyle="1" w:styleId="Pa16">
    <w:name w:val="Pa16"/>
    <w:basedOn w:val="Normal"/>
    <w:next w:val="Normal"/>
    <w:uiPriority w:val="99"/>
    <w:rsid w:val="001E0BA4"/>
    <w:pPr>
      <w:autoSpaceDE w:val="0"/>
      <w:autoSpaceDN w:val="0"/>
      <w:adjustRightInd w:val="0"/>
      <w:spacing w:after="0" w:line="181" w:lineRule="atLeast"/>
      <w:jc w:val="left"/>
    </w:pPr>
    <w:rPr>
      <w:rFonts w:ascii="Stone Sans ITC" w:hAnsi="Stone Sans ITC"/>
      <w:kern w:val="0"/>
      <w:sz w:val="24"/>
      <w:szCs w:val="24"/>
      <w:lang w:val="fr-FR"/>
    </w:rPr>
  </w:style>
  <w:style w:type="character" w:styleId="Rfrencelgre">
    <w:name w:val="Subtle Reference"/>
    <w:uiPriority w:val="31"/>
    <w:qFormat/>
    <w:rsid w:val="008D5A60"/>
    <w:rPr>
      <w:rFonts w:ascii="Courier New" w:eastAsia="Times New Roman" w:hAnsi="Courier New" w:cs="Courier New"/>
      <w:kern w:val="0"/>
      <w:sz w:val="20"/>
      <w:szCs w:val="20"/>
      <w:lang w:val="en-US" w:eastAsia="fr-FR"/>
      <w14:ligatures w14:val="none"/>
    </w:rPr>
  </w:style>
  <w:style w:type="character" w:styleId="Rfrenceintense">
    <w:name w:val="Intense Reference"/>
    <w:basedOn w:val="Policepardfaut"/>
    <w:uiPriority w:val="32"/>
    <w:qFormat/>
    <w:rsid w:val="0053056A"/>
    <w:rPr>
      <w:b/>
      <w:bCs/>
      <w:smallCaps/>
      <w:color w:val="4472C4" w:themeColor="accent1"/>
      <w:spacing w:val="5"/>
    </w:rPr>
  </w:style>
  <w:style w:type="table" w:styleId="Listemoyenne2-Accent1">
    <w:name w:val="Medium List 2 Accent 1"/>
    <w:basedOn w:val="TableauNormal"/>
    <w:uiPriority w:val="66"/>
    <w:rsid w:val="00436FED"/>
    <w:pPr>
      <w:spacing w:after="0" w:line="240" w:lineRule="auto"/>
    </w:pPr>
    <w:rPr>
      <w:rFonts w:asciiTheme="majorHAnsi" w:eastAsiaTheme="majorEastAsia" w:hAnsiTheme="majorHAnsi" w:cstheme="majorBidi"/>
      <w:color w:val="000000" w:themeColor="text1"/>
      <w:kern w:val="0"/>
      <w:lang w:val="fr-FR" w:eastAsia="fr-FR"/>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4C7E3C"/>
    <w:pPr>
      <w:tabs>
        <w:tab w:val="decimal" w:pos="360"/>
      </w:tabs>
      <w:spacing w:after="200" w:line="276" w:lineRule="auto"/>
      <w:jc w:val="left"/>
    </w:pPr>
    <w:rPr>
      <w:rFonts w:eastAsiaTheme="minorEastAsia" w:cs="Times New Roman"/>
      <w:kern w:val="0"/>
      <w:lang w:val="fr-FR" w:eastAsia="fr-FR"/>
      <w14:ligatures w14:val="none"/>
    </w:rPr>
  </w:style>
  <w:style w:type="character" w:styleId="Accentuationlgre">
    <w:name w:val="Subtle Emphasis"/>
    <w:basedOn w:val="Policepardfaut"/>
    <w:uiPriority w:val="19"/>
    <w:qFormat/>
    <w:rsid w:val="004C7E3C"/>
    <w:rPr>
      <w:i/>
      <w:iCs/>
    </w:rPr>
  </w:style>
  <w:style w:type="table" w:styleId="Tramemoyenne2-Accent5">
    <w:name w:val="Medium Shading 2 Accent 5"/>
    <w:basedOn w:val="TableauNormal"/>
    <w:uiPriority w:val="64"/>
    <w:rsid w:val="004C7E3C"/>
    <w:pPr>
      <w:spacing w:after="0" w:line="240" w:lineRule="auto"/>
    </w:pPr>
    <w:rPr>
      <w:rFonts w:eastAsiaTheme="minorEastAsia"/>
      <w:kern w:val="0"/>
      <w:lang w:val="fr-FR" w:eastAsia="fr-FR"/>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sc-37ae9948-0">
    <w:name w:val="sc-37ae9948-0"/>
    <w:basedOn w:val="Normal"/>
    <w:rsid w:val="008A7FD6"/>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character" w:styleId="Titredulivre">
    <w:name w:val="Book Title"/>
    <w:basedOn w:val="Accentuation"/>
    <w:uiPriority w:val="33"/>
    <w:qFormat/>
    <w:rsid w:val="005518CB"/>
    <w:rPr>
      <w:b/>
      <w:i/>
      <w:iCs/>
      <w:lang w:val="en-US"/>
    </w:rPr>
  </w:style>
  <w:style w:type="character" w:customStyle="1" w:styleId="object">
    <w:name w:val="object"/>
    <w:basedOn w:val="Policepardfaut"/>
    <w:rsid w:val="005C1D10"/>
  </w:style>
  <w:style w:type="paragraph" w:styleId="Corpsdetexte">
    <w:name w:val="Body Text"/>
    <w:basedOn w:val="Normal"/>
    <w:link w:val="CorpsdetexteCar"/>
    <w:uiPriority w:val="1"/>
    <w:qFormat/>
    <w:rsid w:val="0063128F"/>
    <w:pPr>
      <w:autoSpaceDE w:val="0"/>
      <w:autoSpaceDN w:val="0"/>
      <w:adjustRightInd w:val="0"/>
      <w:spacing w:before="28" w:after="0" w:line="240" w:lineRule="auto"/>
      <w:ind w:left="118" w:hanging="567"/>
      <w:jc w:val="left"/>
    </w:pPr>
    <w:rPr>
      <w:rFonts w:ascii="Verdana" w:hAnsi="Verdana" w:cs="Verdana"/>
      <w:kern w:val="0"/>
      <w:sz w:val="18"/>
      <w:szCs w:val="18"/>
      <w:lang w:val="fr-FR"/>
    </w:rPr>
  </w:style>
  <w:style w:type="character" w:customStyle="1" w:styleId="CorpsdetexteCar">
    <w:name w:val="Corps de texte Car"/>
    <w:basedOn w:val="Policepardfaut"/>
    <w:link w:val="Corpsdetexte"/>
    <w:uiPriority w:val="1"/>
    <w:rsid w:val="0063128F"/>
    <w:rPr>
      <w:rFonts w:ascii="Verdana" w:hAnsi="Verdana" w:cs="Verdana"/>
      <w:kern w:val="0"/>
      <w:sz w:val="18"/>
      <w:szCs w:val="18"/>
      <w:lang w:val="fr-FR"/>
    </w:rPr>
  </w:style>
  <w:style w:type="paragraph" w:customStyle="1" w:styleId="TableParagraph">
    <w:name w:val="Table Paragraph"/>
    <w:basedOn w:val="Normal"/>
    <w:uiPriority w:val="1"/>
    <w:qFormat/>
    <w:rsid w:val="0063128F"/>
    <w:pPr>
      <w:autoSpaceDE w:val="0"/>
      <w:autoSpaceDN w:val="0"/>
      <w:adjustRightInd w:val="0"/>
      <w:spacing w:after="0" w:line="240" w:lineRule="auto"/>
      <w:jc w:val="left"/>
    </w:pPr>
    <w:rPr>
      <w:rFonts w:ascii="Times New Roman" w:hAnsi="Times New Roman" w:cs="Times New Roman"/>
      <w:kern w:val="0"/>
      <w:sz w:val="24"/>
      <w:szCs w:val="24"/>
      <w:lang w:val="fr-FR"/>
    </w:rPr>
  </w:style>
  <w:style w:type="character" w:styleId="Lienhypertextesuivivisit">
    <w:name w:val="FollowedHyperlink"/>
    <w:basedOn w:val="Policepardfaut"/>
    <w:uiPriority w:val="99"/>
    <w:semiHidden/>
    <w:unhideWhenUsed/>
    <w:rsid w:val="009D6D0B"/>
    <w:rPr>
      <w:color w:val="954F72" w:themeColor="followedHyperlink"/>
      <w:u w:val="single"/>
    </w:rPr>
  </w:style>
  <w:style w:type="paragraph" w:styleId="En-tte">
    <w:name w:val="header"/>
    <w:basedOn w:val="Normal"/>
    <w:link w:val="En-tteCar"/>
    <w:uiPriority w:val="99"/>
    <w:unhideWhenUsed/>
    <w:rsid w:val="00395E47"/>
    <w:pPr>
      <w:tabs>
        <w:tab w:val="center" w:pos="4536"/>
        <w:tab w:val="right" w:pos="9072"/>
      </w:tabs>
      <w:spacing w:after="0" w:line="240" w:lineRule="auto"/>
    </w:pPr>
  </w:style>
  <w:style w:type="character" w:customStyle="1" w:styleId="En-tteCar">
    <w:name w:val="En-tête Car"/>
    <w:basedOn w:val="Policepardfaut"/>
    <w:link w:val="En-tte"/>
    <w:uiPriority w:val="99"/>
    <w:rsid w:val="00395E47"/>
  </w:style>
  <w:style w:type="paragraph" w:styleId="Pieddepage">
    <w:name w:val="footer"/>
    <w:basedOn w:val="Normal"/>
    <w:link w:val="PieddepageCar"/>
    <w:uiPriority w:val="99"/>
    <w:unhideWhenUsed/>
    <w:rsid w:val="00395E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5E47"/>
  </w:style>
  <w:style w:type="paragraph" w:customStyle="1" w:styleId="Software">
    <w:name w:val="Software"/>
    <w:basedOn w:val="Normal"/>
    <w:link w:val="SoftwareCar"/>
    <w:qFormat/>
    <w:rsid w:val="00986C1C"/>
    <w:pPr>
      <w:shd w:val="clear" w:color="auto" w:fill="E7E6E6" w:themeFill="background2"/>
    </w:pPr>
    <w:rPr>
      <w:lang w:val="en-US"/>
    </w:rPr>
  </w:style>
  <w:style w:type="paragraph" w:customStyle="1" w:styleId="Standard">
    <w:name w:val="Standard"/>
    <w:rsid w:val="00986C1C"/>
    <w:pPr>
      <w:suppressAutoHyphens/>
      <w:autoSpaceDN w:val="0"/>
      <w:jc w:val="both"/>
      <w:textAlignment w:val="baseline"/>
    </w:pPr>
    <w:rPr>
      <w:rFonts w:ascii="Calibri" w:eastAsia="Calibri" w:hAnsi="Calibri" w:cs="Noto Sans Arabic"/>
      <w:kern w:val="3"/>
      <w14:ligatures w14:val="none"/>
    </w:rPr>
  </w:style>
  <w:style w:type="character" w:customStyle="1" w:styleId="SoftwareCar">
    <w:name w:val="Software Car"/>
    <w:basedOn w:val="Policepardfaut"/>
    <w:link w:val="Software"/>
    <w:rsid w:val="00986C1C"/>
    <w:rPr>
      <w:shd w:val="clear" w:color="auto" w:fill="E7E6E6" w:themeFill="background2"/>
      <w:lang w:val="en-US"/>
    </w:rPr>
  </w:style>
  <w:style w:type="paragraph" w:customStyle="1" w:styleId="Textbody">
    <w:name w:val="Text body"/>
    <w:basedOn w:val="Standard"/>
    <w:rsid w:val="00986C1C"/>
    <w:pPr>
      <w:spacing w:after="140" w:line="276" w:lineRule="auto"/>
    </w:pPr>
  </w:style>
  <w:style w:type="paragraph" w:customStyle="1" w:styleId="box-sc-41806bc0-0">
    <w:name w:val="box-sc-41806bc0-0"/>
    <w:basedOn w:val="Normal"/>
    <w:rsid w:val="00D75C80"/>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paragraph" w:customStyle="1" w:styleId="pdq2pgselectionanchorcontainer">
    <w:name w:val="pdq2pg_selectionanchorcontainer"/>
    <w:basedOn w:val="Normal"/>
    <w:rsid w:val="00EB7190"/>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paragraph" w:customStyle="1" w:styleId="Part">
    <w:name w:val="Part"/>
    <w:basedOn w:val="Titre1"/>
    <w:link w:val="PartCar"/>
    <w:qFormat/>
    <w:rsid w:val="007F64C6"/>
    <w:pPr>
      <w:numPr>
        <w:numId w:val="0"/>
      </w:numPr>
      <w:jc w:val="left"/>
    </w:pPr>
    <w:rPr>
      <w:b/>
      <w:caps/>
      <w:sz w:val="40"/>
      <w:lang w:val="en-US"/>
    </w:rPr>
  </w:style>
  <w:style w:type="character" w:customStyle="1" w:styleId="PartCar">
    <w:name w:val="Part Car"/>
    <w:basedOn w:val="Titre1Car"/>
    <w:link w:val="Part"/>
    <w:rsid w:val="007F64C6"/>
    <w:rPr>
      <w:rFonts w:asciiTheme="majorHAnsi" w:eastAsiaTheme="majorEastAsia" w:hAnsiTheme="majorHAnsi" w:cstheme="majorBidi"/>
      <w:b/>
      <w:caps/>
      <w:color w:val="2F5496" w:themeColor="accent1" w:themeShade="BF"/>
      <w:sz w:val="40"/>
      <w:szCs w:val="32"/>
      <w:lang w:val="en-US"/>
    </w:rPr>
  </w:style>
  <w:style w:type="paragraph" w:styleId="Listepuces2">
    <w:name w:val="List Bullet 2"/>
    <w:basedOn w:val="Normal"/>
    <w:uiPriority w:val="99"/>
    <w:unhideWhenUsed/>
    <w:rsid w:val="005F597A"/>
    <w:pPr>
      <w:numPr>
        <w:numId w:val="8"/>
      </w:numPr>
      <w:spacing w:after="200" w:line="276" w:lineRule="auto"/>
      <w:contextualSpacing/>
      <w:jc w:val="left"/>
    </w:pPr>
    <w:rPr>
      <w:rFonts w:eastAsiaTheme="minorEastAsia"/>
      <w:kern w:val="0"/>
      <w:lang w:val="en-US"/>
      <w14:ligatures w14:val="none"/>
    </w:rPr>
  </w:style>
  <w:style w:type="paragraph" w:styleId="z-Hautduformulaire">
    <w:name w:val="HTML Top of Form"/>
    <w:basedOn w:val="Normal"/>
    <w:next w:val="Normal"/>
    <w:link w:val="z-HautduformulaireCar"/>
    <w:hidden/>
    <w:uiPriority w:val="99"/>
    <w:semiHidden/>
    <w:unhideWhenUsed/>
    <w:rsid w:val="00F94937"/>
    <w:pPr>
      <w:pBdr>
        <w:bottom w:val="single" w:sz="6" w:space="1" w:color="auto"/>
      </w:pBdr>
      <w:spacing w:after="0" w:line="240" w:lineRule="auto"/>
      <w:jc w:val="center"/>
    </w:pPr>
    <w:rPr>
      <w:rFonts w:ascii="Arial" w:eastAsia="Times New Roman" w:hAnsi="Arial" w:cs="Arial"/>
      <w:vanish/>
      <w:kern w:val="0"/>
      <w:sz w:val="16"/>
      <w:szCs w:val="16"/>
      <w:lang w:val="fr-FR" w:eastAsia="fr-FR"/>
      <w14:ligatures w14:val="none"/>
    </w:rPr>
  </w:style>
  <w:style w:type="character" w:customStyle="1" w:styleId="z-HautduformulaireCar">
    <w:name w:val="z-Haut du formulaire Car"/>
    <w:basedOn w:val="Policepardfaut"/>
    <w:link w:val="z-Hautduformulaire"/>
    <w:uiPriority w:val="99"/>
    <w:semiHidden/>
    <w:rsid w:val="00F94937"/>
    <w:rPr>
      <w:rFonts w:ascii="Arial" w:eastAsia="Times New Roman" w:hAnsi="Arial" w:cs="Arial"/>
      <w:vanish/>
      <w:kern w:val="0"/>
      <w:sz w:val="16"/>
      <w:szCs w:val="16"/>
      <w:lang w:val="fr-FR" w:eastAsia="fr-FR"/>
      <w14:ligatures w14:val="none"/>
    </w:rPr>
  </w:style>
  <w:style w:type="paragraph" w:styleId="z-Basduformulaire">
    <w:name w:val="HTML Bottom of Form"/>
    <w:basedOn w:val="Normal"/>
    <w:next w:val="Normal"/>
    <w:link w:val="z-BasduformulaireCar"/>
    <w:hidden/>
    <w:uiPriority w:val="99"/>
    <w:semiHidden/>
    <w:unhideWhenUsed/>
    <w:rsid w:val="00F94937"/>
    <w:pPr>
      <w:pBdr>
        <w:top w:val="single" w:sz="6" w:space="1" w:color="auto"/>
      </w:pBdr>
      <w:spacing w:after="0" w:line="240" w:lineRule="auto"/>
      <w:jc w:val="center"/>
    </w:pPr>
    <w:rPr>
      <w:rFonts w:ascii="Arial" w:eastAsia="Times New Roman" w:hAnsi="Arial" w:cs="Arial"/>
      <w:vanish/>
      <w:kern w:val="0"/>
      <w:sz w:val="16"/>
      <w:szCs w:val="16"/>
      <w:lang w:val="fr-FR" w:eastAsia="fr-FR"/>
      <w14:ligatures w14:val="none"/>
    </w:rPr>
  </w:style>
  <w:style w:type="character" w:customStyle="1" w:styleId="z-BasduformulaireCar">
    <w:name w:val="z-Bas du formulaire Car"/>
    <w:basedOn w:val="Policepardfaut"/>
    <w:link w:val="z-Basduformulaire"/>
    <w:uiPriority w:val="99"/>
    <w:semiHidden/>
    <w:rsid w:val="00F94937"/>
    <w:rPr>
      <w:rFonts w:ascii="Arial" w:eastAsia="Times New Roman" w:hAnsi="Arial" w:cs="Arial"/>
      <w:vanish/>
      <w:kern w:val="0"/>
      <w:sz w:val="16"/>
      <w:szCs w:val="16"/>
      <w:lang w:val="fr-FR" w:eastAsia="fr-FR"/>
      <w14:ligatures w14:val="none"/>
    </w:rPr>
  </w:style>
  <w:style w:type="paragraph" w:customStyle="1" w:styleId="FrontMatter">
    <w:name w:val="Front Matter"/>
    <w:basedOn w:val="Titre1"/>
    <w:link w:val="FrontMatterCar"/>
    <w:qFormat/>
    <w:rsid w:val="00704B09"/>
    <w:pPr>
      <w:pageBreakBefore/>
      <w:numPr>
        <w:numId w:val="0"/>
      </w:numPr>
    </w:pPr>
    <w:rPr>
      <w:b/>
      <w:color w:val="auto"/>
    </w:rPr>
  </w:style>
  <w:style w:type="character" w:customStyle="1" w:styleId="FrontMatterCar">
    <w:name w:val="Front Matter Car"/>
    <w:basedOn w:val="Titre1Car"/>
    <w:link w:val="FrontMatter"/>
    <w:rsid w:val="00704B09"/>
    <w:rPr>
      <w:rFonts w:asciiTheme="majorHAnsi" w:eastAsiaTheme="majorEastAsia" w:hAnsiTheme="majorHAnsi" w:cstheme="majorBidi"/>
      <w:b/>
      <w:color w:val="2F5496" w:themeColor="accent1" w:themeShade="BF"/>
      <w:sz w:val="32"/>
      <w:szCs w:val="32"/>
    </w:rPr>
  </w:style>
  <w:style w:type="table" w:customStyle="1" w:styleId="TableNormal1">
    <w:name w:val="Table Normal1"/>
    <w:uiPriority w:val="2"/>
    <w:semiHidden/>
    <w:unhideWhenUsed/>
    <w:qFormat/>
    <w:rsid w:val="007405A4"/>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abledesillustrations">
    <w:name w:val="table of figures"/>
    <w:basedOn w:val="Normal"/>
    <w:next w:val="Normal"/>
    <w:uiPriority w:val="99"/>
    <w:unhideWhenUsed/>
    <w:rsid w:val="00467E1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74207">
      <w:bodyDiv w:val="1"/>
      <w:marLeft w:val="0"/>
      <w:marRight w:val="0"/>
      <w:marTop w:val="0"/>
      <w:marBottom w:val="0"/>
      <w:divBdr>
        <w:top w:val="none" w:sz="0" w:space="0" w:color="auto"/>
        <w:left w:val="none" w:sz="0" w:space="0" w:color="auto"/>
        <w:bottom w:val="none" w:sz="0" w:space="0" w:color="auto"/>
        <w:right w:val="none" w:sz="0" w:space="0" w:color="auto"/>
      </w:divBdr>
    </w:div>
    <w:div w:id="51655750">
      <w:bodyDiv w:val="1"/>
      <w:marLeft w:val="0"/>
      <w:marRight w:val="0"/>
      <w:marTop w:val="0"/>
      <w:marBottom w:val="0"/>
      <w:divBdr>
        <w:top w:val="none" w:sz="0" w:space="0" w:color="auto"/>
        <w:left w:val="none" w:sz="0" w:space="0" w:color="auto"/>
        <w:bottom w:val="none" w:sz="0" w:space="0" w:color="auto"/>
        <w:right w:val="none" w:sz="0" w:space="0" w:color="auto"/>
      </w:divBdr>
    </w:div>
    <w:div w:id="128322279">
      <w:bodyDiv w:val="1"/>
      <w:marLeft w:val="0"/>
      <w:marRight w:val="0"/>
      <w:marTop w:val="0"/>
      <w:marBottom w:val="0"/>
      <w:divBdr>
        <w:top w:val="none" w:sz="0" w:space="0" w:color="auto"/>
        <w:left w:val="none" w:sz="0" w:space="0" w:color="auto"/>
        <w:bottom w:val="none" w:sz="0" w:space="0" w:color="auto"/>
        <w:right w:val="none" w:sz="0" w:space="0" w:color="auto"/>
      </w:divBdr>
    </w:div>
    <w:div w:id="149754244">
      <w:bodyDiv w:val="1"/>
      <w:marLeft w:val="0"/>
      <w:marRight w:val="0"/>
      <w:marTop w:val="0"/>
      <w:marBottom w:val="0"/>
      <w:divBdr>
        <w:top w:val="none" w:sz="0" w:space="0" w:color="auto"/>
        <w:left w:val="none" w:sz="0" w:space="0" w:color="auto"/>
        <w:bottom w:val="none" w:sz="0" w:space="0" w:color="auto"/>
        <w:right w:val="none" w:sz="0" w:space="0" w:color="auto"/>
      </w:divBdr>
    </w:div>
    <w:div w:id="155726303">
      <w:bodyDiv w:val="1"/>
      <w:marLeft w:val="0"/>
      <w:marRight w:val="0"/>
      <w:marTop w:val="0"/>
      <w:marBottom w:val="0"/>
      <w:divBdr>
        <w:top w:val="none" w:sz="0" w:space="0" w:color="auto"/>
        <w:left w:val="none" w:sz="0" w:space="0" w:color="auto"/>
        <w:bottom w:val="none" w:sz="0" w:space="0" w:color="auto"/>
        <w:right w:val="none" w:sz="0" w:space="0" w:color="auto"/>
      </w:divBdr>
    </w:div>
    <w:div w:id="158426448">
      <w:bodyDiv w:val="1"/>
      <w:marLeft w:val="0"/>
      <w:marRight w:val="0"/>
      <w:marTop w:val="0"/>
      <w:marBottom w:val="0"/>
      <w:divBdr>
        <w:top w:val="none" w:sz="0" w:space="0" w:color="auto"/>
        <w:left w:val="none" w:sz="0" w:space="0" w:color="auto"/>
        <w:bottom w:val="none" w:sz="0" w:space="0" w:color="auto"/>
        <w:right w:val="none" w:sz="0" w:space="0" w:color="auto"/>
      </w:divBdr>
    </w:div>
    <w:div w:id="169416471">
      <w:bodyDiv w:val="1"/>
      <w:marLeft w:val="0"/>
      <w:marRight w:val="0"/>
      <w:marTop w:val="0"/>
      <w:marBottom w:val="0"/>
      <w:divBdr>
        <w:top w:val="none" w:sz="0" w:space="0" w:color="auto"/>
        <w:left w:val="none" w:sz="0" w:space="0" w:color="auto"/>
        <w:bottom w:val="none" w:sz="0" w:space="0" w:color="auto"/>
        <w:right w:val="none" w:sz="0" w:space="0" w:color="auto"/>
      </w:divBdr>
    </w:div>
    <w:div w:id="204954925">
      <w:bodyDiv w:val="1"/>
      <w:marLeft w:val="0"/>
      <w:marRight w:val="0"/>
      <w:marTop w:val="0"/>
      <w:marBottom w:val="0"/>
      <w:divBdr>
        <w:top w:val="none" w:sz="0" w:space="0" w:color="auto"/>
        <w:left w:val="none" w:sz="0" w:space="0" w:color="auto"/>
        <w:bottom w:val="none" w:sz="0" w:space="0" w:color="auto"/>
        <w:right w:val="none" w:sz="0" w:space="0" w:color="auto"/>
      </w:divBdr>
      <w:divsChild>
        <w:div w:id="684593166">
          <w:marLeft w:val="0"/>
          <w:marRight w:val="0"/>
          <w:marTop w:val="0"/>
          <w:marBottom w:val="0"/>
          <w:divBdr>
            <w:top w:val="none" w:sz="0" w:space="0" w:color="auto"/>
            <w:left w:val="none" w:sz="0" w:space="0" w:color="auto"/>
            <w:bottom w:val="none" w:sz="0" w:space="0" w:color="auto"/>
            <w:right w:val="none" w:sz="0" w:space="0" w:color="auto"/>
          </w:divBdr>
          <w:divsChild>
            <w:div w:id="1099254980">
              <w:marLeft w:val="0"/>
              <w:marRight w:val="0"/>
              <w:marTop w:val="0"/>
              <w:marBottom w:val="0"/>
              <w:divBdr>
                <w:top w:val="none" w:sz="0" w:space="0" w:color="auto"/>
                <w:left w:val="none" w:sz="0" w:space="0" w:color="auto"/>
                <w:bottom w:val="none" w:sz="0" w:space="0" w:color="auto"/>
                <w:right w:val="none" w:sz="0" w:space="0" w:color="auto"/>
              </w:divBdr>
              <w:divsChild>
                <w:div w:id="1921602220">
                  <w:marLeft w:val="0"/>
                  <w:marRight w:val="0"/>
                  <w:marTop w:val="0"/>
                  <w:marBottom w:val="0"/>
                  <w:divBdr>
                    <w:top w:val="none" w:sz="0" w:space="0" w:color="auto"/>
                    <w:left w:val="none" w:sz="0" w:space="0" w:color="auto"/>
                    <w:bottom w:val="none" w:sz="0" w:space="0" w:color="auto"/>
                    <w:right w:val="none" w:sz="0" w:space="0" w:color="auto"/>
                  </w:divBdr>
                  <w:divsChild>
                    <w:div w:id="2009867496">
                      <w:marLeft w:val="0"/>
                      <w:marRight w:val="0"/>
                      <w:marTop w:val="0"/>
                      <w:marBottom w:val="0"/>
                      <w:divBdr>
                        <w:top w:val="none" w:sz="0" w:space="0" w:color="auto"/>
                        <w:left w:val="none" w:sz="0" w:space="0" w:color="auto"/>
                        <w:bottom w:val="none" w:sz="0" w:space="0" w:color="auto"/>
                        <w:right w:val="none" w:sz="0" w:space="0" w:color="auto"/>
                      </w:divBdr>
                      <w:divsChild>
                        <w:div w:id="1780181553">
                          <w:marLeft w:val="0"/>
                          <w:marRight w:val="0"/>
                          <w:marTop w:val="0"/>
                          <w:marBottom w:val="0"/>
                          <w:divBdr>
                            <w:top w:val="none" w:sz="0" w:space="0" w:color="auto"/>
                            <w:left w:val="none" w:sz="0" w:space="0" w:color="auto"/>
                            <w:bottom w:val="none" w:sz="0" w:space="0" w:color="auto"/>
                            <w:right w:val="none" w:sz="0" w:space="0" w:color="auto"/>
                          </w:divBdr>
                          <w:divsChild>
                            <w:div w:id="609898114">
                              <w:marLeft w:val="0"/>
                              <w:marRight w:val="0"/>
                              <w:marTop w:val="0"/>
                              <w:marBottom w:val="0"/>
                              <w:divBdr>
                                <w:top w:val="none" w:sz="0" w:space="0" w:color="auto"/>
                                <w:left w:val="none" w:sz="0" w:space="0" w:color="auto"/>
                                <w:bottom w:val="none" w:sz="0" w:space="0" w:color="auto"/>
                                <w:right w:val="none" w:sz="0" w:space="0" w:color="auto"/>
                              </w:divBdr>
                              <w:divsChild>
                                <w:div w:id="2077044607">
                                  <w:marLeft w:val="0"/>
                                  <w:marRight w:val="0"/>
                                  <w:marTop w:val="0"/>
                                  <w:marBottom w:val="0"/>
                                  <w:divBdr>
                                    <w:top w:val="none" w:sz="0" w:space="0" w:color="auto"/>
                                    <w:left w:val="none" w:sz="0" w:space="0" w:color="auto"/>
                                    <w:bottom w:val="none" w:sz="0" w:space="0" w:color="auto"/>
                                    <w:right w:val="none" w:sz="0" w:space="0" w:color="auto"/>
                                  </w:divBdr>
                                  <w:divsChild>
                                    <w:div w:id="721440984">
                                      <w:marLeft w:val="0"/>
                                      <w:marRight w:val="0"/>
                                      <w:marTop w:val="0"/>
                                      <w:marBottom w:val="0"/>
                                      <w:divBdr>
                                        <w:top w:val="none" w:sz="0" w:space="0" w:color="auto"/>
                                        <w:left w:val="none" w:sz="0" w:space="0" w:color="auto"/>
                                        <w:bottom w:val="none" w:sz="0" w:space="0" w:color="auto"/>
                                        <w:right w:val="none" w:sz="0" w:space="0" w:color="auto"/>
                                      </w:divBdr>
                                      <w:divsChild>
                                        <w:div w:id="1903448634">
                                          <w:marLeft w:val="0"/>
                                          <w:marRight w:val="0"/>
                                          <w:marTop w:val="0"/>
                                          <w:marBottom w:val="0"/>
                                          <w:divBdr>
                                            <w:top w:val="none" w:sz="0" w:space="0" w:color="auto"/>
                                            <w:left w:val="none" w:sz="0" w:space="0" w:color="auto"/>
                                            <w:bottom w:val="none" w:sz="0" w:space="0" w:color="auto"/>
                                            <w:right w:val="none" w:sz="0" w:space="0" w:color="auto"/>
                                          </w:divBdr>
                                          <w:divsChild>
                                            <w:div w:id="1296329481">
                                              <w:marLeft w:val="0"/>
                                              <w:marRight w:val="0"/>
                                              <w:marTop w:val="0"/>
                                              <w:marBottom w:val="0"/>
                                              <w:divBdr>
                                                <w:top w:val="none" w:sz="0" w:space="0" w:color="auto"/>
                                                <w:left w:val="none" w:sz="0" w:space="0" w:color="auto"/>
                                                <w:bottom w:val="none" w:sz="0" w:space="0" w:color="auto"/>
                                                <w:right w:val="none" w:sz="0" w:space="0" w:color="auto"/>
                                              </w:divBdr>
                                              <w:divsChild>
                                                <w:div w:id="1213347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7663459">
          <w:marLeft w:val="0"/>
          <w:marRight w:val="0"/>
          <w:marTop w:val="0"/>
          <w:marBottom w:val="0"/>
          <w:divBdr>
            <w:top w:val="none" w:sz="0" w:space="0" w:color="auto"/>
            <w:left w:val="none" w:sz="0" w:space="0" w:color="auto"/>
            <w:bottom w:val="none" w:sz="0" w:space="0" w:color="auto"/>
            <w:right w:val="none" w:sz="0" w:space="0" w:color="auto"/>
          </w:divBdr>
          <w:divsChild>
            <w:div w:id="1002468439">
              <w:marLeft w:val="0"/>
              <w:marRight w:val="0"/>
              <w:marTop w:val="0"/>
              <w:marBottom w:val="0"/>
              <w:divBdr>
                <w:top w:val="none" w:sz="0" w:space="0" w:color="auto"/>
                <w:left w:val="none" w:sz="0" w:space="0" w:color="auto"/>
                <w:bottom w:val="none" w:sz="0" w:space="0" w:color="auto"/>
                <w:right w:val="none" w:sz="0" w:space="0" w:color="auto"/>
              </w:divBdr>
              <w:divsChild>
                <w:div w:id="1421901431">
                  <w:marLeft w:val="0"/>
                  <w:marRight w:val="0"/>
                  <w:marTop w:val="0"/>
                  <w:marBottom w:val="0"/>
                  <w:divBdr>
                    <w:top w:val="none" w:sz="0" w:space="0" w:color="auto"/>
                    <w:left w:val="none" w:sz="0" w:space="0" w:color="auto"/>
                    <w:bottom w:val="none" w:sz="0" w:space="0" w:color="auto"/>
                    <w:right w:val="none" w:sz="0" w:space="0" w:color="auto"/>
                  </w:divBdr>
                  <w:divsChild>
                    <w:div w:id="1576935825">
                      <w:marLeft w:val="0"/>
                      <w:marRight w:val="0"/>
                      <w:marTop w:val="0"/>
                      <w:marBottom w:val="0"/>
                      <w:divBdr>
                        <w:top w:val="none" w:sz="0" w:space="0" w:color="auto"/>
                        <w:left w:val="none" w:sz="0" w:space="0" w:color="auto"/>
                        <w:bottom w:val="none" w:sz="0" w:space="0" w:color="auto"/>
                        <w:right w:val="none" w:sz="0" w:space="0" w:color="auto"/>
                      </w:divBdr>
                      <w:divsChild>
                        <w:div w:id="2079667526">
                          <w:marLeft w:val="0"/>
                          <w:marRight w:val="0"/>
                          <w:marTop w:val="0"/>
                          <w:marBottom w:val="0"/>
                          <w:divBdr>
                            <w:top w:val="none" w:sz="0" w:space="0" w:color="auto"/>
                            <w:left w:val="none" w:sz="0" w:space="0" w:color="auto"/>
                            <w:bottom w:val="none" w:sz="0" w:space="0" w:color="auto"/>
                            <w:right w:val="none" w:sz="0" w:space="0" w:color="auto"/>
                          </w:divBdr>
                          <w:divsChild>
                            <w:div w:id="1407655538">
                              <w:marLeft w:val="0"/>
                              <w:marRight w:val="0"/>
                              <w:marTop w:val="0"/>
                              <w:marBottom w:val="0"/>
                              <w:divBdr>
                                <w:top w:val="none" w:sz="0" w:space="0" w:color="auto"/>
                                <w:left w:val="none" w:sz="0" w:space="0" w:color="auto"/>
                                <w:bottom w:val="none" w:sz="0" w:space="0" w:color="auto"/>
                                <w:right w:val="none" w:sz="0" w:space="0" w:color="auto"/>
                              </w:divBdr>
                              <w:divsChild>
                                <w:div w:id="119417177">
                                  <w:marLeft w:val="0"/>
                                  <w:marRight w:val="0"/>
                                  <w:marTop w:val="0"/>
                                  <w:marBottom w:val="0"/>
                                  <w:divBdr>
                                    <w:top w:val="none" w:sz="0" w:space="0" w:color="auto"/>
                                    <w:left w:val="none" w:sz="0" w:space="0" w:color="auto"/>
                                    <w:bottom w:val="none" w:sz="0" w:space="0" w:color="auto"/>
                                    <w:right w:val="none" w:sz="0" w:space="0" w:color="auto"/>
                                  </w:divBdr>
                                  <w:divsChild>
                                    <w:div w:id="779378098">
                                      <w:marLeft w:val="0"/>
                                      <w:marRight w:val="0"/>
                                      <w:marTop w:val="0"/>
                                      <w:marBottom w:val="0"/>
                                      <w:divBdr>
                                        <w:top w:val="none" w:sz="0" w:space="0" w:color="auto"/>
                                        <w:left w:val="none" w:sz="0" w:space="0" w:color="auto"/>
                                        <w:bottom w:val="none" w:sz="0" w:space="0" w:color="auto"/>
                                        <w:right w:val="none" w:sz="0" w:space="0" w:color="auto"/>
                                      </w:divBdr>
                                      <w:divsChild>
                                        <w:div w:id="1237397885">
                                          <w:marLeft w:val="0"/>
                                          <w:marRight w:val="0"/>
                                          <w:marTop w:val="0"/>
                                          <w:marBottom w:val="0"/>
                                          <w:divBdr>
                                            <w:top w:val="none" w:sz="0" w:space="0" w:color="auto"/>
                                            <w:left w:val="none" w:sz="0" w:space="0" w:color="auto"/>
                                            <w:bottom w:val="none" w:sz="0" w:space="0" w:color="auto"/>
                                            <w:right w:val="none" w:sz="0" w:space="0" w:color="auto"/>
                                          </w:divBdr>
                                          <w:divsChild>
                                            <w:div w:id="1476795509">
                                              <w:marLeft w:val="0"/>
                                              <w:marRight w:val="0"/>
                                              <w:marTop w:val="0"/>
                                              <w:marBottom w:val="0"/>
                                              <w:divBdr>
                                                <w:top w:val="none" w:sz="0" w:space="0" w:color="auto"/>
                                                <w:left w:val="none" w:sz="0" w:space="0" w:color="auto"/>
                                                <w:bottom w:val="none" w:sz="0" w:space="0" w:color="auto"/>
                                                <w:right w:val="none" w:sz="0" w:space="0" w:color="auto"/>
                                              </w:divBdr>
                                              <w:divsChild>
                                                <w:div w:id="18781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520727">
      <w:bodyDiv w:val="1"/>
      <w:marLeft w:val="0"/>
      <w:marRight w:val="0"/>
      <w:marTop w:val="0"/>
      <w:marBottom w:val="0"/>
      <w:divBdr>
        <w:top w:val="none" w:sz="0" w:space="0" w:color="auto"/>
        <w:left w:val="none" w:sz="0" w:space="0" w:color="auto"/>
        <w:bottom w:val="none" w:sz="0" w:space="0" w:color="auto"/>
        <w:right w:val="none" w:sz="0" w:space="0" w:color="auto"/>
      </w:divBdr>
    </w:div>
    <w:div w:id="238374061">
      <w:bodyDiv w:val="1"/>
      <w:marLeft w:val="0"/>
      <w:marRight w:val="0"/>
      <w:marTop w:val="0"/>
      <w:marBottom w:val="0"/>
      <w:divBdr>
        <w:top w:val="none" w:sz="0" w:space="0" w:color="auto"/>
        <w:left w:val="none" w:sz="0" w:space="0" w:color="auto"/>
        <w:bottom w:val="none" w:sz="0" w:space="0" w:color="auto"/>
        <w:right w:val="none" w:sz="0" w:space="0" w:color="auto"/>
      </w:divBdr>
      <w:divsChild>
        <w:div w:id="85141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985300">
      <w:bodyDiv w:val="1"/>
      <w:marLeft w:val="0"/>
      <w:marRight w:val="0"/>
      <w:marTop w:val="0"/>
      <w:marBottom w:val="0"/>
      <w:divBdr>
        <w:top w:val="none" w:sz="0" w:space="0" w:color="auto"/>
        <w:left w:val="none" w:sz="0" w:space="0" w:color="auto"/>
        <w:bottom w:val="none" w:sz="0" w:space="0" w:color="auto"/>
        <w:right w:val="none" w:sz="0" w:space="0" w:color="auto"/>
      </w:divBdr>
    </w:div>
    <w:div w:id="243536839">
      <w:bodyDiv w:val="1"/>
      <w:marLeft w:val="0"/>
      <w:marRight w:val="0"/>
      <w:marTop w:val="0"/>
      <w:marBottom w:val="0"/>
      <w:divBdr>
        <w:top w:val="none" w:sz="0" w:space="0" w:color="auto"/>
        <w:left w:val="none" w:sz="0" w:space="0" w:color="auto"/>
        <w:bottom w:val="none" w:sz="0" w:space="0" w:color="auto"/>
        <w:right w:val="none" w:sz="0" w:space="0" w:color="auto"/>
      </w:divBdr>
    </w:div>
    <w:div w:id="248736215">
      <w:bodyDiv w:val="1"/>
      <w:marLeft w:val="0"/>
      <w:marRight w:val="0"/>
      <w:marTop w:val="0"/>
      <w:marBottom w:val="0"/>
      <w:divBdr>
        <w:top w:val="none" w:sz="0" w:space="0" w:color="auto"/>
        <w:left w:val="none" w:sz="0" w:space="0" w:color="auto"/>
        <w:bottom w:val="none" w:sz="0" w:space="0" w:color="auto"/>
        <w:right w:val="none" w:sz="0" w:space="0" w:color="auto"/>
      </w:divBdr>
    </w:div>
    <w:div w:id="277567355">
      <w:bodyDiv w:val="1"/>
      <w:marLeft w:val="0"/>
      <w:marRight w:val="0"/>
      <w:marTop w:val="0"/>
      <w:marBottom w:val="0"/>
      <w:divBdr>
        <w:top w:val="none" w:sz="0" w:space="0" w:color="auto"/>
        <w:left w:val="none" w:sz="0" w:space="0" w:color="auto"/>
        <w:bottom w:val="none" w:sz="0" w:space="0" w:color="auto"/>
        <w:right w:val="none" w:sz="0" w:space="0" w:color="auto"/>
      </w:divBdr>
    </w:div>
    <w:div w:id="290862120">
      <w:bodyDiv w:val="1"/>
      <w:marLeft w:val="0"/>
      <w:marRight w:val="0"/>
      <w:marTop w:val="0"/>
      <w:marBottom w:val="0"/>
      <w:divBdr>
        <w:top w:val="none" w:sz="0" w:space="0" w:color="auto"/>
        <w:left w:val="none" w:sz="0" w:space="0" w:color="auto"/>
        <w:bottom w:val="none" w:sz="0" w:space="0" w:color="auto"/>
        <w:right w:val="none" w:sz="0" w:space="0" w:color="auto"/>
      </w:divBdr>
    </w:div>
    <w:div w:id="357703433">
      <w:bodyDiv w:val="1"/>
      <w:marLeft w:val="0"/>
      <w:marRight w:val="0"/>
      <w:marTop w:val="0"/>
      <w:marBottom w:val="0"/>
      <w:divBdr>
        <w:top w:val="none" w:sz="0" w:space="0" w:color="auto"/>
        <w:left w:val="none" w:sz="0" w:space="0" w:color="auto"/>
        <w:bottom w:val="none" w:sz="0" w:space="0" w:color="auto"/>
        <w:right w:val="none" w:sz="0" w:space="0" w:color="auto"/>
      </w:divBdr>
      <w:divsChild>
        <w:div w:id="179663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83690">
      <w:bodyDiv w:val="1"/>
      <w:marLeft w:val="0"/>
      <w:marRight w:val="0"/>
      <w:marTop w:val="0"/>
      <w:marBottom w:val="0"/>
      <w:divBdr>
        <w:top w:val="none" w:sz="0" w:space="0" w:color="auto"/>
        <w:left w:val="none" w:sz="0" w:space="0" w:color="auto"/>
        <w:bottom w:val="none" w:sz="0" w:space="0" w:color="auto"/>
        <w:right w:val="none" w:sz="0" w:space="0" w:color="auto"/>
      </w:divBdr>
    </w:div>
    <w:div w:id="431703548">
      <w:bodyDiv w:val="1"/>
      <w:marLeft w:val="0"/>
      <w:marRight w:val="0"/>
      <w:marTop w:val="0"/>
      <w:marBottom w:val="0"/>
      <w:divBdr>
        <w:top w:val="none" w:sz="0" w:space="0" w:color="auto"/>
        <w:left w:val="none" w:sz="0" w:space="0" w:color="auto"/>
        <w:bottom w:val="none" w:sz="0" w:space="0" w:color="auto"/>
        <w:right w:val="none" w:sz="0" w:space="0" w:color="auto"/>
      </w:divBdr>
    </w:div>
    <w:div w:id="435174192">
      <w:bodyDiv w:val="1"/>
      <w:marLeft w:val="0"/>
      <w:marRight w:val="0"/>
      <w:marTop w:val="0"/>
      <w:marBottom w:val="0"/>
      <w:divBdr>
        <w:top w:val="none" w:sz="0" w:space="0" w:color="auto"/>
        <w:left w:val="none" w:sz="0" w:space="0" w:color="auto"/>
        <w:bottom w:val="none" w:sz="0" w:space="0" w:color="auto"/>
        <w:right w:val="none" w:sz="0" w:space="0" w:color="auto"/>
      </w:divBdr>
      <w:divsChild>
        <w:div w:id="1940984471">
          <w:marLeft w:val="0"/>
          <w:marRight w:val="0"/>
          <w:marTop w:val="0"/>
          <w:marBottom w:val="0"/>
          <w:divBdr>
            <w:top w:val="none" w:sz="0" w:space="0" w:color="auto"/>
            <w:left w:val="none" w:sz="0" w:space="0" w:color="auto"/>
            <w:bottom w:val="none" w:sz="0" w:space="0" w:color="auto"/>
            <w:right w:val="none" w:sz="0" w:space="0" w:color="auto"/>
          </w:divBdr>
          <w:divsChild>
            <w:div w:id="740296257">
              <w:marLeft w:val="0"/>
              <w:marRight w:val="0"/>
              <w:marTop w:val="0"/>
              <w:marBottom w:val="0"/>
              <w:divBdr>
                <w:top w:val="none" w:sz="0" w:space="0" w:color="auto"/>
                <w:left w:val="none" w:sz="0" w:space="0" w:color="auto"/>
                <w:bottom w:val="none" w:sz="0" w:space="0" w:color="auto"/>
                <w:right w:val="none" w:sz="0" w:space="0" w:color="auto"/>
              </w:divBdr>
            </w:div>
          </w:divsChild>
        </w:div>
        <w:div w:id="1856190327">
          <w:marLeft w:val="0"/>
          <w:marRight w:val="0"/>
          <w:marTop w:val="0"/>
          <w:marBottom w:val="0"/>
          <w:divBdr>
            <w:top w:val="none" w:sz="0" w:space="0" w:color="auto"/>
            <w:left w:val="none" w:sz="0" w:space="0" w:color="auto"/>
            <w:bottom w:val="none" w:sz="0" w:space="0" w:color="auto"/>
            <w:right w:val="none" w:sz="0" w:space="0" w:color="auto"/>
          </w:divBdr>
          <w:divsChild>
            <w:div w:id="242106689">
              <w:marLeft w:val="0"/>
              <w:marRight w:val="0"/>
              <w:marTop w:val="0"/>
              <w:marBottom w:val="0"/>
              <w:divBdr>
                <w:top w:val="none" w:sz="0" w:space="0" w:color="auto"/>
                <w:left w:val="none" w:sz="0" w:space="0" w:color="auto"/>
                <w:bottom w:val="none" w:sz="0" w:space="0" w:color="auto"/>
                <w:right w:val="none" w:sz="0" w:space="0" w:color="auto"/>
              </w:divBdr>
            </w:div>
          </w:divsChild>
        </w:div>
        <w:div w:id="979118901">
          <w:marLeft w:val="0"/>
          <w:marRight w:val="0"/>
          <w:marTop w:val="0"/>
          <w:marBottom w:val="0"/>
          <w:divBdr>
            <w:top w:val="none" w:sz="0" w:space="0" w:color="auto"/>
            <w:left w:val="none" w:sz="0" w:space="0" w:color="auto"/>
            <w:bottom w:val="none" w:sz="0" w:space="0" w:color="auto"/>
            <w:right w:val="none" w:sz="0" w:space="0" w:color="auto"/>
          </w:divBdr>
          <w:divsChild>
            <w:div w:id="22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07257">
      <w:bodyDiv w:val="1"/>
      <w:marLeft w:val="0"/>
      <w:marRight w:val="0"/>
      <w:marTop w:val="0"/>
      <w:marBottom w:val="0"/>
      <w:divBdr>
        <w:top w:val="none" w:sz="0" w:space="0" w:color="auto"/>
        <w:left w:val="none" w:sz="0" w:space="0" w:color="auto"/>
        <w:bottom w:val="none" w:sz="0" w:space="0" w:color="auto"/>
        <w:right w:val="none" w:sz="0" w:space="0" w:color="auto"/>
      </w:divBdr>
    </w:div>
    <w:div w:id="457601054">
      <w:bodyDiv w:val="1"/>
      <w:marLeft w:val="0"/>
      <w:marRight w:val="0"/>
      <w:marTop w:val="0"/>
      <w:marBottom w:val="0"/>
      <w:divBdr>
        <w:top w:val="none" w:sz="0" w:space="0" w:color="auto"/>
        <w:left w:val="none" w:sz="0" w:space="0" w:color="auto"/>
        <w:bottom w:val="none" w:sz="0" w:space="0" w:color="auto"/>
        <w:right w:val="none" w:sz="0" w:space="0" w:color="auto"/>
      </w:divBdr>
    </w:div>
    <w:div w:id="467944075">
      <w:bodyDiv w:val="1"/>
      <w:marLeft w:val="0"/>
      <w:marRight w:val="0"/>
      <w:marTop w:val="0"/>
      <w:marBottom w:val="0"/>
      <w:divBdr>
        <w:top w:val="none" w:sz="0" w:space="0" w:color="auto"/>
        <w:left w:val="none" w:sz="0" w:space="0" w:color="auto"/>
        <w:bottom w:val="none" w:sz="0" w:space="0" w:color="auto"/>
        <w:right w:val="none" w:sz="0" w:space="0" w:color="auto"/>
      </w:divBdr>
    </w:div>
    <w:div w:id="473645817">
      <w:bodyDiv w:val="1"/>
      <w:marLeft w:val="0"/>
      <w:marRight w:val="0"/>
      <w:marTop w:val="0"/>
      <w:marBottom w:val="0"/>
      <w:divBdr>
        <w:top w:val="none" w:sz="0" w:space="0" w:color="auto"/>
        <w:left w:val="none" w:sz="0" w:space="0" w:color="auto"/>
        <w:bottom w:val="none" w:sz="0" w:space="0" w:color="auto"/>
        <w:right w:val="none" w:sz="0" w:space="0" w:color="auto"/>
      </w:divBdr>
    </w:div>
    <w:div w:id="474881776">
      <w:bodyDiv w:val="1"/>
      <w:marLeft w:val="0"/>
      <w:marRight w:val="0"/>
      <w:marTop w:val="0"/>
      <w:marBottom w:val="0"/>
      <w:divBdr>
        <w:top w:val="none" w:sz="0" w:space="0" w:color="auto"/>
        <w:left w:val="none" w:sz="0" w:space="0" w:color="auto"/>
        <w:bottom w:val="none" w:sz="0" w:space="0" w:color="auto"/>
        <w:right w:val="none" w:sz="0" w:space="0" w:color="auto"/>
      </w:divBdr>
    </w:div>
    <w:div w:id="510753787">
      <w:bodyDiv w:val="1"/>
      <w:marLeft w:val="0"/>
      <w:marRight w:val="0"/>
      <w:marTop w:val="0"/>
      <w:marBottom w:val="0"/>
      <w:divBdr>
        <w:top w:val="none" w:sz="0" w:space="0" w:color="auto"/>
        <w:left w:val="none" w:sz="0" w:space="0" w:color="auto"/>
        <w:bottom w:val="none" w:sz="0" w:space="0" w:color="auto"/>
        <w:right w:val="none" w:sz="0" w:space="0" w:color="auto"/>
      </w:divBdr>
    </w:div>
    <w:div w:id="524369627">
      <w:bodyDiv w:val="1"/>
      <w:marLeft w:val="0"/>
      <w:marRight w:val="0"/>
      <w:marTop w:val="0"/>
      <w:marBottom w:val="0"/>
      <w:divBdr>
        <w:top w:val="none" w:sz="0" w:space="0" w:color="auto"/>
        <w:left w:val="none" w:sz="0" w:space="0" w:color="auto"/>
        <w:bottom w:val="none" w:sz="0" w:space="0" w:color="auto"/>
        <w:right w:val="none" w:sz="0" w:space="0" w:color="auto"/>
      </w:divBdr>
    </w:div>
    <w:div w:id="565267459">
      <w:bodyDiv w:val="1"/>
      <w:marLeft w:val="0"/>
      <w:marRight w:val="0"/>
      <w:marTop w:val="0"/>
      <w:marBottom w:val="0"/>
      <w:divBdr>
        <w:top w:val="none" w:sz="0" w:space="0" w:color="auto"/>
        <w:left w:val="none" w:sz="0" w:space="0" w:color="auto"/>
        <w:bottom w:val="none" w:sz="0" w:space="0" w:color="auto"/>
        <w:right w:val="none" w:sz="0" w:space="0" w:color="auto"/>
      </w:divBdr>
    </w:div>
    <w:div w:id="577131098">
      <w:bodyDiv w:val="1"/>
      <w:marLeft w:val="0"/>
      <w:marRight w:val="0"/>
      <w:marTop w:val="0"/>
      <w:marBottom w:val="0"/>
      <w:divBdr>
        <w:top w:val="none" w:sz="0" w:space="0" w:color="auto"/>
        <w:left w:val="none" w:sz="0" w:space="0" w:color="auto"/>
        <w:bottom w:val="none" w:sz="0" w:space="0" w:color="auto"/>
        <w:right w:val="none" w:sz="0" w:space="0" w:color="auto"/>
      </w:divBdr>
    </w:div>
    <w:div w:id="606278950">
      <w:bodyDiv w:val="1"/>
      <w:marLeft w:val="0"/>
      <w:marRight w:val="0"/>
      <w:marTop w:val="0"/>
      <w:marBottom w:val="0"/>
      <w:divBdr>
        <w:top w:val="none" w:sz="0" w:space="0" w:color="auto"/>
        <w:left w:val="none" w:sz="0" w:space="0" w:color="auto"/>
        <w:bottom w:val="none" w:sz="0" w:space="0" w:color="auto"/>
        <w:right w:val="none" w:sz="0" w:space="0" w:color="auto"/>
      </w:divBdr>
    </w:div>
    <w:div w:id="639193106">
      <w:bodyDiv w:val="1"/>
      <w:marLeft w:val="0"/>
      <w:marRight w:val="0"/>
      <w:marTop w:val="0"/>
      <w:marBottom w:val="0"/>
      <w:divBdr>
        <w:top w:val="none" w:sz="0" w:space="0" w:color="auto"/>
        <w:left w:val="none" w:sz="0" w:space="0" w:color="auto"/>
        <w:bottom w:val="none" w:sz="0" w:space="0" w:color="auto"/>
        <w:right w:val="none" w:sz="0" w:space="0" w:color="auto"/>
      </w:divBdr>
    </w:div>
    <w:div w:id="668287672">
      <w:bodyDiv w:val="1"/>
      <w:marLeft w:val="0"/>
      <w:marRight w:val="0"/>
      <w:marTop w:val="0"/>
      <w:marBottom w:val="0"/>
      <w:divBdr>
        <w:top w:val="none" w:sz="0" w:space="0" w:color="auto"/>
        <w:left w:val="none" w:sz="0" w:space="0" w:color="auto"/>
        <w:bottom w:val="none" w:sz="0" w:space="0" w:color="auto"/>
        <w:right w:val="none" w:sz="0" w:space="0" w:color="auto"/>
      </w:divBdr>
    </w:div>
    <w:div w:id="703751644">
      <w:bodyDiv w:val="1"/>
      <w:marLeft w:val="0"/>
      <w:marRight w:val="0"/>
      <w:marTop w:val="0"/>
      <w:marBottom w:val="0"/>
      <w:divBdr>
        <w:top w:val="none" w:sz="0" w:space="0" w:color="auto"/>
        <w:left w:val="none" w:sz="0" w:space="0" w:color="auto"/>
        <w:bottom w:val="none" w:sz="0" w:space="0" w:color="auto"/>
        <w:right w:val="none" w:sz="0" w:space="0" w:color="auto"/>
      </w:divBdr>
    </w:div>
    <w:div w:id="723679101">
      <w:bodyDiv w:val="1"/>
      <w:marLeft w:val="0"/>
      <w:marRight w:val="0"/>
      <w:marTop w:val="0"/>
      <w:marBottom w:val="0"/>
      <w:divBdr>
        <w:top w:val="none" w:sz="0" w:space="0" w:color="auto"/>
        <w:left w:val="none" w:sz="0" w:space="0" w:color="auto"/>
        <w:bottom w:val="none" w:sz="0" w:space="0" w:color="auto"/>
        <w:right w:val="none" w:sz="0" w:space="0" w:color="auto"/>
      </w:divBdr>
    </w:div>
    <w:div w:id="806046000">
      <w:bodyDiv w:val="1"/>
      <w:marLeft w:val="0"/>
      <w:marRight w:val="0"/>
      <w:marTop w:val="0"/>
      <w:marBottom w:val="0"/>
      <w:divBdr>
        <w:top w:val="none" w:sz="0" w:space="0" w:color="auto"/>
        <w:left w:val="none" w:sz="0" w:space="0" w:color="auto"/>
        <w:bottom w:val="none" w:sz="0" w:space="0" w:color="auto"/>
        <w:right w:val="none" w:sz="0" w:space="0" w:color="auto"/>
      </w:divBdr>
    </w:div>
    <w:div w:id="840047940">
      <w:bodyDiv w:val="1"/>
      <w:marLeft w:val="0"/>
      <w:marRight w:val="0"/>
      <w:marTop w:val="0"/>
      <w:marBottom w:val="0"/>
      <w:divBdr>
        <w:top w:val="none" w:sz="0" w:space="0" w:color="auto"/>
        <w:left w:val="none" w:sz="0" w:space="0" w:color="auto"/>
        <w:bottom w:val="none" w:sz="0" w:space="0" w:color="auto"/>
        <w:right w:val="none" w:sz="0" w:space="0" w:color="auto"/>
      </w:divBdr>
    </w:div>
    <w:div w:id="855538777">
      <w:bodyDiv w:val="1"/>
      <w:marLeft w:val="0"/>
      <w:marRight w:val="0"/>
      <w:marTop w:val="0"/>
      <w:marBottom w:val="0"/>
      <w:divBdr>
        <w:top w:val="none" w:sz="0" w:space="0" w:color="auto"/>
        <w:left w:val="none" w:sz="0" w:space="0" w:color="auto"/>
        <w:bottom w:val="none" w:sz="0" w:space="0" w:color="auto"/>
        <w:right w:val="none" w:sz="0" w:space="0" w:color="auto"/>
      </w:divBdr>
    </w:div>
    <w:div w:id="856699052">
      <w:bodyDiv w:val="1"/>
      <w:marLeft w:val="0"/>
      <w:marRight w:val="0"/>
      <w:marTop w:val="0"/>
      <w:marBottom w:val="0"/>
      <w:divBdr>
        <w:top w:val="none" w:sz="0" w:space="0" w:color="auto"/>
        <w:left w:val="none" w:sz="0" w:space="0" w:color="auto"/>
        <w:bottom w:val="none" w:sz="0" w:space="0" w:color="auto"/>
        <w:right w:val="none" w:sz="0" w:space="0" w:color="auto"/>
      </w:divBdr>
    </w:div>
    <w:div w:id="871647183">
      <w:bodyDiv w:val="1"/>
      <w:marLeft w:val="0"/>
      <w:marRight w:val="0"/>
      <w:marTop w:val="0"/>
      <w:marBottom w:val="0"/>
      <w:divBdr>
        <w:top w:val="none" w:sz="0" w:space="0" w:color="auto"/>
        <w:left w:val="none" w:sz="0" w:space="0" w:color="auto"/>
        <w:bottom w:val="none" w:sz="0" w:space="0" w:color="auto"/>
        <w:right w:val="none" w:sz="0" w:space="0" w:color="auto"/>
      </w:divBdr>
    </w:div>
    <w:div w:id="896169048">
      <w:bodyDiv w:val="1"/>
      <w:marLeft w:val="0"/>
      <w:marRight w:val="0"/>
      <w:marTop w:val="0"/>
      <w:marBottom w:val="0"/>
      <w:divBdr>
        <w:top w:val="none" w:sz="0" w:space="0" w:color="auto"/>
        <w:left w:val="none" w:sz="0" w:space="0" w:color="auto"/>
        <w:bottom w:val="none" w:sz="0" w:space="0" w:color="auto"/>
        <w:right w:val="none" w:sz="0" w:space="0" w:color="auto"/>
      </w:divBdr>
    </w:div>
    <w:div w:id="906189601">
      <w:bodyDiv w:val="1"/>
      <w:marLeft w:val="0"/>
      <w:marRight w:val="0"/>
      <w:marTop w:val="0"/>
      <w:marBottom w:val="0"/>
      <w:divBdr>
        <w:top w:val="none" w:sz="0" w:space="0" w:color="auto"/>
        <w:left w:val="none" w:sz="0" w:space="0" w:color="auto"/>
        <w:bottom w:val="none" w:sz="0" w:space="0" w:color="auto"/>
        <w:right w:val="none" w:sz="0" w:space="0" w:color="auto"/>
      </w:divBdr>
    </w:div>
    <w:div w:id="906498441">
      <w:bodyDiv w:val="1"/>
      <w:marLeft w:val="0"/>
      <w:marRight w:val="0"/>
      <w:marTop w:val="0"/>
      <w:marBottom w:val="0"/>
      <w:divBdr>
        <w:top w:val="none" w:sz="0" w:space="0" w:color="auto"/>
        <w:left w:val="none" w:sz="0" w:space="0" w:color="auto"/>
        <w:bottom w:val="none" w:sz="0" w:space="0" w:color="auto"/>
        <w:right w:val="none" w:sz="0" w:space="0" w:color="auto"/>
      </w:divBdr>
    </w:div>
    <w:div w:id="981078692">
      <w:bodyDiv w:val="1"/>
      <w:marLeft w:val="0"/>
      <w:marRight w:val="0"/>
      <w:marTop w:val="0"/>
      <w:marBottom w:val="0"/>
      <w:divBdr>
        <w:top w:val="none" w:sz="0" w:space="0" w:color="auto"/>
        <w:left w:val="none" w:sz="0" w:space="0" w:color="auto"/>
        <w:bottom w:val="none" w:sz="0" w:space="0" w:color="auto"/>
        <w:right w:val="none" w:sz="0" w:space="0" w:color="auto"/>
      </w:divBdr>
    </w:div>
    <w:div w:id="985087902">
      <w:bodyDiv w:val="1"/>
      <w:marLeft w:val="0"/>
      <w:marRight w:val="0"/>
      <w:marTop w:val="0"/>
      <w:marBottom w:val="0"/>
      <w:divBdr>
        <w:top w:val="none" w:sz="0" w:space="0" w:color="auto"/>
        <w:left w:val="none" w:sz="0" w:space="0" w:color="auto"/>
        <w:bottom w:val="none" w:sz="0" w:space="0" w:color="auto"/>
        <w:right w:val="none" w:sz="0" w:space="0" w:color="auto"/>
      </w:divBdr>
    </w:div>
    <w:div w:id="1049455712">
      <w:bodyDiv w:val="1"/>
      <w:marLeft w:val="0"/>
      <w:marRight w:val="0"/>
      <w:marTop w:val="0"/>
      <w:marBottom w:val="0"/>
      <w:divBdr>
        <w:top w:val="none" w:sz="0" w:space="0" w:color="auto"/>
        <w:left w:val="none" w:sz="0" w:space="0" w:color="auto"/>
        <w:bottom w:val="none" w:sz="0" w:space="0" w:color="auto"/>
        <w:right w:val="none" w:sz="0" w:space="0" w:color="auto"/>
      </w:divBdr>
    </w:div>
    <w:div w:id="1066957745">
      <w:bodyDiv w:val="1"/>
      <w:marLeft w:val="0"/>
      <w:marRight w:val="0"/>
      <w:marTop w:val="0"/>
      <w:marBottom w:val="0"/>
      <w:divBdr>
        <w:top w:val="none" w:sz="0" w:space="0" w:color="auto"/>
        <w:left w:val="none" w:sz="0" w:space="0" w:color="auto"/>
        <w:bottom w:val="none" w:sz="0" w:space="0" w:color="auto"/>
        <w:right w:val="none" w:sz="0" w:space="0" w:color="auto"/>
      </w:divBdr>
    </w:div>
    <w:div w:id="1070931600">
      <w:bodyDiv w:val="1"/>
      <w:marLeft w:val="0"/>
      <w:marRight w:val="0"/>
      <w:marTop w:val="0"/>
      <w:marBottom w:val="0"/>
      <w:divBdr>
        <w:top w:val="none" w:sz="0" w:space="0" w:color="auto"/>
        <w:left w:val="none" w:sz="0" w:space="0" w:color="auto"/>
        <w:bottom w:val="none" w:sz="0" w:space="0" w:color="auto"/>
        <w:right w:val="none" w:sz="0" w:space="0" w:color="auto"/>
      </w:divBdr>
    </w:div>
    <w:div w:id="1094471748">
      <w:bodyDiv w:val="1"/>
      <w:marLeft w:val="0"/>
      <w:marRight w:val="0"/>
      <w:marTop w:val="0"/>
      <w:marBottom w:val="0"/>
      <w:divBdr>
        <w:top w:val="none" w:sz="0" w:space="0" w:color="auto"/>
        <w:left w:val="none" w:sz="0" w:space="0" w:color="auto"/>
        <w:bottom w:val="none" w:sz="0" w:space="0" w:color="auto"/>
        <w:right w:val="none" w:sz="0" w:space="0" w:color="auto"/>
      </w:divBdr>
    </w:div>
    <w:div w:id="1129669113">
      <w:bodyDiv w:val="1"/>
      <w:marLeft w:val="0"/>
      <w:marRight w:val="0"/>
      <w:marTop w:val="0"/>
      <w:marBottom w:val="0"/>
      <w:divBdr>
        <w:top w:val="none" w:sz="0" w:space="0" w:color="auto"/>
        <w:left w:val="none" w:sz="0" w:space="0" w:color="auto"/>
        <w:bottom w:val="none" w:sz="0" w:space="0" w:color="auto"/>
        <w:right w:val="none" w:sz="0" w:space="0" w:color="auto"/>
      </w:divBdr>
    </w:div>
    <w:div w:id="1143933845">
      <w:bodyDiv w:val="1"/>
      <w:marLeft w:val="0"/>
      <w:marRight w:val="0"/>
      <w:marTop w:val="0"/>
      <w:marBottom w:val="0"/>
      <w:divBdr>
        <w:top w:val="none" w:sz="0" w:space="0" w:color="auto"/>
        <w:left w:val="none" w:sz="0" w:space="0" w:color="auto"/>
        <w:bottom w:val="none" w:sz="0" w:space="0" w:color="auto"/>
        <w:right w:val="none" w:sz="0" w:space="0" w:color="auto"/>
      </w:divBdr>
    </w:div>
    <w:div w:id="1147938558">
      <w:bodyDiv w:val="1"/>
      <w:marLeft w:val="0"/>
      <w:marRight w:val="0"/>
      <w:marTop w:val="0"/>
      <w:marBottom w:val="0"/>
      <w:divBdr>
        <w:top w:val="none" w:sz="0" w:space="0" w:color="auto"/>
        <w:left w:val="none" w:sz="0" w:space="0" w:color="auto"/>
        <w:bottom w:val="none" w:sz="0" w:space="0" w:color="auto"/>
        <w:right w:val="none" w:sz="0" w:space="0" w:color="auto"/>
      </w:divBdr>
    </w:div>
    <w:div w:id="1171020387">
      <w:bodyDiv w:val="1"/>
      <w:marLeft w:val="0"/>
      <w:marRight w:val="0"/>
      <w:marTop w:val="0"/>
      <w:marBottom w:val="0"/>
      <w:divBdr>
        <w:top w:val="none" w:sz="0" w:space="0" w:color="auto"/>
        <w:left w:val="none" w:sz="0" w:space="0" w:color="auto"/>
        <w:bottom w:val="none" w:sz="0" w:space="0" w:color="auto"/>
        <w:right w:val="none" w:sz="0" w:space="0" w:color="auto"/>
      </w:divBdr>
      <w:divsChild>
        <w:div w:id="1094278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80387">
      <w:bodyDiv w:val="1"/>
      <w:marLeft w:val="0"/>
      <w:marRight w:val="0"/>
      <w:marTop w:val="0"/>
      <w:marBottom w:val="0"/>
      <w:divBdr>
        <w:top w:val="none" w:sz="0" w:space="0" w:color="auto"/>
        <w:left w:val="none" w:sz="0" w:space="0" w:color="auto"/>
        <w:bottom w:val="none" w:sz="0" w:space="0" w:color="auto"/>
        <w:right w:val="none" w:sz="0" w:space="0" w:color="auto"/>
      </w:divBdr>
    </w:div>
    <w:div w:id="1188442903">
      <w:bodyDiv w:val="1"/>
      <w:marLeft w:val="0"/>
      <w:marRight w:val="0"/>
      <w:marTop w:val="0"/>
      <w:marBottom w:val="0"/>
      <w:divBdr>
        <w:top w:val="none" w:sz="0" w:space="0" w:color="auto"/>
        <w:left w:val="none" w:sz="0" w:space="0" w:color="auto"/>
        <w:bottom w:val="none" w:sz="0" w:space="0" w:color="auto"/>
        <w:right w:val="none" w:sz="0" w:space="0" w:color="auto"/>
      </w:divBdr>
    </w:div>
    <w:div w:id="1201014805">
      <w:bodyDiv w:val="1"/>
      <w:marLeft w:val="0"/>
      <w:marRight w:val="0"/>
      <w:marTop w:val="0"/>
      <w:marBottom w:val="0"/>
      <w:divBdr>
        <w:top w:val="none" w:sz="0" w:space="0" w:color="auto"/>
        <w:left w:val="none" w:sz="0" w:space="0" w:color="auto"/>
        <w:bottom w:val="none" w:sz="0" w:space="0" w:color="auto"/>
        <w:right w:val="none" w:sz="0" w:space="0" w:color="auto"/>
      </w:divBdr>
    </w:div>
    <w:div w:id="1228682747">
      <w:bodyDiv w:val="1"/>
      <w:marLeft w:val="0"/>
      <w:marRight w:val="0"/>
      <w:marTop w:val="0"/>
      <w:marBottom w:val="0"/>
      <w:divBdr>
        <w:top w:val="none" w:sz="0" w:space="0" w:color="auto"/>
        <w:left w:val="none" w:sz="0" w:space="0" w:color="auto"/>
        <w:bottom w:val="none" w:sz="0" w:space="0" w:color="auto"/>
        <w:right w:val="none" w:sz="0" w:space="0" w:color="auto"/>
      </w:divBdr>
      <w:divsChild>
        <w:div w:id="111798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547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182641">
      <w:bodyDiv w:val="1"/>
      <w:marLeft w:val="0"/>
      <w:marRight w:val="0"/>
      <w:marTop w:val="0"/>
      <w:marBottom w:val="0"/>
      <w:divBdr>
        <w:top w:val="none" w:sz="0" w:space="0" w:color="auto"/>
        <w:left w:val="none" w:sz="0" w:space="0" w:color="auto"/>
        <w:bottom w:val="none" w:sz="0" w:space="0" w:color="auto"/>
        <w:right w:val="none" w:sz="0" w:space="0" w:color="auto"/>
      </w:divBdr>
    </w:div>
    <w:div w:id="1246841431">
      <w:bodyDiv w:val="1"/>
      <w:marLeft w:val="0"/>
      <w:marRight w:val="0"/>
      <w:marTop w:val="0"/>
      <w:marBottom w:val="0"/>
      <w:divBdr>
        <w:top w:val="none" w:sz="0" w:space="0" w:color="auto"/>
        <w:left w:val="none" w:sz="0" w:space="0" w:color="auto"/>
        <w:bottom w:val="none" w:sz="0" w:space="0" w:color="auto"/>
        <w:right w:val="none" w:sz="0" w:space="0" w:color="auto"/>
      </w:divBdr>
      <w:divsChild>
        <w:div w:id="368799198">
          <w:marLeft w:val="0"/>
          <w:marRight w:val="0"/>
          <w:marTop w:val="0"/>
          <w:marBottom w:val="0"/>
          <w:divBdr>
            <w:top w:val="none" w:sz="0" w:space="0" w:color="auto"/>
            <w:left w:val="none" w:sz="0" w:space="0" w:color="auto"/>
            <w:bottom w:val="none" w:sz="0" w:space="0" w:color="auto"/>
            <w:right w:val="none" w:sz="0" w:space="0" w:color="auto"/>
          </w:divBdr>
          <w:divsChild>
            <w:div w:id="664433132">
              <w:marLeft w:val="0"/>
              <w:marRight w:val="0"/>
              <w:marTop w:val="0"/>
              <w:marBottom w:val="0"/>
              <w:divBdr>
                <w:top w:val="none" w:sz="0" w:space="0" w:color="auto"/>
                <w:left w:val="none" w:sz="0" w:space="0" w:color="auto"/>
                <w:bottom w:val="none" w:sz="0" w:space="0" w:color="auto"/>
                <w:right w:val="none" w:sz="0" w:space="0" w:color="auto"/>
              </w:divBdr>
              <w:divsChild>
                <w:div w:id="644899251">
                  <w:marLeft w:val="0"/>
                  <w:marRight w:val="0"/>
                  <w:marTop w:val="0"/>
                  <w:marBottom w:val="0"/>
                  <w:divBdr>
                    <w:top w:val="none" w:sz="0" w:space="0" w:color="auto"/>
                    <w:left w:val="none" w:sz="0" w:space="0" w:color="auto"/>
                    <w:bottom w:val="none" w:sz="0" w:space="0" w:color="auto"/>
                    <w:right w:val="none" w:sz="0" w:space="0" w:color="auto"/>
                  </w:divBdr>
                  <w:divsChild>
                    <w:div w:id="1819106942">
                      <w:marLeft w:val="0"/>
                      <w:marRight w:val="0"/>
                      <w:marTop w:val="0"/>
                      <w:marBottom w:val="0"/>
                      <w:divBdr>
                        <w:top w:val="none" w:sz="0" w:space="0" w:color="auto"/>
                        <w:left w:val="none" w:sz="0" w:space="0" w:color="auto"/>
                        <w:bottom w:val="none" w:sz="0" w:space="0" w:color="auto"/>
                        <w:right w:val="none" w:sz="0" w:space="0" w:color="auto"/>
                      </w:divBdr>
                      <w:divsChild>
                        <w:div w:id="34627984">
                          <w:marLeft w:val="0"/>
                          <w:marRight w:val="0"/>
                          <w:marTop w:val="0"/>
                          <w:marBottom w:val="0"/>
                          <w:divBdr>
                            <w:top w:val="none" w:sz="0" w:space="0" w:color="auto"/>
                            <w:left w:val="none" w:sz="0" w:space="0" w:color="auto"/>
                            <w:bottom w:val="none" w:sz="0" w:space="0" w:color="auto"/>
                            <w:right w:val="none" w:sz="0" w:space="0" w:color="auto"/>
                          </w:divBdr>
                          <w:divsChild>
                            <w:div w:id="2033454538">
                              <w:marLeft w:val="0"/>
                              <w:marRight w:val="0"/>
                              <w:marTop w:val="0"/>
                              <w:marBottom w:val="0"/>
                              <w:divBdr>
                                <w:top w:val="none" w:sz="0" w:space="0" w:color="auto"/>
                                <w:left w:val="none" w:sz="0" w:space="0" w:color="auto"/>
                                <w:bottom w:val="none" w:sz="0" w:space="0" w:color="auto"/>
                                <w:right w:val="none" w:sz="0" w:space="0" w:color="auto"/>
                              </w:divBdr>
                              <w:divsChild>
                                <w:div w:id="1425343862">
                                  <w:marLeft w:val="0"/>
                                  <w:marRight w:val="0"/>
                                  <w:marTop w:val="0"/>
                                  <w:marBottom w:val="0"/>
                                  <w:divBdr>
                                    <w:top w:val="none" w:sz="0" w:space="0" w:color="auto"/>
                                    <w:left w:val="none" w:sz="0" w:space="0" w:color="auto"/>
                                    <w:bottom w:val="none" w:sz="0" w:space="0" w:color="auto"/>
                                    <w:right w:val="none" w:sz="0" w:space="0" w:color="auto"/>
                                  </w:divBdr>
                                  <w:divsChild>
                                    <w:div w:id="648823051">
                                      <w:marLeft w:val="0"/>
                                      <w:marRight w:val="0"/>
                                      <w:marTop w:val="0"/>
                                      <w:marBottom w:val="0"/>
                                      <w:divBdr>
                                        <w:top w:val="none" w:sz="0" w:space="0" w:color="auto"/>
                                        <w:left w:val="none" w:sz="0" w:space="0" w:color="auto"/>
                                        <w:bottom w:val="none" w:sz="0" w:space="0" w:color="auto"/>
                                        <w:right w:val="none" w:sz="0" w:space="0" w:color="auto"/>
                                      </w:divBdr>
                                      <w:divsChild>
                                        <w:div w:id="1772623594">
                                          <w:marLeft w:val="0"/>
                                          <w:marRight w:val="0"/>
                                          <w:marTop w:val="0"/>
                                          <w:marBottom w:val="0"/>
                                          <w:divBdr>
                                            <w:top w:val="none" w:sz="0" w:space="0" w:color="auto"/>
                                            <w:left w:val="none" w:sz="0" w:space="0" w:color="auto"/>
                                            <w:bottom w:val="none" w:sz="0" w:space="0" w:color="auto"/>
                                            <w:right w:val="none" w:sz="0" w:space="0" w:color="auto"/>
                                          </w:divBdr>
                                          <w:divsChild>
                                            <w:div w:id="2466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152584">
          <w:marLeft w:val="0"/>
          <w:marRight w:val="0"/>
          <w:marTop w:val="0"/>
          <w:marBottom w:val="0"/>
          <w:divBdr>
            <w:top w:val="none" w:sz="0" w:space="0" w:color="auto"/>
            <w:left w:val="none" w:sz="0" w:space="0" w:color="auto"/>
            <w:bottom w:val="none" w:sz="0" w:space="0" w:color="auto"/>
            <w:right w:val="none" w:sz="0" w:space="0" w:color="auto"/>
          </w:divBdr>
          <w:divsChild>
            <w:div w:id="288903942">
              <w:marLeft w:val="0"/>
              <w:marRight w:val="0"/>
              <w:marTop w:val="0"/>
              <w:marBottom w:val="0"/>
              <w:divBdr>
                <w:top w:val="none" w:sz="0" w:space="0" w:color="auto"/>
                <w:left w:val="none" w:sz="0" w:space="0" w:color="auto"/>
                <w:bottom w:val="none" w:sz="0" w:space="0" w:color="auto"/>
                <w:right w:val="none" w:sz="0" w:space="0" w:color="auto"/>
              </w:divBdr>
              <w:divsChild>
                <w:div w:id="2063282046">
                  <w:marLeft w:val="0"/>
                  <w:marRight w:val="0"/>
                  <w:marTop w:val="0"/>
                  <w:marBottom w:val="0"/>
                  <w:divBdr>
                    <w:top w:val="none" w:sz="0" w:space="0" w:color="auto"/>
                    <w:left w:val="none" w:sz="0" w:space="0" w:color="auto"/>
                    <w:bottom w:val="none" w:sz="0" w:space="0" w:color="auto"/>
                    <w:right w:val="none" w:sz="0" w:space="0" w:color="auto"/>
                  </w:divBdr>
                  <w:divsChild>
                    <w:div w:id="892160041">
                      <w:marLeft w:val="0"/>
                      <w:marRight w:val="0"/>
                      <w:marTop w:val="0"/>
                      <w:marBottom w:val="0"/>
                      <w:divBdr>
                        <w:top w:val="none" w:sz="0" w:space="0" w:color="auto"/>
                        <w:left w:val="none" w:sz="0" w:space="0" w:color="auto"/>
                        <w:bottom w:val="none" w:sz="0" w:space="0" w:color="auto"/>
                        <w:right w:val="none" w:sz="0" w:space="0" w:color="auto"/>
                      </w:divBdr>
                      <w:divsChild>
                        <w:div w:id="1598437455">
                          <w:marLeft w:val="0"/>
                          <w:marRight w:val="0"/>
                          <w:marTop w:val="0"/>
                          <w:marBottom w:val="0"/>
                          <w:divBdr>
                            <w:top w:val="none" w:sz="0" w:space="0" w:color="auto"/>
                            <w:left w:val="none" w:sz="0" w:space="0" w:color="auto"/>
                            <w:bottom w:val="none" w:sz="0" w:space="0" w:color="auto"/>
                            <w:right w:val="none" w:sz="0" w:space="0" w:color="auto"/>
                          </w:divBdr>
                          <w:divsChild>
                            <w:div w:id="1718235332">
                              <w:marLeft w:val="0"/>
                              <w:marRight w:val="0"/>
                              <w:marTop w:val="0"/>
                              <w:marBottom w:val="0"/>
                              <w:divBdr>
                                <w:top w:val="none" w:sz="0" w:space="0" w:color="auto"/>
                                <w:left w:val="none" w:sz="0" w:space="0" w:color="auto"/>
                                <w:bottom w:val="none" w:sz="0" w:space="0" w:color="auto"/>
                                <w:right w:val="none" w:sz="0" w:space="0" w:color="auto"/>
                              </w:divBdr>
                              <w:divsChild>
                                <w:div w:id="812523792">
                                  <w:marLeft w:val="0"/>
                                  <w:marRight w:val="0"/>
                                  <w:marTop w:val="0"/>
                                  <w:marBottom w:val="0"/>
                                  <w:divBdr>
                                    <w:top w:val="none" w:sz="0" w:space="0" w:color="auto"/>
                                    <w:left w:val="none" w:sz="0" w:space="0" w:color="auto"/>
                                    <w:bottom w:val="none" w:sz="0" w:space="0" w:color="auto"/>
                                    <w:right w:val="none" w:sz="0" w:space="0" w:color="auto"/>
                                  </w:divBdr>
                                  <w:divsChild>
                                    <w:div w:id="1625621108">
                                      <w:marLeft w:val="0"/>
                                      <w:marRight w:val="0"/>
                                      <w:marTop w:val="0"/>
                                      <w:marBottom w:val="0"/>
                                      <w:divBdr>
                                        <w:top w:val="none" w:sz="0" w:space="0" w:color="auto"/>
                                        <w:left w:val="none" w:sz="0" w:space="0" w:color="auto"/>
                                        <w:bottom w:val="none" w:sz="0" w:space="0" w:color="auto"/>
                                        <w:right w:val="none" w:sz="0" w:space="0" w:color="auto"/>
                                      </w:divBdr>
                                      <w:divsChild>
                                        <w:div w:id="945579618">
                                          <w:marLeft w:val="0"/>
                                          <w:marRight w:val="0"/>
                                          <w:marTop w:val="0"/>
                                          <w:marBottom w:val="0"/>
                                          <w:divBdr>
                                            <w:top w:val="none" w:sz="0" w:space="0" w:color="auto"/>
                                            <w:left w:val="none" w:sz="0" w:space="0" w:color="auto"/>
                                            <w:bottom w:val="none" w:sz="0" w:space="0" w:color="auto"/>
                                            <w:right w:val="none" w:sz="0" w:space="0" w:color="auto"/>
                                          </w:divBdr>
                                          <w:divsChild>
                                            <w:div w:id="496844389">
                                              <w:marLeft w:val="0"/>
                                              <w:marRight w:val="0"/>
                                              <w:marTop w:val="0"/>
                                              <w:marBottom w:val="0"/>
                                              <w:divBdr>
                                                <w:top w:val="none" w:sz="0" w:space="0" w:color="auto"/>
                                                <w:left w:val="none" w:sz="0" w:space="0" w:color="auto"/>
                                                <w:bottom w:val="none" w:sz="0" w:space="0" w:color="auto"/>
                                                <w:right w:val="none" w:sz="0" w:space="0" w:color="auto"/>
                                              </w:divBdr>
                                              <w:divsChild>
                                                <w:div w:id="115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827143">
      <w:bodyDiv w:val="1"/>
      <w:marLeft w:val="0"/>
      <w:marRight w:val="0"/>
      <w:marTop w:val="0"/>
      <w:marBottom w:val="0"/>
      <w:divBdr>
        <w:top w:val="none" w:sz="0" w:space="0" w:color="auto"/>
        <w:left w:val="none" w:sz="0" w:space="0" w:color="auto"/>
        <w:bottom w:val="none" w:sz="0" w:space="0" w:color="auto"/>
        <w:right w:val="none" w:sz="0" w:space="0" w:color="auto"/>
      </w:divBdr>
    </w:div>
    <w:div w:id="1261722025">
      <w:bodyDiv w:val="1"/>
      <w:marLeft w:val="0"/>
      <w:marRight w:val="0"/>
      <w:marTop w:val="0"/>
      <w:marBottom w:val="0"/>
      <w:divBdr>
        <w:top w:val="none" w:sz="0" w:space="0" w:color="auto"/>
        <w:left w:val="none" w:sz="0" w:space="0" w:color="auto"/>
        <w:bottom w:val="none" w:sz="0" w:space="0" w:color="auto"/>
        <w:right w:val="none" w:sz="0" w:space="0" w:color="auto"/>
      </w:divBdr>
    </w:div>
    <w:div w:id="1273781130">
      <w:bodyDiv w:val="1"/>
      <w:marLeft w:val="0"/>
      <w:marRight w:val="0"/>
      <w:marTop w:val="0"/>
      <w:marBottom w:val="0"/>
      <w:divBdr>
        <w:top w:val="none" w:sz="0" w:space="0" w:color="auto"/>
        <w:left w:val="none" w:sz="0" w:space="0" w:color="auto"/>
        <w:bottom w:val="none" w:sz="0" w:space="0" w:color="auto"/>
        <w:right w:val="none" w:sz="0" w:space="0" w:color="auto"/>
      </w:divBdr>
      <w:divsChild>
        <w:div w:id="1181970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531607">
      <w:bodyDiv w:val="1"/>
      <w:marLeft w:val="0"/>
      <w:marRight w:val="0"/>
      <w:marTop w:val="0"/>
      <w:marBottom w:val="0"/>
      <w:divBdr>
        <w:top w:val="none" w:sz="0" w:space="0" w:color="auto"/>
        <w:left w:val="none" w:sz="0" w:space="0" w:color="auto"/>
        <w:bottom w:val="none" w:sz="0" w:space="0" w:color="auto"/>
        <w:right w:val="none" w:sz="0" w:space="0" w:color="auto"/>
      </w:divBdr>
    </w:div>
    <w:div w:id="1291863761">
      <w:bodyDiv w:val="1"/>
      <w:marLeft w:val="0"/>
      <w:marRight w:val="0"/>
      <w:marTop w:val="0"/>
      <w:marBottom w:val="0"/>
      <w:divBdr>
        <w:top w:val="none" w:sz="0" w:space="0" w:color="auto"/>
        <w:left w:val="none" w:sz="0" w:space="0" w:color="auto"/>
        <w:bottom w:val="none" w:sz="0" w:space="0" w:color="auto"/>
        <w:right w:val="none" w:sz="0" w:space="0" w:color="auto"/>
      </w:divBdr>
    </w:div>
    <w:div w:id="1324431610">
      <w:bodyDiv w:val="1"/>
      <w:marLeft w:val="0"/>
      <w:marRight w:val="0"/>
      <w:marTop w:val="0"/>
      <w:marBottom w:val="0"/>
      <w:divBdr>
        <w:top w:val="none" w:sz="0" w:space="0" w:color="auto"/>
        <w:left w:val="none" w:sz="0" w:space="0" w:color="auto"/>
        <w:bottom w:val="none" w:sz="0" w:space="0" w:color="auto"/>
        <w:right w:val="none" w:sz="0" w:space="0" w:color="auto"/>
      </w:divBdr>
    </w:div>
    <w:div w:id="1375618269">
      <w:bodyDiv w:val="1"/>
      <w:marLeft w:val="0"/>
      <w:marRight w:val="0"/>
      <w:marTop w:val="0"/>
      <w:marBottom w:val="0"/>
      <w:divBdr>
        <w:top w:val="none" w:sz="0" w:space="0" w:color="auto"/>
        <w:left w:val="none" w:sz="0" w:space="0" w:color="auto"/>
        <w:bottom w:val="none" w:sz="0" w:space="0" w:color="auto"/>
        <w:right w:val="none" w:sz="0" w:space="0" w:color="auto"/>
      </w:divBdr>
    </w:div>
    <w:div w:id="1417746617">
      <w:bodyDiv w:val="1"/>
      <w:marLeft w:val="0"/>
      <w:marRight w:val="0"/>
      <w:marTop w:val="0"/>
      <w:marBottom w:val="0"/>
      <w:divBdr>
        <w:top w:val="none" w:sz="0" w:space="0" w:color="auto"/>
        <w:left w:val="none" w:sz="0" w:space="0" w:color="auto"/>
        <w:bottom w:val="none" w:sz="0" w:space="0" w:color="auto"/>
        <w:right w:val="none" w:sz="0" w:space="0" w:color="auto"/>
      </w:divBdr>
      <w:divsChild>
        <w:div w:id="178529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305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853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39822026">
          <w:marLeft w:val="0"/>
          <w:marRight w:val="0"/>
          <w:marTop w:val="0"/>
          <w:marBottom w:val="0"/>
          <w:divBdr>
            <w:top w:val="none" w:sz="0" w:space="0" w:color="auto"/>
            <w:left w:val="none" w:sz="0" w:space="0" w:color="auto"/>
            <w:bottom w:val="none" w:sz="0" w:space="0" w:color="auto"/>
            <w:right w:val="none" w:sz="0" w:space="0" w:color="auto"/>
          </w:divBdr>
          <w:divsChild>
            <w:div w:id="1654606984">
              <w:marLeft w:val="0"/>
              <w:marRight w:val="0"/>
              <w:marTop w:val="0"/>
              <w:marBottom w:val="0"/>
              <w:divBdr>
                <w:top w:val="none" w:sz="0" w:space="0" w:color="auto"/>
                <w:left w:val="none" w:sz="0" w:space="0" w:color="auto"/>
                <w:bottom w:val="none" w:sz="0" w:space="0" w:color="auto"/>
                <w:right w:val="none" w:sz="0" w:space="0" w:color="auto"/>
              </w:divBdr>
            </w:div>
          </w:divsChild>
        </w:div>
        <w:div w:id="137917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877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13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8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9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08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152124">
      <w:bodyDiv w:val="1"/>
      <w:marLeft w:val="0"/>
      <w:marRight w:val="0"/>
      <w:marTop w:val="0"/>
      <w:marBottom w:val="0"/>
      <w:divBdr>
        <w:top w:val="none" w:sz="0" w:space="0" w:color="auto"/>
        <w:left w:val="none" w:sz="0" w:space="0" w:color="auto"/>
        <w:bottom w:val="none" w:sz="0" w:space="0" w:color="auto"/>
        <w:right w:val="none" w:sz="0" w:space="0" w:color="auto"/>
      </w:divBdr>
    </w:div>
    <w:div w:id="1536507506">
      <w:bodyDiv w:val="1"/>
      <w:marLeft w:val="0"/>
      <w:marRight w:val="0"/>
      <w:marTop w:val="0"/>
      <w:marBottom w:val="0"/>
      <w:divBdr>
        <w:top w:val="none" w:sz="0" w:space="0" w:color="auto"/>
        <w:left w:val="none" w:sz="0" w:space="0" w:color="auto"/>
        <w:bottom w:val="none" w:sz="0" w:space="0" w:color="auto"/>
        <w:right w:val="none" w:sz="0" w:space="0" w:color="auto"/>
      </w:divBdr>
    </w:div>
    <w:div w:id="1561868408">
      <w:bodyDiv w:val="1"/>
      <w:marLeft w:val="0"/>
      <w:marRight w:val="0"/>
      <w:marTop w:val="0"/>
      <w:marBottom w:val="0"/>
      <w:divBdr>
        <w:top w:val="none" w:sz="0" w:space="0" w:color="auto"/>
        <w:left w:val="none" w:sz="0" w:space="0" w:color="auto"/>
        <w:bottom w:val="none" w:sz="0" w:space="0" w:color="auto"/>
        <w:right w:val="none" w:sz="0" w:space="0" w:color="auto"/>
      </w:divBdr>
    </w:div>
    <w:div w:id="1596596357">
      <w:bodyDiv w:val="1"/>
      <w:marLeft w:val="0"/>
      <w:marRight w:val="0"/>
      <w:marTop w:val="0"/>
      <w:marBottom w:val="0"/>
      <w:divBdr>
        <w:top w:val="none" w:sz="0" w:space="0" w:color="auto"/>
        <w:left w:val="none" w:sz="0" w:space="0" w:color="auto"/>
        <w:bottom w:val="none" w:sz="0" w:space="0" w:color="auto"/>
        <w:right w:val="none" w:sz="0" w:space="0" w:color="auto"/>
      </w:divBdr>
    </w:div>
    <w:div w:id="1599021117">
      <w:bodyDiv w:val="1"/>
      <w:marLeft w:val="0"/>
      <w:marRight w:val="0"/>
      <w:marTop w:val="0"/>
      <w:marBottom w:val="0"/>
      <w:divBdr>
        <w:top w:val="none" w:sz="0" w:space="0" w:color="auto"/>
        <w:left w:val="none" w:sz="0" w:space="0" w:color="auto"/>
        <w:bottom w:val="none" w:sz="0" w:space="0" w:color="auto"/>
        <w:right w:val="none" w:sz="0" w:space="0" w:color="auto"/>
      </w:divBdr>
    </w:div>
    <w:div w:id="1611661909">
      <w:bodyDiv w:val="1"/>
      <w:marLeft w:val="0"/>
      <w:marRight w:val="0"/>
      <w:marTop w:val="0"/>
      <w:marBottom w:val="0"/>
      <w:divBdr>
        <w:top w:val="none" w:sz="0" w:space="0" w:color="auto"/>
        <w:left w:val="none" w:sz="0" w:space="0" w:color="auto"/>
        <w:bottom w:val="none" w:sz="0" w:space="0" w:color="auto"/>
        <w:right w:val="none" w:sz="0" w:space="0" w:color="auto"/>
      </w:divBdr>
    </w:div>
    <w:div w:id="1629435737">
      <w:bodyDiv w:val="1"/>
      <w:marLeft w:val="0"/>
      <w:marRight w:val="0"/>
      <w:marTop w:val="0"/>
      <w:marBottom w:val="0"/>
      <w:divBdr>
        <w:top w:val="none" w:sz="0" w:space="0" w:color="auto"/>
        <w:left w:val="none" w:sz="0" w:space="0" w:color="auto"/>
        <w:bottom w:val="none" w:sz="0" w:space="0" w:color="auto"/>
        <w:right w:val="none" w:sz="0" w:space="0" w:color="auto"/>
      </w:divBdr>
      <w:divsChild>
        <w:div w:id="1656686469">
          <w:marLeft w:val="0"/>
          <w:marRight w:val="0"/>
          <w:marTop w:val="0"/>
          <w:marBottom w:val="0"/>
          <w:divBdr>
            <w:top w:val="none" w:sz="0" w:space="0" w:color="auto"/>
            <w:left w:val="none" w:sz="0" w:space="0" w:color="auto"/>
            <w:bottom w:val="none" w:sz="0" w:space="0" w:color="auto"/>
            <w:right w:val="none" w:sz="0" w:space="0" w:color="auto"/>
          </w:divBdr>
          <w:divsChild>
            <w:div w:id="18556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0625">
      <w:bodyDiv w:val="1"/>
      <w:marLeft w:val="0"/>
      <w:marRight w:val="0"/>
      <w:marTop w:val="0"/>
      <w:marBottom w:val="0"/>
      <w:divBdr>
        <w:top w:val="none" w:sz="0" w:space="0" w:color="auto"/>
        <w:left w:val="none" w:sz="0" w:space="0" w:color="auto"/>
        <w:bottom w:val="none" w:sz="0" w:space="0" w:color="auto"/>
        <w:right w:val="none" w:sz="0" w:space="0" w:color="auto"/>
      </w:divBdr>
    </w:div>
    <w:div w:id="1659772496">
      <w:bodyDiv w:val="1"/>
      <w:marLeft w:val="0"/>
      <w:marRight w:val="0"/>
      <w:marTop w:val="0"/>
      <w:marBottom w:val="0"/>
      <w:divBdr>
        <w:top w:val="none" w:sz="0" w:space="0" w:color="auto"/>
        <w:left w:val="none" w:sz="0" w:space="0" w:color="auto"/>
        <w:bottom w:val="none" w:sz="0" w:space="0" w:color="auto"/>
        <w:right w:val="none" w:sz="0" w:space="0" w:color="auto"/>
      </w:divBdr>
    </w:div>
    <w:div w:id="1663121808">
      <w:bodyDiv w:val="1"/>
      <w:marLeft w:val="0"/>
      <w:marRight w:val="0"/>
      <w:marTop w:val="0"/>
      <w:marBottom w:val="0"/>
      <w:divBdr>
        <w:top w:val="none" w:sz="0" w:space="0" w:color="auto"/>
        <w:left w:val="none" w:sz="0" w:space="0" w:color="auto"/>
        <w:bottom w:val="none" w:sz="0" w:space="0" w:color="auto"/>
        <w:right w:val="none" w:sz="0" w:space="0" w:color="auto"/>
      </w:divBdr>
      <w:divsChild>
        <w:div w:id="1130132137">
          <w:marLeft w:val="0"/>
          <w:marRight w:val="0"/>
          <w:marTop w:val="0"/>
          <w:marBottom w:val="0"/>
          <w:divBdr>
            <w:top w:val="none" w:sz="0" w:space="0" w:color="auto"/>
            <w:left w:val="none" w:sz="0" w:space="0" w:color="auto"/>
            <w:bottom w:val="none" w:sz="0" w:space="0" w:color="auto"/>
            <w:right w:val="none" w:sz="0" w:space="0" w:color="auto"/>
          </w:divBdr>
          <w:divsChild>
            <w:div w:id="3096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5577">
      <w:bodyDiv w:val="1"/>
      <w:marLeft w:val="0"/>
      <w:marRight w:val="0"/>
      <w:marTop w:val="0"/>
      <w:marBottom w:val="0"/>
      <w:divBdr>
        <w:top w:val="none" w:sz="0" w:space="0" w:color="auto"/>
        <w:left w:val="none" w:sz="0" w:space="0" w:color="auto"/>
        <w:bottom w:val="none" w:sz="0" w:space="0" w:color="auto"/>
        <w:right w:val="none" w:sz="0" w:space="0" w:color="auto"/>
      </w:divBdr>
    </w:div>
    <w:div w:id="1707363300">
      <w:bodyDiv w:val="1"/>
      <w:marLeft w:val="0"/>
      <w:marRight w:val="0"/>
      <w:marTop w:val="0"/>
      <w:marBottom w:val="0"/>
      <w:divBdr>
        <w:top w:val="none" w:sz="0" w:space="0" w:color="auto"/>
        <w:left w:val="none" w:sz="0" w:space="0" w:color="auto"/>
        <w:bottom w:val="none" w:sz="0" w:space="0" w:color="auto"/>
        <w:right w:val="none" w:sz="0" w:space="0" w:color="auto"/>
      </w:divBdr>
    </w:div>
    <w:div w:id="1713531866">
      <w:bodyDiv w:val="1"/>
      <w:marLeft w:val="0"/>
      <w:marRight w:val="0"/>
      <w:marTop w:val="0"/>
      <w:marBottom w:val="0"/>
      <w:divBdr>
        <w:top w:val="none" w:sz="0" w:space="0" w:color="auto"/>
        <w:left w:val="none" w:sz="0" w:space="0" w:color="auto"/>
        <w:bottom w:val="none" w:sz="0" w:space="0" w:color="auto"/>
        <w:right w:val="none" w:sz="0" w:space="0" w:color="auto"/>
      </w:divBdr>
    </w:div>
    <w:div w:id="1725327935">
      <w:bodyDiv w:val="1"/>
      <w:marLeft w:val="0"/>
      <w:marRight w:val="0"/>
      <w:marTop w:val="0"/>
      <w:marBottom w:val="0"/>
      <w:divBdr>
        <w:top w:val="none" w:sz="0" w:space="0" w:color="auto"/>
        <w:left w:val="none" w:sz="0" w:space="0" w:color="auto"/>
        <w:bottom w:val="none" w:sz="0" w:space="0" w:color="auto"/>
        <w:right w:val="none" w:sz="0" w:space="0" w:color="auto"/>
      </w:divBdr>
    </w:div>
    <w:div w:id="1737043589">
      <w:bodyDiv w:val="1"/>
      <w:marLeft w:val="0"/>
      <w:marRight w:val="0"/>
      <w:marTop w:val="0"/>
      <w:marBottom w:val="0"/>
      <w:divBdr>
        <w:top w:val="none" w:sz="0" w:space="0" w:color="auto"/>
        <w:left w:val="none" w:sz="0" w:space="0" w:color="auto"/>
        <w:bottom w:val="none" w:sz="0" w:space="0" w:color="auto"/>
        <w:right w:val="none" w:sz="0" w:space="0" w:color="auto"/>
      </w:divBdr>
    </w:div>
    <w:div w:id="1744450062">
      <w:bodyDiv w:val="1"/>
      <w:marLeft w:val="0"/>
      <w:marRight w:val="0"/>
      <w:marTop w:val="0"/>
      <w:marBottom w:val="0"/>
      <w:divBdr>
        <w:top w:val="none" w:sz="0" w:space="0" w:color="auto"/>
        <w:left w:val="none" w:sz="0" w:space="0" w:color="auto"/>
        <w:bottom w:val="none" w:sz="0" w:space="0" w:color="auto"/>
        <w:right w:val="none" w:sz="0" w:space="0" w:color="auto"/>
      </w:divBdr>
      <w:divsChild>
        <w:div w:id="676615441">
          <w:marLeft w:val="0"/>
          <w:marRight w:val="0"/>
          <w:marTop w:val="0"/>
          <w:marBottom w:val="0"/>
          <w:divBdr>
            <w:top w:val="none" w:sz="0" w:space="0" w:color="auto"/>
            <w:left w:val="none" w:sz="0" w:space="0" w:color="auto"/>
            <w:bottom w:val="none" w:sz="0" w:space="0" w:color="auto"/>
            <w:right w:val="none" w:sz="0" w:space="0" w:color="auto"/>
          </w:divBdr>
          <w:divsChild>
            <w:div w:id="1624920151">
              <w:marLeft w:val="0"/>
              <w:marRight w:val="0"/>
              <w:marTop w:val="0"/>
              <w:marBottom w:val="0"/>
              <w:divBdr>
                <w:top w:val="none" w:sz="0" w:space="0" w:color="auto"/>
                <w:left w:val="none" w:sz="0" w:space="0" w:color="auto"/>
                <w:bottom w:val="none" w:sz="0" w:space="0" w:color="auto"/>
                <w:right w:val="none" w:sz="0" w:space="0" w:color="auto"/>
              </w:divBdr>
              <w:divsChild>
                <w:div w:id="1651908479">
                  <w:marLeft w:val="0"/>
                  <w:marRight w:val="0"/>
                  <w:marTop w:val="0"/>
                  <w:marBottom w:val="0"/>
                  <w:divBdr>
                    <w:top w:val="none" w:sz="0" w:space="0" w:color="auto"/>
                    <w:left w:val="none" w:sz="0" w:space="0" w:color="auto"/>
                    <w:bottom w:val="none" w:sz="0" w:space="0" w:color="auto"/>
                    <w:right w:val="none" w:sz="0" w:space="0" w:color="auto"/>
                  </w:divBdr>
                  <w:divsChild>
                    <w:div w:id="1188443468">
                      <w:marLeft w:val="0"/>
                      <w:marRight w:val="0"/>
                      <w:marTop w:val="0"/>
                      <w:marBottom w:val="0"/>
                      <w:divBdr>
                        <w:top w:val="none" w:sz="0" w:space="0" w:color="auto"/>
                        <w:left w:val="none" w:sz="0" w:space="0" w:color="auto"/>
                        <w:bottom w:val="none" w:sz="0" w:space="0" w:color="auto"/>
                        <w:right w:val="none" w:sz="0" w:space="0" w:color="auto"/>
                      </w:divBdr>
                      <w:divsChild>
                        <w:div w:id="79790067">
                          <w:marLeft w:val="0"/>
                          <w:marRight w:val="0"/>
                          <w:marTop w:val="0"/>
                          <w:marBottom w:val="0"/>
                          <w:divBdr>
                            <w:top w:val="none" w:sz="0" w:space="0" w:color="auto"/>
                            <w:left w:val="none" w:sz="0" w:space="0" w:color="auto"/>
                            <w:bottom w:val="none" w:sz="0" w:space="0" w:color="auto"/>
                            <w:right w:val="none" w:sz="0" w:space="0" w:color="auto"/>
                          </w:divBdr>
                          <w:divsChild>
                            <w:div w:id="1376387396">
                              <w:marLeft w:val="0"/>
                              <w:marRight w:val="0"/>
                              <w:marTop w:val="0"/>
                              <w:marBottom w:val="0"/>
                              <w:divBdr>
                                <w:top w:val="none" w:sz="0" w:space="0" w:color="auto"/>
                                <w:left w:val="none" w:sz="0" w:space="0" w:color="auto"/>
                                <w:bottom w:val="none" w:sz="0" w:space="0" w:color="auto"/>
                                <w:right w:val="none" w:sz="0" w:space="0" w:color="auto"/>
                              </w:divBdr>
                              <w:divsChild>
                                <w:div w:id="236089794">
                                  <w:marLeft w:val="0"/>
                                  <w:marRight w:val="0"/>
                                  <w:marTop w:val="0"/>
                                  <w:marBottom w:val="0"/>
                                  <w:divBdr>
                                    <w:top w:val="none" w:sz="0" w:space="0" w:color="auto"/>
                                    <w:left w:val="none" w:sz="0" w:space="0" w:color="auto"/>
                                    <w:bottom w:val="none" w:sz="0" w:space="0" w:color="auto"/>
                                    <w:right w:val="none" w:sz="0" w:space="0" w:color="auto"/>
                                  </w:divBdr>
                                  <w:divsChild>
                                    <w:div w:id="1963000956">
                                      <w:marLeft w:val="0"/>
                                      <w:marRight w:val="0"/>
                                      <w:marTop w:val="0"/>
                                      <w:marBottom w:val="0"/>
                                      <w:divBdr>
                                        <w:top w:val="none" w:sz="0" w:space="0" w:color="auto"/>
                                        <w:left w:val="none" w:sz="0" w:space="0" w:color="auto"/>
                                        <w:bottom w:val="none" w:sz="0" w:space="0" w:color="auto"/>
                                        <w:right w:val="none" w:sz="0" w:space="0" w:color="auto"/>
                                      </w:divBdr>
                                      <w:divsChild>
                                        <w:div w:id="849832457">
                                          <w:marLeft w:val="0"/>
                                          <w:marRight w:val="0"/>
                                          <w:marTop w:val="0"/>
                                          <w:marBottom w:val="0"/>
                                          <w:divBdr>
                                            <w:top w:val="none" w:sz="0" w:space="0" w:color="auto"/>
                                            <w:left w:val="none" w:sz="0" w:space="0" w:color="auto"/>
                                            <w:bottom w:val="none" w:sz="0" w:space="0" w:color="auto"/>
                                            <w:right w:val="none" w:sz="0" w:space="0" w:color="auto"/>
                                          </w:divBdr>
                                          <w:divsChild>
                                            <w:div w:id="555118694">
                                              <w:marLeft w:val="0"/>
                                              <w:marRight w:val="0"/>
                                              <w:marTop w:val="0"/>
                                              <w:marBottom w:val="0"/>
                                              <w:divBdr>
                                                <w:top w:val="none" w:sz="0" w:space="0" w:color="auto"/>
                                                <w:left w:val="none" w:sz="0" w:space="0" w:color="auto"/>
                                                <w:bottom w:val="none" w:sz="0" w:space="0" w:color="auto"/>
                                                <w:right w:val="none" w:sz="0" w:space="0" w:color="auto"/>
                                              </w:divBdr>
                                              <w:divsChild>
                                                <w:div w:id="3404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30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814684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063876">
                      <w:marLeft w:val="0"/>
                      <w:marRight w:val="0"/>
                      <w:marTop w:val="0"/>
                      <w:marBottom w:val="0"/>
                      <w:divBdr>
                        <w:top w:val="none" w:sz="0" w:space="0" w:color="auto"/>
                        <w:left w:val="none" w:sz="0" w:space="0" w:color="auto"/>
                        <w:bottom w:val="none" w:sz="0" w:space="0" w:color="auto"/>
                        <w:right w:val="none" w:sz="0" w:space="0" w:color="auto"/>
                      </w:divBdr>
                      <w:divsChild>
                        <w:div w:id="435758198">
                          <w:marLeft w:val="0"/>
                          <w:marRight w:val="0"/>
                          <w:marTop w:val="0"/>
                          <w:marBottom w:val="0"/>
                          <w:divBdr>
                            <w:top w:val="none" w:sz="0" w:space="0" w:color="auto"/>
                            <w:left w:val="none" w:sz="0" w:space="0" w:color="auto"/>
                            <w:bottom w:val="none" w:sz="0" w:space="0" w:color="auto"/>
                            <w:right w:val="none" w:sz="0" w:space="0" w:color="auto"/>
                          </w:divBdr>
                          <w:divsChild>
                            <w:div w:id="560866587">
                              <w:marLeft w:val="0"/>
                              <w:marRight w:val="0"/>
                              <w:marTop w:val="0"/>
                              <w:marBottom w:val="0"/>
                              <w:divBdr>
                                <w:top w:val="none" w:sz="0" w:space="0" w:color="auto"/>
                                <w:left w:val="none" w:sz="0" w:space="0" w:color="auto"/>
                                <w:bottom w:val="none" w:sz="0" w:space="0" w:color="auto"/>
                                <w:right w:val="none" w:sz="0" w:space="0" w:color="auto"/>
                              </w:divBdr>
                              <w:divsChild>
                                <w:div w:id="933710967">
                                  <w:marLeft w:val="0"/>
                                  <w:marRight w:val="0"/>
                                  <w:marTop w:val="0"/>
                                  <w:marBottom w:val="0"/>
                                  <w:divBdr>
                                    <w:top w:val="none" w:sz="0" w:space="0" w:color="auto"/>
                                    <w:left w:val="none" w:sz="0" w:space="0" w:color="auto"/>
                                    <w:bottom w:val="none" w:sz="0" w:space="0" w:color="auto"/>
                                    <w:right w:val="none" w:sz="0" w:space="0" w:color="auto"/>
                                  </w:divBdr>
                                  <w:divsChild>
                                    <w:div w:id="139268132">
                                      <w:marLeft w:val="0"/>
                                      <w:marRight w:val="0"/>
                                      <w:marTop w:val="0"/>
                                      <w:marBottom w:val="0"/>
                                      <w:divBdr>
                                        <w:top w:val="none" w:sz="0" w:space="0" w:color="auto"/>
                                        <w:left w:val="none" w:sz="0" w:space="0" w:color="auto"/>
                                        <w:bottom w:val="none" w:sz="0" w:space="0" w:color="auto"/>
                                        <w:right w:val="none" w:sz="0" w:space="0" w:color="auto"/>
                                      </w:divBdr>
                                      <w:divsChild>
                                        <w:div w:id="645472138">
                                          <w:marLeft w:val="0"/>
                                          <w:marRight w:val="0"/>
                                          <w:marTop w:val="0"/>
                                          <w:marBottom w:val="0"/>
                                          <w:divBdr>
                                            <w:top w:val="none" w:sz="0" w:space="0" w:color="auto"/>
                                            <w:left w:val="none" w:sz="0" w:space="0" w:color="auto"/>
                                            <w:bottom w:val="none" w:sz="0" w:space="0" w:color="auto"/>
                                            <w:right w:val="none" w:sz="0" w:space="0" w:color="auto"/>
                                          </w:divBdr>
                                          <w:divsChild>
                                            <w:div w:id="1821841901">
                                              <w:marLeft w:val="0"/>
                                              <w:marRight w:val="0"/>
                                              <w:marTop w:val="0"/>
                                              <w:marBottom w:val="0"/>
                                              <w:divBdr>
                                                <w:top w:val="none" w:sz="0" w:space="0" w:color="auto"/>
                                                <w:left w:val="none" w:sz="0" w:space="0" w:color="auto"/>
                                                <w:bottom w:val="none" w:sz="0" w:space="0" w:color="auto"/>
                                                <w:right w:val="none" w:sz="0" w:space="0" w:color="auto"/>
                                              </w:divBdr>
                                              <w:divsChild>
                                                <w:div w:id="10068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710262">
                      <w:marLeft w:val="0"/>
                      <w:marRight w:val="0"/>
                      <w:marTop w:val="0"/>
                      <w:marBottom w:val="0"/>
                      <w:divBdr>
                        <w:top w:val="none" w:sz="0" w:space="0" w:color="auto"/>
                        <w:left w:val="none" w:sz="0" w:space="0" w:color="auto"/>
                        <w:bottom w:val="none" w:sz="0" w:space="0" w:color="auto"/>
                        <w:right w:val="none" w:sz="0" w:space="0" w:color="auto"/>
                      </w:divBdr>
                      <w:divsChild>
                        <w:div w:id="19820889">
                          <w:marLeft w:val="0"/>
                          <w:marRight w:val="0"/>
                          <w:marTop w:val="0"/>
                          <w:marBottom w:val="0"/>
                          <w:divBdr>
                            <w:top w:val="none" w:sz="0" w:space="0" w:color="auto"/>
                            <w:left w:val="none" w:sz="0" w:space="0" w:color="auto"/>
                            <w:bottom w:val="none" w:sz="0" w:space="0" w:color="auto"/>
                            <w:right w:val="none" w:sz="0" w:space="0" w:color="auto"/>
                          </w:divBdr>
                          <w:divsChild>
                            <w:div w:id="1212111978">
                              <w:marLeft w:val="0"/>
                              <w:marRight w:val="0"/>
                              <w:marTop w:val="0"/>
                              <w:marBottom w:val="0"/>
                              <w:divBdr>
                                <w:top w:val="none" w:sz="0" w:space="0" w:color="auto"/>
                                <w:left w:val="none" w:sz="0" w:space="0" w:color="auto"/>
                                <w:bottom w:val="none" w:sz="0" w:space="0" w:color="auto"/>
                                <w:right w:val="none" w:sz="0" w:space="0" w:color="auto"/>
                              </w:divBdr>
                              <w:divsChild>
                                <w:div w:id="1777754868">
                                  <w:marLeft w:val="0"/>
                                  <w:marRight w:val="0"/>
                                  <w:marTop w:val="0"/>
                                  <w:marBottom w:val="0"/>
                                  <w:divBdr>
                                    <w:top w:val="none" w:sz="0" w:space="0" w:color="auto"/>
                                    <w:left w:val="none" w:sz="0" w:space="0" w:color="auto"/>
                                    <w:bottom w:val="none" w:sz="0" w:space="0" w:color="auto"/>
                                    <w:right w:val="none" w:sz="0" w:space="0" w:color="auto"/>
                                  </w:divBdr>
                                  <w:divsChild>
                                    <w:div w:id="537596145">
                                      <w:marLeft w:val="0"/>
                                      <w:marRight w:val="0"/>
                                      <w:marTop w:val="0"/>
                                      <w:marBottom w:val="0"/>
                                      <w:divBdr>
                                        <w:top w:val="none" w:sz="0" w:space="0" w:color="auto"/>
                                        <w:left w:val="none" w:sz="0" w:space="0" w:color="auto"/>
                                        <w:bottom w:val="none" w:sz="0" w:space="0" w:color="auto"/>
                                        <w:right w:val="none" w:sz="0" w:space="0" w:color="auto"/>
                                      </w:divBdr>
                                      <w:divsChild>
                                        <w:div w:id="241448908">
                                          <w:marLeft w:val="0"/>
                                          <w:marRight w:val="0"/>
                                          <w:marTop w:val="0"/>
                                          <w:marBottom w:val="0"/>
                                          <w:divBdr>
                                            <w:top w:val="none" w:sz="0" w:space="0" w:color="auto"/>
                                            <w:left w:val="none" w:sz="0" w:space="0" w:color="auto"/>
                                            <w:bottom w:val="none" w:sz="0" w:space="0" w:color="auto"/>
                                            <w:right w:val="none" w:sz="0" w:space="0" w:color="auto"/>
                                          </w:divBdr>
                                          <w:divsChild>
                                            <w:div w:id="1737317373">
                                              <w:marLeft w:val="0"/>
                                              <w:marRight w:val="0"/>
                                              <w:marTop w:val="0"/>
                                              <w:marBottom w:val="0"/>
                                              <w:divBdr>
                                                <w:top w:val="none" w:sz="0" w:space="0" w:color="auto"/>
                                                <w:left w:val="none" w:sz="0" w:space="0" w:color="auto"/>
                                                <w:bottom w:val="none" w:sz="0" w:space="0" w:color="auto"/>
                                                <w:right w:val="none" w:sz="0" w:space="0" w:color="auto"/>
                                              </w:divBdr>
                                              <w:divsChild>
                                                <w:div w:id="110411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85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25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965975">
          <w:marLeft w:val="0"/>
          <w:marRight w:val="0"/>
          <w:marTop w:val="0"/>
          <w:marBottom w:val="0"/>
          <w:divBdr>
            <w:top w:val="none" w:sz="0" w:space="0" w:color="auto"/>
            <w:left w:val="none" w:sz="0" w:space="0" w:color="auto"/>
            <w:bottom w:val="none" w:sz="0" w:space="0" w:color="auto"/>
            <w:right w:val="none" w:sz="0" w:space="0" w:color="auto"/>
          </w:divBdr>
          <w:divsChild>
            <w:div w:id="996147555">
              <w:marLeft w:val="0"/>
              <w:marRight w:val="0"/>
              <w:marTop w:val="0"/>
              <w:marBottom w:val="0"/>
              <w:divBdr>
                <w:top w:val="none" w:sz="0" w:space="0" w:color="auto"/>
                <w:left w:val="none" w:sz="0" w:space="0" w:color="auto"/>
                <w:bottom w:val="none" w:sz="0" w:space="0" w:color="auto"/>
                <w:right w:val="none" w:sz="0" w:space="0" w:color="auto"/>
              </w:divBdr>
              <w:divsChild>
                <w:div w:id="1628465738">
                  <w:marLeft w:val="0"/>
                  <w:marRight w:val="0"/>
                  <w:marTop w:val="0"/>
                  <w:marBottom w:val="0"/>
                  <w:divBdr>
                    <w:top w:val="none" w:sz="0" w:space="0" w:color="auto"/>
                    <w:left w:val="none" w:sz="0" w:space="0" w:color="auto"/>
                    <w:bottom w:val="none" w:sz="0" w:space="0" w:color="auto"/>
                    <w:right w:val="none" w:sz="0" w:space="0" w:color="auto"/>
                  </w:divBdr>
                  <w:divsChild>
                    <w:div w:id="1169246639">
                      <w:marLeft w:val="0"/>
                      <w:marRight w:val="0"/>
                      <w:marTop w:val="0"/>
                      <w:marBottom w:val="0"/>
                      <w:divBdr>
                        <w:top w:val="none" w:sz="0" w:space="0" w:color="auto"/>
                        <w:left w:val="none" w:sz="0" w:space="0" w:color="auto"/>
                        <w:bottom w:val="none" w:sz="0" w:space="0" w:color="auto"/>
                        <w:right w:val="none" w:sz="0" w:space="0" w:color="auto"/>
                      </w:divBdr>
                      <w:divsChild>
                        <w:div w:id="1527863778">
                          <w:marLeft w:val="0"/>
                          <w:marRight w:val="0"/>
                          <w:marTop w:val="0"/>
                          <w:marBottom w:val="0"/>
                          <w:divBdr>
                            <w:top w:val="none" w:sz="0" w:space="0" w:color="auto"/>
                            <w:left w:val="none" w:sz="0" w:space="0" w:color="auto"/>
                            <w:bottom w:val="none" w:sz="0" w:space="0" w:color="auto"/>
                            <w:right w:val="none" w:sz="0" w:space="0" w:color="auto"/>
                          </w:divBdr>
                          <w:divsChild>
                            <w:div w:id="1283536302">
                              <w:marLeft w:val="0"/>
                              <w:marRight w:val="0"/>
                              <w:marTop w:val="0"/>
                              <w:marBottom w:val="0"/>
                              <w:divBdr>
                                <w:top w:val="none" w:sz="0" w:space="0" w:color="auto"/>
                                <w:left w:val="none" w:sz="0" w:space="0" w:color="auto"/>
                                <w:bottom w:val="none" w:sz="0" w:space="0" w:color="auto"/>
                                <w:right w:val="none" w:sz="0" w:space="0" w:color="auto"/>
                              </w:divBdr>
                              <w:divsChild>
                                <w:div w:id="1247307391">
                                  <w:marLeft w:val="0"/>
                                  <w:marRight w:val="0"/>
                                  <w:marTop w:val="0"/>
                                  <w:marBottom w:val="0"/>
                                  <w:divBdr>
                                    <w:top w:val="none" w:sz="0" w:space="0" w:color="auto"/>
                                    <w:left w:val="none" w:sz="0" w:space="0" w:color="auto"/>
                                    <w:bottom w:val="none" w:sz="0" w:space="0" w:color="auto"/>
                                    <w:right w:val="none" w:sz="0" w:space="0" w:color="auto"/>
                                  </w:divBdr>
                                  <w:divsChild>
                                    <w:div w:id="496577571">
                                      <w:marLeft w:val="0"/>
                                      <w:marRight w:val="0"/>
                                      <w:marTop w:val="0"/>
                                      <w:marBottom w:val="0"/>
                                      <w:divBdr>
                                        <w:top w:val="none" w:sz="0" w:space="0" w:color="auto"/>
                                        <w:left w:val="none" w:sz="0" w:space="0" w:color="auto"/>
                                        <w:bottom w:val="none" w:sz="0" w:space="0" w:color="auto"/>
                                        <w:right w:val="none" w:sz="0" w:space="0" w:color="auto"/>
                                      </w:divBdr>
                                      <w:divsChild>
                                        <w:div w:id="1088621873">
                                          <w:marLeft w:val="0"/>
                                          <w:marRight w:val="0"/>
                                          <w:marTop w:val="0"/>
                                          <w:marBottom w:val="0"/>
                                          <w:divBdr>
                                            <w:top w:val="none" w:sz="0" w:space="0" w:color="auto"/>
                                            <w:left w:val="none" w:sz="0" w:space="0" w:color="auto"/>
                                            <w:bottom w:val="none" w:sz="0" w:space="0" w:color="auto"/>
                                            <w:right w:val="none" w:sz="0" w:space="0" w:color="auto"/>
                                          </w:divBdr>
                                          <w:divsChild>
                                            <w:div w:id="926576362">
                                              <w:marLeft w:val="0"/>
                                              <w:marRight w:val="0"/>
                                              <w:marTop w:val="0"/>
                                              <w:marBottom w:val="0"/>
                                              <w:divBdr>
                                                <w:top w:val="none" w:sz="0" w:space="0" w:color="auto"/>
                                                <w:left w:val="none" w:sz="0" w:space="0" w:color="auto"/>
                                                <w:bottom w:val="none" w:sz="0" w:space="0" w:color="auto"/>
                                                <w:right w:val="none" w:sz="0" w:space="0" w:color="auto"/>
                                              </w:divBdr>
                                              <w:divsChild>
                                                <w:div w:id="345374725">
                                                  <w:marLeft w:val="0"/>
                                                  <w:marRight w:val="0"/>
                                                  <w:marTop w:val="0"/>
                                                  <w:marBottom w:val="0"/>
                                                  <w:divBdr>
                                                    <w:top w:val="none" w:sz="0" w:space="0" w:color="auto"/>
                                                    <w:left w:val="none" w:sz="0" w:space="0" w:color="auto"/>
                                                    <w:bottom w:val="none" w:sz="0" w:space="0" w:color="auto"/>
                                                    <w:right w:val="none" w:sz="0" w:space="0" w:color="auto"/>
                                                  </w:divBdr>
                                                  <w:divsChild>
                                                    <w:div w:id="1341200716">
                                                      <w:marLeft w:val="0"/>
                                                      <w:marRight w:val="0"/>
                                                      <w:marTop w:val="0"/>
                                                      <w:marBottom w:val="0"/>
                                                      <w:divBdr>
                                                        <w:top w:val="none" w:sz="0" w:space="0" w:color="auto"/>
                                                        <w:left w:val="none" w:sz="0" w:space="0" w:color="auto"/>
                                                        <w:bottom w:val="none" w:sz="0" w:space="0" w:color="auto"/>
                                                        <w:right w:val="none" w:sz="0" w:space="0" w:color="auto"/>
                                                      </w:divBdr>
                                                      <w:divsChild>
                                                        <w:div w:id="5349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074972">
      <w:bodyDiv w:val="1"/>
      <w:marLeft w:val="0"/>
      <w:marRight w:val="0"/>
      <w:marTop w:val="0"/>
      <w:marBottom w:val="0"/>
      <w:divBdr>
        <w:top w:val="none" w:sz="0" w:space="0" w:color="auto"/>
        <w:left w:val="none" w:sz="0" w:space="0" w:color="auto"/>
        <w:bottom w:val="none" w:sz="0" w:space="0" w:color="auto"/>
        <w:right w:val="none" w:sz="0" w:space="0" w:color="auto"/>
      </w:divBdr>
    </w:div>
    <w:div w:id="1758675750">
      <w:bodyDiv w:val="1"/>
      <w:marLeft w:val="0"/>
      <w:marRight w:val="0"/>
      <w:marTop w:val="0"/>
      <w:marBottom w:val="0"/>
      <w:divBdr>
        <w:top w:val="none" w:sz="0" w:space="0" w:color="auto"/>
        <w:left w:val="none" w:sz="0" w:space="0" w:color="auto"/>
        <w:bottom w:val="none" w:sz="0" w:space="0" w:color="auto"/>
        <w:right w:val="none" w:sz="0" w:space="0" w:color="auto"/>
      </w:divBdr>
    </w:div>
    <w:div w:id="1791586264">
      <w:bodyDiv w:val="1"/>
      <w:marLeft w:val="0"/>
      <w:marRight w:val="0"/>
      <w:marTop w:val="0"/>
      <w:marBottom w:val="0"/>
      <w:divBdr>
        <w:top w:val="none" w:sz="0" w:space="0" w:color="auto"/>
        <w:left w:val="none" w:sz="0" w:space="0" w:color="auto"/>
        <w:bottom w:val="none" w:sz="0" w:space="0" w:color="auto"/>
        <w:right w:val="none" w:sz="0" w:space="0" w:color="auto"/>
      </w:divBdr>
    </w:div>
    <w:div w:id="1808818459">
      <w:bodyDiv w:val="1"/>
      <w:marLeft w:val="0"/>
      <w:marRight w:val="0"/>
      <w:marTop w:val="0"/>
      <w:marBottom w:val="0"/>
      <w:divBdr>
        <w:top w:val="none" w:sz="0" w:space="0" w:color="auto"/>
        <w:left w:val="none" w:sz="0" w:space="0" w:color="auto"/>
        <w:bottom w:val="none" w:sz="0" w:space="0" w:color="auto"/>
        <w:right w:val="none" w:sz="0" w:space="0" w:color="auto"/>
      </w:divBdr>
    </w:div>
    <w:div w:id="1822111421">
      <w:bodyDiv w:val="1"/>
      <w:marLeft w:val="0"/>
      <w:marRight w:val="0"/>
      <w:marTop w:val="0"/>
      <w:marBottom w:val="0"/>
      <w:divBdr>
        <w:top w:val="none" w:sz="0" w:space="0" w:color="auto"/>
        <w:left w:val="none" w:sz="0" w:space="0" w:color="auto"/>
        <w:bottom w:val="none" w:sz="0" w:space="0" w:color="auto"/>
        <w:right w:val="none" w:sz="0" w:space="0" w:color="auto"/>
      </w:divBdr>
      <w:divsChild>
        <w:div w:id="97579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58188">
          <w:marLeft w:val="0"/>
          <w:marRight w:val="0"/>
          <w:marTop w:val="0"/>
          <w:marBottom w:val="0"/>
          <w:divBdr>
            <w:top w:val="none" w:sz="0" w:space="0" w:color="auto"/>
            <w:left w:val="none" w:sz="0" w:space="0" w:color="auto"/>
            <w:bottom w:val="none" w:sz="0" w:space="0" w:color="auto"/>
            <w:right w:val="none" w:sz="0" w:space="0" w:color="auto"/>
          </w:divBdr>
          <w:divsChild>
            <w:div w:id="13102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11491">
      <w:bodyDiv w:val="1"/>
      <w:marLeft w:val="0"/>
      <w:marRight w:val="0"/>
      <w:marTop w:val="0"/>
      <w:marBottom w:val="0"/>
      <w:divBdr>
        <w:top w:val="none" w:sz="0" w:space="0" w:color="auto"/>
        <w:left w:val="none" w:sz="0" w:space="0" w:color="auto"/>
        <w:bottom w:val="none" w:sz="0" w:space="0" w:color="auto"/>
        <w:right w:val="none" w:sz="0" w:space="0" w:color="auto"/>
      </w:divBdr>
    </w:div>
    <w:div w:id="1825925408">
      <w:bodyDiv w:val="1"/>
      <w:marLeft w:val="0"/>
      <w:marRight w:val="0"/>
      <w:marTop w:val="0"/>
      <w:marBottom w:val="0"/>
      <w:divBdr>
        <w:top w:val="none" w:sz="0" w:space="0" w:color="auto"/>
        <w:left w:val="none" w:sz="0" w:space="0" w:color="auto"/>
        <w:bottom w:val="none" w:sz="0" w:space="0" w:color="auto"/>
        <w:right w:val="none" w:sz="0" w:space="0" w:color="auto"/>
      </w:divBdr>
    </w:div>
    <w:div w:id="1856457184">
      <w:bodyDiv w:val="1"/>
      <w:marLeft w:val="0"/>
      <w:marRight w:val="0"/>
      <w:marTop w:val="0"/>
      <w:marBottom w:val="0"/>
      <w:divBdr>
        <w:top w:val="none" w:sz="0" w:space="0" w:color="auto"/>
        <w:left w:val="none" w:sz="0" w:space="0" w:color="auto"/>
        <w:bottom w:val="none" w:sz="0" w:space="0" w:color="auto"/>
        <w:right w:val="none" w:sz="0" w:space="0" w:color="auto"/>
      </w:divBdr>
    </w:div>
    <w:div w:id="1883322672">
      <w:bodyDiv w:val="1"/>
      <w:marLeft w:val="0"/>
      <w:marRight w:val="0"/>
      <w:marTop w:val="0"/>
      <w:marBottom w:val="0"/>
      <w:divBdr>
        <w:top w:val="none" w:sz="0" w:space="0" w:color="auto"/>
        <w:left w:val="none" w:sz="0" w:space="0" w:color="auto"/>
        <w:bottom w:val="none" w:sz="0" w:space="0" w:color="auto"/>
        <w:right w:val="none" w:sz="0" w:space="0" w:color="auto"/>
      </w:divBdr>
    </w:div>
    <w:div w:id="1946616181">
      <w:bodyDiv w:val="1"/>
      <w:marLeft w:val="0"/>
      <w:marRight w:val="0"/>
      <w:marTop w:val="0"/>
      <w:marBottom w:val="0"/>
      <w:divBdr>
        <w:top w:val="none" w:sz="0" w:space="0" w:color="auto"/>
        <w:left w:val="none" w:sz="0" w:space="0" w:color="auto"/>
        <w:bottom w:val="none" w:sz="0" w:space="0" w:color="auto"/>
        <w:right w:val="none" w:sz="0" w:space="0" w:color="auto"/>
      </w:divBdr>
    </w:div>
    <w:div w:id="1952977627">
      <w:bodyDiv w:val="1"/>
      <w:marLeft w:val="0"/>
      <w:marRight w:val="0"/>
      <w:marTop w:val="0"/>
      <w:marBottom w:val="0"/>
      <w:divBdr>
        <w:top w:val="none" w:sz="0" w:space="0" w:color="auto"/>
        <w:left w:val="none" w:sz="0" w:space="0" w:color="auto"/>
        <w:bottom w:val="none" w:sz="0" w:space="0" w:color="auto"/>
        <w:right w:val="none" w:sz="0" w:space="0" w:color="auto"/>
      </w:divBdr>
    </w:div>
    <w:div w:id="1986347039">
      <w:bodyDiv w:val="1"/>
      <w:marLeft w:val="0"/>
      <w:marRight w:val="0"/>
      <w:marTop w:val="0"/>
      <w:marBottom w:val="0"/>
      <w:divBdr>
        <w:top w:val="none" w:sz="0" w:space="0" w:color="auto"/>
        <w:left w:val="none" w:sz="0" w:space="0" w:color="auto"/>
        <w:bottom w:val="none" w:sz="0" w:space="0" w:color="auto"/>
        <w:right w:val="none" w:sz="0" w:space="0" w:color="auto"/>
      </w:divBdr>
    </w:div>
    <w:div w:id="1994991288">
      <w:bodyDiv w:val="1"/>
      <w:marLeft w:val="0"/>
      <w:marRight w:val="0"/>
      <w:marTop w:val="0"/>
      <w:marBottom w:val="0"/>
      <w:divBdr>
        <w:top w:val="none" w:sz="0" w:space="0" w:color="auto"/>
        <w:left w:val="none" w:sz="0" w:space="0" w:color="auto"/>
        <w:bottom w:val="none" w:sz="0" w:space="0" w:color="auto"/>
        <w:right w:val="none" w:sz="0" w:space="0" w:color="auto"/>
      </w:divBdr>
    </w:div>
    <w:div w:id="2050258545">
      <w:bodyDiv w:val="1"/>
      <w:marLeft w:val="0"/>
      <w:marRight w:val="0"/>
      <w:marTop w:val="0"/>
      <w:marBottom w:val="0"/>
      <w:divBdr>
        <w:top w:val="none" w:sz="0" w:space="0" w:color="auto"/>
        <w:left w:val="none" w:sz="0" w:space="0" w:color="auto"/>
        <w:bottom w:val="none" w:sz="0" w:space="0" w:color="auto"/>
        <w:right w:val="none" w:sz="0" w:space="0" w:color="auto"/>
      </w:divBdr>
    </w:div>
    <w:div w:id="2053072680">
      <w:bodyDiv w:val="1"/>
      <w:marLeft w:val="0"/>
      <w:marRight w:val="0"/>
      <w:marTop w:val="0"/>
      <w:marBottom w:val="0"/>
      <w:divBdr>
        <w:top w:val="none" w:sz="0" w:space="0" w:color="auto"/>
        <w:left w:val="none" w:sz="0" w:space="0" w:color="auto"/>
        <w:bottom w:val="none" w:sz="0" w:space="0" w:color="auto"/>
        <w:right w:val="none" w:sz="0" w:space="0" w:color="auto"/>
      </w:divBdr>
    </w:div>
    <w:div w:id="2064869718">
      <w:bodyDiv w:val="1"/>
      <w:marLeft w:val="0"/>
      <w:marRight w:val="0"/>
      <w:marTop w:val="0"/>
      <w:marBottom w:val="0"/>
      <w:divBdr>
        <w:top w:val="none" w:sz="0" w:space="0" w:color="auto"/>
        <w:left w:val="none" w:sz="0" w:space="0" w:color="auto"/>
        <w:bottom w:val="none" w:sz="0" w:space="0" w:color="auto"/>
        <w:right w:val="none" w:sz="0" w:space="0" w:color="auto"/>
      </w:divBdr>
    </w:div>
    <w:div w:id="2081362651">
      <w:bodyDiv w:val="1"/>
      <w:marLeft w:val="0"/>
      <w:marRight w:val="0"/>
      <w:marTop w:val="0"/>
      <w:marBottom w:val="0"/>
      <w:divBdr>
        <w:top w:val="none" w:sz="0" w:space="0" w:color="auto"/>
        <w:left w:val="none" w:sz="0" w:space="0" w:color="auto"/>
        <w:bottom w:val="none" w:sz="0" w:space="0" w:color="auto"/>
        <w:right w:val="none" w:sz="0" w:space="0" w:color="auto"/>
      </w:divBdr>
    </w:div>
    <w:div w:id="2120758132">
      <w:bodyDiv w:val="1"/>
      <w:marLeft w:val="0"/>
      <w:marRight w:val="0"/>
      <w:marTop w:val="0"/>
      <w:marBottom w:val="0"/>
      <w:divBdr>
        <w:top w:val="none" w:sz="0" w:space="0" w:color="auto"/>
        <w:left w:val="none" w:sz="0" w:space="0" w:color="auto"/>
        <w:bottom w:val="none" w:sz="0" w:space="0" w:color="auto"/>
        <w:right w:val="none" w:sz="0" w:space="0" w:color="auto"/>
      </w:divBdr>
    </w:div>
    <w:div w:id="2122652573">
      <w:bodyDiv w:val="1"/>
      <w:marLeft w:val="0"/>
      <w:marRight w:val="0"/>
      <w:marTop w:val="0"/>
      <w:marBottom w:val="0"/>
      <w:divBdr>
        <w:top w:val="none" w:sz="0" w:space="0" w:color="auto"/>
        <w:left w:val="none" w:sz="0" w:space="0" w:color="auto"/>
        <w:bottom w:val="none" w:sz="0" w:space="0" w:color="auto"/>
        <w:right w:val="none" w:sz="0" w:space="0" w:color="auto"/>
      </w:divBdr>
      <w:divsChild>
        <w:div w:id="170544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29/2011JD017139" TargetMode="External"/><Relationship Id="rId26" Type="http://schemas.openxmlformats.org/officeDocument/2006/relationships/hyperlink" Target="http://mtc-m12e.sid.inpe.br/ibi/8JMKD2USNRW34T/4FTJ6U2" TargetMode="External"/><Relationship Id="rId39" Type="http://schemas.openxmlformats.org/officeDocument/2006/relationships/header" Target="header3.xml"/><Relationship Id="rId21" Type="http://schemas.openxmlformats.org/officeDocument/2006/relationships/hyperlink" Target="https://docs.wis2box.wis.wmo.int/" TargetMode="External"/><Relationship Id="rId34" Type="http://schemas.openxmlformats.org/officeDocument/2006/relationships/hyperlink" Target="https://library.wmo.int/index.php?id=12407&amp;amp;lvl=notice_display" TargetMode="External"/><Relationship Id="rId42" Type="http://schemas.openxmlformats.org/officeDocument/2006/relationships/footer" Target="footer1.xml"/><Relationship Id="rId55"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sergioh-pessoal/daycli_toolk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ecmwf/eccodes?utm_source=chatgpt.com" TargetMode="External"/><Relationship Id="rId32" Type="http://schemas.openxmlformats.org/officeDocument/2006/relationships/hyperlink" Target="https://library.wmo.int/index.php?id=12407&amp;amp;lvl=notice_display" TargetMode="External"/><Relationship Id="rId37" Type="http://schemas.openxmlformats.org/officeDocument/2006/relationships/header" Target="header1.xml"/><Relationship Id="rId40" Type="http://schemas.openxmlformats.org/officeDocument/2006/relationships/header" Target="header4.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ECCC-MSC/libecbufr" TargetMode="External"/><Relationship Id="rId28" Type="http://schemas.openxmlformats.org/officeDocument/2006/relationships/hyperlink" Target="http://mtc-m12e.sid.inpe.br/ibi/8JMKD2USNRW34T/4FTJ6U2" TargetMode="External"/><Relationship Id="rId36" Type="http://schemas.openxmlformats.org/officeDocument/2006/relationships/hyperlink" Target="https://library.wmo.int/index.php?id=12407&amp;amp;lvl=notice_display" TargetMode="External"/><Relationship Id="rId10" Type="http://schemas.openxmlformats.org/officeDocument/2006/relationships/image" Target="media/image3.png"/><Relationship Id="rId19" Type="http://schemas.openxmlformats.org/officeDocument/2006/relationships/hyperlink" Target="https://doi.org/10.1029/2011JD016687" TargetMode="External"/><Relationship Id="rId31" Type="http://schemas.openxmlformats.org/officeDocument/2006/relationships/hyperlink" Target="https://library.wmo.int/index.php?id=12407&amp;amp;lvl=notice_display"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aining.wis2box.wis.wmo.int/csv2bufr-templates/daycli-template" TargetMode="External"/><Relationship Id="rId27" Type="http://schemas.openxmlformats.org/officeDocument/2006/relationships/hyperlink" Target="https://github.com/NOAA-EMC/NCEPLIBS-bufr?utm_source=chatgpt.com" TargetMode="External"/><Relationship Id="rId30" Type="http://schemas.openxmlformats.org/officeDocument/2006/relationships/hyperlink" Target="https://library.wmo.int/index.php?id=12407&amp;amp;lvl=notice_display" TargetMode="External"/><Relationship Id="rId35" Type="http://schemas.openxmlformats.org/officeDocument/2006/relationships/hyperlink" Target="https://library.wmo.int/index.php?id=12407&amp;amp;lvl=notice_display" TargetMode="External"/><Relationship Id="rId43"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library.wmo.int/viewer/68695/?offset=" TargetMode="External"/><Relationship Id="rId25" Type="http://schemas.openxmlformats.org/officeDocument/2006/relationships/hyperlink" Target="https://confluence.ecmwf.int/display/ECC/ecCodes+Home" TargetMode="External"/><Relationship Id="rId33" Type="http://schemas.openxmlformats.org/officeDocument/2006/relationships/hyperlink" Target="https://library.wmo.int/index.php?id=12407&amp;amp;lvl=notice_display" TargetMode="External"/><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hyperlink" Target="https://csv2bufr.readthedocs.io" TargetMode="External"/><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47388-8C50-4AF3-8E9A-474B9F22D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81</Pages>
  <Words>30565</Words>
  <Characters>168109</Characters>
  <Application>Microsoft Office Word</Application>
  <DocSecurity>0</DocSecurity>
  <Lines>1400</Lines>
  <Paragraphs>396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denis.stuber@meteo.fr;William Wright;SERCOM/SC-CLI</dc:creator>
  <cp:keywords/>
  <dc:description/>
  <cp:lastModifiedBy>STUBER Denis</cp:lastModifiedBy>
  <cp:revision>3</cp:revision>
  <cp:lastPrinted>2026-10-13T14:40:00Z</cp:lastPrinted>
  <dcterms:created xsi:type="dcterms:W3CDTF">2026-10-12T12:38:00Z</dcterms:created>
  <dcterms:modified xsi:type="dcterms:W3CDTF">2026-10-13T14:43:00Z</dcterms:modified>
</cp:coreProperties>
</file>